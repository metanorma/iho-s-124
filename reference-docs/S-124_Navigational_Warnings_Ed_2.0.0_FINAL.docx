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F9723AB" w14:textId="77777777" w:rsidR="00625D87" w:rsidRPr="00FF0ACC" w:rsidRDefault="00625D87" w:rsidP="00625D87">
      <w:pPr>
        <w:spacing w:line="240" w:lineRule="auto"/>
        <w:rPr>
          <w:lang w:val="en-GB"/>
        </w:rPr>
      </w:pPr>
      <w:r w:rsidRPr="00FF0ACC">
        <w:rPr>
          <w:noProof/>
          <w:lang w:val="en-GB" w:eastAsia="fr-FR"/>
        </w:rPr>
        <mc:AlternateContent>
          <mc:Choice Requires="wpg">
            <w:drawing>
              <wp:anchor distT="0" distB="0" distL="114300" distR="114300" simplePos="0" relativeHeight="251659264" behindDoc="0" locked="0" layoutInCell="1" allowOverlap="1" wp14:anchorId="7796D4DE" wp14:editId="707139CA">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73399" cy="757603"/>
                          </a:xfrm>
                          <a:prstGeom prst="rect">
                            <a:avLst/>
                          </a:prstGeom>
                          <a:solidFill>
                            <a:srgbClr val="F1EACA"/>
                          </a:solidFill>
                          <a:ln w="6350">
                            <a:noFill/>
                          </a:ln>
                        </wps:spPr>
                        <wps:txbx>
                          <w:txbxContent>
                            <w:p w14:paraId="15BBD57E" w14:textId="1FE08DD1" w:rsidR="00625D87" w:rsidRPr="00A275C8" w:rsidRDefault="00625D87" w:rsidP="00625D87">
                              <w:pPr>
                                <w:rPr>
                                  <w:b/>
                                </w:rPr>
                              </w:pPr>
                              <w:r>
                                <w:rPr>
                                  <w:b/>
                                </w:rPr>
                                <w:t>S-1</w:t>
                              </w:r>
                              <w:r w:rsidR="003B694E">
                                <w:rPr>
                                  <w:b/>
                                </w:rPr>
                                <w:t>24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4DEA211A"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Published by the</w:t>
                              </w:r>
                            </w:p>
                            <w:p w14:paraId="2A04C235"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139B23FA" w14:textId="77777777" w:rsidR="00625D87" w:rsidRPr="002B2AC3" w:rsidRDefault="00625D87" w:rsidP="00625D8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41BFF48E" w14:textId="77777777" w:rsidR="00625D87" w:rsidRPr="002B2AC3" w:rsidRDefault="00625D87" w:rsidP="00625D8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7C15B10B"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Tel: (377) 93.10.81.00</w:t>
                              </w:r>
                            </w:p>
                            <w:p w14:paraId="6735DB72"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Fax: (377) 93.10.81.40</w:t>
                              </w:r>
                            </w:p>
                            <w:p w14:paraId="18308659"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info@iho.int</w:t>
                              </w:r>
                            </w:p>
                            <w:p w14:paraId="189EC752"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7B44AF1B" w14:textId="77777777" w:rsidR="00967226" w:rsidRDefault="00967226" w:rsidP="00625D87">
                              <w:pPr>
                                <w:pStyle w:val="Basisalinea"/>
                                <w:suppressAutoHyphens/>
                                <w:spacing w:line="240" w:lineRule="auto"/>
                                <w:rPr>
                                  <w:rFonts w:ascii="Arial" w:hAnsi="Arial" w:cs="HelveticaNeueLT Std Med"/>
                                  <w:b/>
                                  <w:color w:val="00004C"/>
                                  <w:sz w:val="56"/>
                                  <w:szCs w:val="56"/>
                                  <w:lang w:val="en-GB"/>
                                </w:rPr>
                              </w:pPr>
                            </w:p>
                            <w:p w14:paraId="318750C5" w14:textId="38499E24" w:rsidR="00625D87" w:rsidRPr="006834DB" w:rsidRDefault="00967226" w:rsidP="00625D87">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Navigational Warnings</w:t>
                              </w:r>
                              <w:r w:rsidR="00625D87" w:rsidRPr="006834DB">
                                <w:rPr>
                                  <w:rFonts w:ascii="Arial" w:hAnsi="Arial" w:cs="HelveticaNeueLT Std Med"/>
                                  <w:b/>
                                  <w:color w:val="00004C"/>
                                  <w:sz w:val="56"/>
                                  <w:szCs w:val="56"/>
                                  <w:lang w:val="en-GB"/>
                                </w:rPr>
                                <w:t xml:space="preserve"> Product Specification</w:t>
                              </w:r>
                            </w:p>
                            <w:p w14:paraId="2F32649E"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3B4ACD14"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3FAA3D46"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00FD8B70" w14:textId="4D3A6019" w:rsidR="00625D87" w:rsidRPr="009237DD" w:rsidRDefault="003B694E" w:rsidP="00625D87">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 xml:space="preserve">Candidate for </w:t>
                              </w:r>
                              <w:r w:rsidR="00625D87" w:rsidRPr="009237DD">
                                <w:rPr>
                                  <w:rFonts w:ascii="Arial" w:hAnsi="Arial" w:cs="HelveticaNeueLT Std Med"/>
                                  <w:b/>
                                  <w:color w:val="00004C"/>
                                  <w:sz w:val="28"/>
                                  <w:szCs w:val="28"/>
                                  <w:lang w:val="en-GB"/>
                                </w:rPr>
                                <w:t xml:space="preserve">Edition </w:t>
                              </w:r>
                              <w:r w:rsidR="00625D87">
                                <w:rPr>
                                  <w:rFonts w:ascii="Arial" w:hAnsi="Arial" w:cs="HelveticaNeueLT Std Med"/>
                                  <w:b/>
                                  <w:color w:val="00004C"/>
                                  <w:sz w:val="28"/>
                                  <w:szCs w:val="28"/>
                                  <w:lang w:val="en-GB"/>
                                </w:rPr>
                                <w:t>2.0.0</w:t>
                              </w:r>
                              <w:r w:rsidR="00625D87" w:rsidRPr="009237DD">
                                <w:rPr>
                                  <w:rFonts w:ascii="Arial" w:hAnsi="Arial" w:cs="HelveticaNeueLT Std Med"/>
                                  <w:b/>
                                  <w:color w:val="00004C"/>
                                  <w:sz w:val="28"/>
                                  <w:szCs w:val="28"/>
                                  <w:lang w:val="en-GB"/>
                                </w:rPr>
                                <w:t xml:space="preserve"> – </w:t>
                              </w:r>
                              <w:r w:rsidR="00A23636">
                                <w:rPr>
                                  <w:rFonts w:ascii="Arial" w:hAnsi="Arial" w:cs="HelveticaNeueLT Std Med"/>
                                  <w:b/>
                                  <w:color w:val="00004C"/>
                                  <w:sz w:val="28"/>
                                  <w:szCs w:val="28"/>
                                  <w:lang w:val="en-GB"/>
                                </w:rPr>
                                <w:t>March 2025</w:t>
                              </w:r>
                            </w:p>
                            <w:p w14:paraId="19DAF579" w14:textId="77777777" w:rsidR="00625D87" w:rsidRPr="009237DD" w:rsidRDefault="00625D87" w:rsidP="00625D87">
                              <w:pPr>
                                <w:pStyle w:val="Basisalinea"/>
                                <w:suppressAutoHyphens/>
                                <w:spacing w:line="240" w:lineRule="auto"/>
                                <w:rPr>
                                  <w:rFonts w:ascii="Arial" w:hAnsi="Arial" w:cs="HelveticaNeueLT Std Med"/>
                                  <w:b/>
                                  <w:color w:val="00004C"/>
                                  <w:sz w:val="28"/>
                                  <w:szCs w:val="28"/>
                                  <w:lang w:val="en-GB"/>
                                </w:rPr>
                              </w:pPr>
                            </w:p>
                            <w:p w14:paraId="0007D5C4" w14:textId="77777777" w:rsidR="00625D87" w:rsidRPr="009237DD" w:rsidRDefault="00625D87" w:rsidP="00625D87">
                              <w:pPr>
                                <w:pStyle w:val="Basisalinea"/>
                                <w:suppressAutoHyphens/>
                                <w:spacing w:line="240" w:lineRule="auto"/>
                                <w:rPr>
                                  <w:rFonts w:ascii="Arial" w:hAnsi="Arial" w:cs="HelveticaNeueLT Std Med"/>
                                  <w:b/>
                                  <w:color w:val="00004C"/>
                                  <w:sz w:val="28"/>
                                  <w:szCs w:val="28"/>
                                  <w:lang w:val="en-GB"/>
                                </w:rPr>
                              </w:pPr>
                            </w:p>
                            <w:p w14:paraId="47A05EA9"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p w14:paraId="6E5C6028"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p w14:paraId="68E1DDD5"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796D4DE"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">
                <v:shapetype id="_x0000_t202" coordsize="21600,21600" o:spt="202" path="m,l,21600r21600,l21600,xe">
                  <v:stroke joinstyle="miter"/>
                  <v:path gradientshapeok="t" o:connecttype="rect"/>
                </v:shapetype>
                <v:shape id="Tekstvak 2" o:spid="_x0000_s1027" type="#_x0000_t202" style="position:absolute;left:9348;width:7734;height:7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5BBD57E" w14:textId="1FE08DD1" w:rsidR="00625D87" w:rsidRPr="00A275C8" w:rsidRDefault="00625D87" w:rsidP="00625D87">
                        <w:pPr>
                          <w:rPr>
                            <w:b/>
                          </w:rPr>
                        </w:pPr>
                        <w:r>
                          <w:rPr>
                            <w:b/>
                          </w:rPr>
                          <w:t>S-1</w:t>
                        </w:r>
                        <w:r w:rsidR="003B694E">
                          <w:rPr>
                            <w:b/>
                          </w:rPr>
                          <w:t>24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4DEA211A"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Published by the</w:t>
                        </w:r>
                      </w:p>
                      <w:p w14:paraId="2A04C235"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139B23FA" w14:textId="77777777" w:rsidR="00625D87" w:rsidRPr="002B2AC3" w:rsidRDefault="00625D87" w:rsidP="00625D8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41BFF48E" w14:textId="77777777" w:rsidR="00625D87" w:rsidRPr="002B2AC3" w:rsidRDefault="00625D87" w:rsidP="00625D8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7C15B10B"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Tel: (377) 93.10.81.00</w:t>
                        </w:r>
                      </w:p>
                      <w:p w14:paraId="6735DB72"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Fax: (377) 93.10.81.40</w:t>
                        </w:r>
                      </w:p>
                      <w:p w14:paraId="18308659"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info@iho.int</w:t>
                        </w:r>
                      </w:p>
                      <w:p w14:paraId="189EC752" w14:textId="77777777" w:rsidR="00625D87" w:rsidRPr="002B2AC3" w:rsidRDefault="00625D87" w:rsidP="00625D8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7B44AF1B" w14:textId="77777777" w:rsidR="00967226" w:rsidRDefault="00967226" w:rsidP="00625D87">
                        <w:pPr>
                          <w:pStyle w:val="Basisalinea"/>
                          <w:suppressAutoHyphens/>
                          <w:spacing w:line="240" w:lineRule="auto"/>
                          <w:rPr>
                            <w:rFonts w:ascii="Arial" w:hAnsi="Arial" w:cs="HelveticaNeueLT Std Med"/>
                            <w:b/>
                            <w:color w:val="00004C"/>
                            <w:sz w:val="56"/>
                            <w:szCs w:val="56"/>
                            <w:lang w:val="en-GB"/>
                          </w:rPr>
                        </w:pPr>
                      </w:p>
                      <w:p w14:paraId="318750C5" w14:textId="38499E24" w:rsidR="00625D87" w:rsidRPr="006834DB" w:rsidRDefault="00967226" w:rsidP="00625D87">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Navigational Warnings</w:t>
                        </w:r>
                        <w:r w:rsidR="00625D87" w:rsidRPr="006834DB">
                          <w:rPr>
                            <w:rFonts w:ascii="Arial" w:hAnsi="Arial" w:cs="HelveticaNeueLT Std Med"/>
                            <w:b/>
                            <w:color w:val="00004C"/>
                            <w:sz w:val="56"/>
                            <w:szCs w:val="56"/>
                            <w:lang w:val="en-GB"/>
                          </w:rPr>
                          <w:t xml:space="preserve"> Product Specification</w:t>
                        </w:r>
                      </w:p>
                      <w:p w14:paraId="2F32649E"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3B4ACD14"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3FAA3D46" w14:textId="77777777" w:rsidR="00625D87" w:rsidRPr="006834DB" w:rsidRDefault="00625D87" w:rsidP="00625D87">
                        <w:pPr>
                          <w:pStyle w:val="Basisalinea"/>
                          <w:suppressAutoHyphens/>
                          <w:spacing w:line="240" w:lineRule="auto"/>
                          <w:rPr>
                            <w:rFonts w:ascii="Arial" w:hAnsi="Arial" w:cs="HelveticaNeueLT Std Med"/>
                            <w:b/>
                            <w:color w:val="00004C"/>
                            <w:sz w:val="56"/>
                            <w:szCs w:val="56"/>
                            <w:lang w:val="en-GB"/>
                          </w:rPr>
                        </w:pPr>
                      </w:p>
                      <w:p w14:paraId="00FD8B70" w14:textId="4D3A6019" w:rsidR="00625D87" w:rsidRPr="009237DD" w:rsidRDefault="003B694E" w:rsidP="00625D87">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 xml:space="preserve">Candidate for </w:t>
                        </w:r>
                        <w:r w:rsidR="00625D87" w:rsidRPr="009237DD">
                          <w:rPr>
                            <w:rFonts w:ascii="Arial" w:hAnsi="Arial" w:cs="HelveticaNeueLT Std Med"/>
                            <w:b/>
                            <w:color w:val="00004C"/>
                            <w:sz w:val="28"/>
                            <w:szCs w:val="28"/>
                            <w:lang w:val="en-GB"/>
                          </w:rPr>
                          <w:t xml:space="preserve">Edition </w:t>
                        </w:r>
                        <w:r w:rsidR="00625D87">
                          <w:rPr>
                            <w:rFonts w:ascii="Arial" w:hAnsi="Arial" w:cs="HelveticaNeueLT Std Med"/>
                            <w:b/>
                            <w:color w:val="00004C"/>
                            <w:sz w:val="28"/>
                            <w:szCs w:val="28"/>
                            <w:lang w:val="en-GB"/>
                          </w:rPr>
                          <w:t>2.0.0</w:t>
                        </w:r>
                        <w:r w:rsidR="00625D87" w:rsidRPr="009237DD">
                          <w:rPr>
                            <w:rFonts w:ascii="Arial" w:hAnsi="Arial" w:cs="HelveticaNeueLT Std Med"/>
                            <w:b/>
                            <w:color w:val="00004C"/>
                            <w:sz w:val="28"/>
                            <w:szCs w:val="28"/>
                            <w:lang w:val="en-GB"/>
                          </w:rPr>
                          <w:t xml:space="preserve"> – </w:t>
                        </w:r>
                        <w:r w:rsidR="00A23636">
                          <w:rPr>
                            <w:rFonts w:ascii="Arial" w:hAnsi="Arial" w:cs="HelveticaNeueLT Std Med"/>
                            <w:b/>
                            <w:color w:val="00004C"/>
                            <w:sz w:val="28"/>
                            <w:szCs w:val="28"/>
                            <w:lang w:val="en-GB"/>
                          </w:rPr>
                          <w:t>March 2025</w:t>
                        </w:r>
                      </w:p>
                      <w:p w14:paraId="19DAF579" w14:textId="77777777" w:rsidR="00625D87" w:rsidRPr="009237DD" w:rsidRDefault="00625D87" w:rsidP="00625D87">
                        <w:pPr>
                          <w:pStyle w:val="Basisalinea"/>
                          <w:suppressAutoHyphens/>
                          <w:spacing w:line="240" w:lineRule="auto"/>
                          <w:rPr>
                            <w:rFonts w:ascii="Arial" w:hAnsi="Arial" w:cs="HelveticaNeueLT Std Med"/>
                            <w:b/>
                            <w:color w:val="00004C"/>
                            <w:sz w:val="28"/>
                            <w:szCs w:val="28"/>
                            <w:lang w:val="en-GB"/>
                          </w:rPr>
                        </w:pPr>
                      </w:p>
                      <w:p w14:paraId="0007D5C4" w14:textId="77777777" w:rsidR="00625D87" w:rsidRPr="009237DD" w:rsidRDefault="00625D87" w:rsidP="00625D87">
                        <w:pPr>
                          <w:pStyle w:val="Basisalinea"/>
                          <w:suppressAutoHyphens/>
                          <w:spacing w:line="240" w:lineRule="auto"/>
                          <w:rPr>
                            <w:rFonts w:ascii="Arial" w:hAnsi="Arial" w:cs="HelveticaNeueLT Std Med"/>
                            <w:b/>
                            <w:color w:val="00004C"/>
                            <w:sz w:val="28"/>
                            <w:szCs w:val="28"/>
                            <w:lang w:val="en-GB"/>
                          </w:rPr>
                        </w:pPr>
                      </w:p>
                      <w:p w14:paraId="47A05EA9"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p w14:paraId="6E5C6028"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p w14:paraId="68E1DDD5" w14:textId="77777777" w:rsidR="00625D87" w:rsidRPr="009237DD" w:rsidRDefault="00625D87" w:rsidP="00625D87">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FF0ACC">
        <w:rPr>
          <w:lang w:val="en-GB"/>
        </w:rPr>
        <w:tab/>
        <w:t xml:space="preserve"> </w:t>
      </w:r>
    </w:p>
    <w:p w14:paraId="04401CBC" w14:textId="77777777" w:rsidR="00625D87" w:rsidRPr="00FF0ACC" w:rsidRDefault="00625D87" w:rsidP="00625D87">
      <w:pPr>
        <w:spacing w:after="160" w:line="240" w:lineRule="auto"/>
        <w:rPr>
          <w:lang w:val="en-GB"/>
        </w:rPr>
      </w:pPr>
      <w:r w:rsidRPr="00FF0ACC">
        <w:rPr>
          <w:lang w:val="en-GB"/>
        </w:rPr>
        <w:br w:type="page"/>
      </w:r>
    </w:p>
    <w:p w14:paraId="2A9B01F5" w14:textId="77777777" w:rsidR="00625D87" w:rsidRPr="00FF0ACC" w:rsidRDefault="00625D87" w:rsidP="00625D87">
      <w:pPr>
        <w:spacing w:after="160" w:line="240" w:lineRule="auto"/>
        <w:rPr>
          <w:color w:val="0000FF"/>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625D87" w:rsidRPr="00FF0ACC" w14:paraId="79F3C9A8" w14:textId="77777777" w:rsidTr="0072339E">
        <w:tc>
          <w:tcPr>
            <w:tcW w:w="9253" w:type="dxa"/>
            <w:tcBorders>
              <w:top w:val="single" w:sz="4" w:space="0" w:color="000000"/>
            </w:tcBorders>
          </w:tcPr>
          <w:p w14:paraId="17A6ED8C" w14:textId="432C1F84" w:rsidR="00625D87" w:rsidRPr="00FF0ACC" w:rsidRDefault="00625D87" w:rsidP="0072339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FF0ACC">
              <w:rPr>
                <w:rFonts w:ascii="Helvetica" w:hAnsi="Helvetica" w:cs="Helvetica"/>
                <w:sz w:val="22"/>
                <w:szCs w:val="22"/>
                <w:lang w:val="en-GB"/>
              </w:rPr>
              <w:t xml:space="preserve">© </w:t>
            </w:r>
            <w:r w:rsidRPr="00FF0ACC">
              <w:rPr>
                <w:rFonts w:ascii="Helvetica" w:hAnsi="Helvetica"/>
                <w:sz w:val="22"/>
                <w:szCs w:val="22"/>
                <w:lang w:val="en-GB"/>
              </w:rPr>
              <w:t>Copyright International Hydrographic Organization 202</w:t>
            </w:r>
            <w:r w:rsidR="00A23636">
              <w:rPr>
                <w:rFonts w:ascii="Helvetica" w:hAnsi="Helvetica"/>
                <w:sz w:val="22"/>
                <w:szCs w:val="22"/>
                <w:lang w:val="en-GB"/>
              </w:rPr>
              <w:t>5</w:t>
            </w:r>
          </w:p>
        </w:tc>
      </w:tr>
      <w:tr w:rsidR="00625D87" w:rsidRPr="00FF0ACC" w14:paraId="52176015" w14:textId="77777777" w:rsidTr="0072339E">
        <w:tc>
          <w:tcPr>
            <w:tcW w:w="9253" w:type="dxa"/>
          </w:tcPr>
          <w:p w14:paraId="188C1BE8" w14:textId="77777777" w:rsidR="00625D87" w:rsidRPr="00FF0ACC" w:rsidRDefault="00625D87" w:rsidP="0072339E">
            <w:pPr>
              <w:pStyle w:val="Default"/>
              <w:spacing w:before="120" w:after="120"/>
              <w:ind w:left="317" w:right="390"/>
              <w:jc w:val="both"/>
              <w:rPr>
                <w:color w:val="auto"/>
                <w:sz w:val="20"/>
                <w:szCs w:val="20"/>
                <w:lang w:val="en-GB"/>
              </w:rPr>
            </w:pPr>
            <w:r w:rsidRPr="00FF0ACC">
              <w:rPr>
                <w:color w:val="auto"/>
                <w:sz w:val="20"/>
                <w:szCs w:val="20"/>
                <w:lang w:val="en-GB"/>
              </w:rPr>
              <w:t xml:space="preserve">This work is copyright. Apart from any use permitted in accordance with the </w:t>
            </w:r>
            <w:r>
              <w:fldChar w:fldCharType="begin"/>
            </w:r>
            <w:r w:rsidRPr="00B800B6">
              <w:rPr>
                <w:lang w:val="en-GB"/>
                <w:rPrChange w:id="0" w:author="Jeff Wootton" w:date="2025-05-30T08:16:00Z" w16du:dateUtc="2025-05-30T06:16:00Z">
                  <w:rPr/>
                </w:rPrChange>
              </w:rPr>
              <w:instrText>HYPERLINK "http://www.wipo.int/treaties/en/ip/berne/trtdocs_wo001.html"</w:instrText>
            </w:r>
            <w:r>
              <w:fldChar w:fldCharType="separate"/>
            </w:r>
            <w:r w:rsidRPr="00FF0ACC">
              <w:rPr>
                <w:color w:val="auto"/>
                <w:sz w:val="20"/>
                <w:szCs w:val="20"/>
                <w:lang w:val="en-GB"/>
              </w:rPr>
              <w:t>Berne Convention for the Protection of Literary and Artistic Works</w:t>
            </w:r>
            <w:r>
              <w:fldChar w:fldCharType="end"/>
            </w:r>
            <w:r w:rsidRPr="00FF0ACC">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625D87" w:rsidRPr="00FF0ACC" w14:paraId="270E243D" w14:textId="77777777" w:rsidTr="0072339E">
        <w:tc>
          <w:tcPr>
            <w:tcW w:w="9253" w:type="dxa"/>
          </w:tcPr>
          <w:p w14:paraId="65CDE66F" w14:textId="77777777" w:rsidR="00625D87" w:rsidRPr="00FF0ACC" w:rsidRDefault="00625D87" w:rsidP="0072339E">
            <w:pPr>
              <w:pStyle w:val="Default"/>
              <w:spacing w:before="120" w:after="120"/>
              <w:ind w:left="317" w:right="390"/>
              <w:jc w:val="both"/>
              <w:rPr>
                <w:color w:val="auto"/>
                <w:sz w:val="20"/>
                <w:szCs w:val="20"/>
                <w:lang w:val="en-GB"/>
              </w:rPr>
            </w:pPr>
            <w:r w:rsidRPr="00FF0ACC">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625D87" w:rsidRPr="00FF0ACC" w14:paraId="2C697BCD" w14:textId="77777777" w:rsidTr="0072339E">
        <w:tc>
          <w:tcPr>
            <w:tcW w:w="9253" w:type="dxa"/>
          </w:tcPr>
          <w:p w14:paraId="649111EC" w14:textId="77777777" w:rsidR="00625D87" w:rsidRPr="00FF0ACC" w:rsidRDefault="00625D87" w:rsidP="005D42FE">
            <w:pPr>
              <w:autoSpaceDE w:val="0"/>
              <w:autoSpaceDN w:val="0"/>
              <w:adjustRightInd w:val="0"/>
              <w:spacing w:before="120" w:after="120" w:line="240" w:lineRule="auto"/>
              <w:ind w:left="317" w:right="390"/>
              <w:jc w:val="both"/>
              <w:rPr>
                <w:sz w:val="20"/>
                <w:szCs w:val="20"/>
                <w:lang w:val="en-GB"/>
              </w:rPr>
            </w:pPr>
            <w:r w:rsidRPr="00FF0ACC">
              <w:rPr>
                <w:sz w:val="20"/>
                <w:szCs w:val="20"/>
                <w:lang w:val="en-GB"/>
              </w:rPr>
              <w:t>In the event that this document or partial material from this document is reproduced, translated or distributed under the terms described above, the following statements are to be included:</w:t>
            </w:r>
          </w:p>
        </w:tc>
      </w:tr>
      <w:tr w:rsidR="00625D87" w:rsidRPr="00FF0ACC" w14:paraId="75C64565" w14:textId="77777777" w:rsidTr="0072339E">
        <w:tc>
          <w:tcPr>
            <w:tcW w:w="9253" w:type="dxa"/>
          </w:tcPr>
          <w:p w14:paraId="65BF44FB" w14:textId="77777777" w:rsidR="00625D87" w:rsidRPr="00FF0ACC" w:rsidRDefault="00625D87" w:rsidP="000A2FAC">
            <w:pPr>
              <w:autoSpaceDE w:val="0"/>
              <w:autoSpaceDN w:val="0"/>
              <w:adjustRightInd w:val="0"/>
              <w:spacing w:before="120" w:after="120" w:line="240" w:lineRule="auto"/>
              <w:ind w:left="600" w:right="924"/>
              <w:jc w:val="both"/>
              <w:rPr>
                <w:rFonts w:ascii="Calibri" w:hAnsi="Calibri"/>
                <w:i/>
                <w:sz w:val="20"/>
                <w:szCs w:val="20"/>
                <w:lang w:val="en-GB"/>
              </w:rPr>
            </w:pPr>
            <w:r w:rsidRPr="00FF0ACC">
              <w:rPr>
                <w:rFonts w:ascii="Calibri" w:hAnsi="Calibri"/>
                <w:i/>
                <w:sz w:val="20"/>
                <w:szCs w:val="20"/>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625D87" w:rsidRPr="00FF0ACC" w14:paraId="6FE1CE69" w14:textId="77777777" w:rsidTr="0072339E">
        <w:trPr>
          <w:trHeight w:val="2312"/>
        </w:trPr>
        <w:tc>
          <w:tcPr>
            <w:tcW w:w="9253" w:type="dxa"/>
            <w:tcBorders>
              <w:bottom w:val="single" w:sz="4" w:space="0" w:color="000000"/>
            </w:tcBorders>
          </w:tcPr>
          <w:p w14:paraId="52612954" w14:textId="77777777" w:rsidR="00625D87" w:rsidRPr="00FF0ACC" w:rsidRDefault="00625D87" w:rsidP="000A2FAC">
            <w:pPr>
              <w:autoSpaceDE w:val="0"/>
              <w:autoSpaceDN w:val="0"/>
              <w:adjustRightInd w:val="0"/>
              <w:spacing w:before="120" w:after="120" w:line="240" w:lineRule="auto"/>
              <w:ind w:left="600" w:right="924"/>
              <w:jc w:val="both"/>
              <w:rPr>
                <w:rFonts w:ascii="Calibri" w:hAnsi="Calibri"/>
                <w:i/>
                <w:sz w:val="20"/>
                <w:szCs w:val="20"/>
                <w:lang w:val="en-GB"/>
              </w:rPr>
            </w:pPr>
            <w:r w:rsidRPr="00FF0ACC">
              <w:rPr>
                <w:rFonts w:ascii="Calibri" w:hAnsi="Calibri"/>
                <w:i/>
                <w:sz w:val="20"/>
                <w:szCs w:val="20"/>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3B8EC9D5" w14:textId="0FC85C4D" w:rsidR="00625D87" w:rsidRPr="00FF0ACC" w:rsidRDefault="00625D87" w:rsidP="00544119">
            <w:pPr>
              <w:autoSpaceDE w:val="0"/>
              <w:autoSpaceDN w:val="0"/>
              <w:adjustRightInd w:val="0"/>
              <w:spacing w:before="120" w:after="120" w:line="240" w:lineRule="auto"/>
              <w:ind w:left="342" w:right="311"/>
              <w:jc w:val="both"/>
              <w:rPr>
                <w:sz w:val="20"/>
                <w:szCs w:val="20"/>
                <w:lang w:val="en-GB"/>
              </w:rPr>
            </w:pPr>
            <w:r w:rsidRPr="00FF0ACC">
              <w:rPr>
                <w:sz w:val="20"/>
                <w:szCs w:val="20"/>
                <w:lang w:val="en-GB"/>
              </w:rPr>
              <w:t>The IHO Logo or other identifiers shall not be used in any derived product without prior written permission from the IHO Secretariat.</w:t>
            </w:r>
          </w:p>
        </w:tc>
      </w:tr>
    </w:tbl>
    <w:p w14:paraId="44B890C6" w14:textId="77777777" w:rsidR="00625D87" w:rsidRPr="00FF0ACC" w:rsidRDefault="00625D87" w:rsidP="00625D87">
      <w:pPr>
        <w:pStyle w:val="zzCover"/>
        <w:spacing w:after="0" w:line="240" w:lineRule="auto"/>
        <w:jc w:val="both"/>
        <w:rPr>
          <w:b w:val="0"/>
          <w:color w:val="0000FF"/>
        </w:rPr>
      </w:pPr>
    </w:p>
    <w:p w14:paraId="55ACE1CE" w14:textId="08F3705B" w:rsidR="0056039C" w:rsidRPr="00FF0ACC" w:rsidRDefault="0056039C">
      <w:pPr>
        <w:suppressAutoHyphens w:val="0"/>
        <w:spacing w:line="240" w:lineRule="auto"/>
        <w:rPr>
          <w:rFonts w:eastAsia="Times New Roman"/>
          <w:b/>
          <w:sz w:val="22"/>
          <w:szCs w:val="22"/>
          <w:lang w:val="en-GB"/>
        </w:rPr>
      </w:pPr>
      <w:r w:rsidRPr="00FF0ACC">
        <w:rPr>
          <w:rFonts w:eastAsia="Times New Roman"/>
          <w:b/>
          <w:sz w:val="22"/>
          <w:szCs w:val="22"/>
          <w:lang w:val="en-GB"/>
        </w:rPr>
        <w:br w:type="page"/>
      </w:r>
    </w:p>
    <w:p w14:paraId="7E2A058F" w14:textId="77777777" w:rsidR="00E366B1" w:rsidRPr="00FF0ACC" w:rsidRDefault="00E366B1">
      <w:pPr>
        <w:spacing w:after="160"/>
        <w:rPr>
          <w:rFonts w:eastAsia="Times New Roman"/>
          <w:b/>
          <w:sz w:val="22"/>
          <w:szCs w:val="22"/>
          <w:lang w:val="en-GB"/>
        </w:rPr>
      </w:pPr>
    </w:p>
    <w:sdt>
      <w:sdtPr>
        <w:rPr>
          <w:rFonts w:ascii="Arial" w:eastAsia="SimSun" w:hAnsi="Arial" w:cs="Arial"/>
          <w:b w:val="0"/>
          <w:bCs w:val="0"/>
          <w:color w:val="auto"/>
          <w:sz w:val="24"/>
          <w:szCs w:val="24"/>
          <w:lang w:val="en-GB" w:eastAsia="ar-SA"/>
        </w:rPr>
        <w:id w:val="1832556016"/>
        <w:docPartObj>
          <w:docPartGallery w:val="Table of Contents"/>
          <w:docPartUnique/>
        </w:docPartObj>
      </w:sdtPr>
      <w:sdtEndPr>
        <w:rPr>
          <w:noProof/>
          <w:color w:val="000000"/>
          <w:sz w:val="22"/>
          <w:szCs w:val="22"/>
        </w:rPr>
      </w:sdtEndPr>
      <w:sdtContent>
        <w:p w14:paraId="2AB954BD" w14:textId="73DD0C25" w:rsidR="00240A12" w:rsidRPr="00FF0ACC" w:rsidRDefault="00240A12" w:rsidP="00A232A4">
          <w:pPr>
            <w:pStyle w:val="TOCHeading"/>
            <w:spacing w:before="120" w:after="120"/>
            <w:rPr>
              <w:rFonts w:ascii="Arial" w:hAnsi="Arial" w:cs="Arial"/>
              <w:color w:val="auto"/>
              <w:sz w:val="24"/>
              <w:szCs w:val="24"/>
              <w:lang w:val="en-GB"/>
            </w:rPr>
          </w:pPr>
          <w:r w:rsidRPr="00FF0ACC">
            <w:rPr>
              <w:rFonts w:ascii="Arial" w:hAnsi="Arial" w:cs="Arial"/>
              <w:color w:val="auto"/>
              <w:sz w:val="24"/>
              <w:szCs w:val="24"/>
              <w:u w:val="single"/>
              <w:lang w:val="en-GB"/>
            </w:rPr>
            <w:t>Contents</w:t>
          </w:r>
        </w:p>
        <w:p w14:paraId="245E7467" w14:textId="55E0714A"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r>
            <w:rPr>
              <w:sz w:val="22"/>
              <w:szCs w:val="22"/>
              <w:lang w:val="en-GB"/>
            </w:rPr>
            <w:fldChar w:fldCharType="begin"/>
          </w:r>
          <w:r>
            <w:rPr>
              <w:sz w:val="22"/>
              <w:szCs w:val="22"/>
              <w:lang w:val="en-GB"/>
            </w:rPr>
            <w:instrText xml:space="preserve"> TOC \o "1-3" \h \z \u </w:instrText>
          </w:r>
          <w:r>
            <w:rPr>
              <w:sz w:val="22"/>
              <w:szCs w:val="22"/>
              <w:lang w:val="en-GB"/>
            </w:rPr>
            <w:fldChar w:fldCharType="separate"/>
          </w:r>
          <w:hyperlink w:anchor="_Toc182149038" w:history="1">
            <w:r w:rsidRPr="006E6815">
              <w:rPr>
                <w:rStyle w:val="Hyperlink"/>
                <w:noProof/>
                <w:kern w:val="1"/>
                <w:lang w:val="en-GB"/>
              </w:rPr>
              <w:t>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Overview</w:t>
            </w:r>
            <w:r>
              <w:rPr>
                <w:noProof/>
                <w:webHidden/>
              </w:rPr>
              <w:tab/>
            </w:r>
            <w:r>
              <w:rPr>
                <w:noProof/>
                <w:webHidden/>
              </w:rPr>
              <w:fldChar w:fldCharType="begin"/>
            </w:r>
            <w:r>
              <w:rPr>
                <w:noProof/>
                <w:webHidden/>
              </w:rPr>
              <w:instrText xml:space="preserve"> PAGEREF _Toc182149038 \h </w:instrText>
            </w:r>
            <w:r>
              <w:rPr>
                <w:noProof/>
                <w:webHidden/>
              </w:rPr>
            </w:r>
            <w:r>
              <w:rPr>
                <w:noProof/>
                <w:webHidden/>
              </w:rPr>
              <w:fldChar w:fldCharType="separate"/>
            </w:r>
            <w:r w:rsidR="00146EDB">
              <w:rPr>
                <w:noProof/>
                <w:webHidden/>
              </w:rPr>
              <w:t>1</w:t>
            </w:r>
            <w:r>
              <w:rPr>
                <w:noProof/>
                <w:webHidden/>
              </w:rPr>
              <w:fldChar w:fldCharType="end"/>
            </w:r>
          </w:hyperlink>
        </w:p>
        <w:p w14:paraId="56A46B3C" w14:textId="66FE6280"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39" w:history="1">
            <w:r w:rsidRPr="006E6815">
              <w:rPr>
                <w:rStyle w:val="Hyperlink"/>
                <w:noProof/>
                <w:kern w:val="1"/>
                <w:lang w:val="en-GB"/>
              </w:rPr>
              <w:t>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_Toc182149039 \h </w:instrText>
            </w:r>
            <w:r>
              <w:rPr>
                <w:noProof/>
                <w:webHidden/>
              </w:rPr>
            </w:r>
            <w:r>
              <w:rPr>
                <w:noProof/>
                <w:webHidden/>
              </w:rPr>
              <w:fldChar w:fldCharType="separate"/>
            </w:r>
            <w:r w:rsidR="00146EDB">
              <w:rPr>
                <w:noProof/>
                <w:webHidden/>
              </w:rPr>
              <w:t>1</w:t>
            </w:r>
            <w:r>
              <w:rPr>
                <w:noProof/>
                <w:webHidden/>
              </w:rPr>
              <w:fldChar w:fldCharType="end"/>
            </w:r>
          </w:hyperlink>
        </w:p>
        <w:p w14:paraId="7CB2B223" w14:textId="753925CE"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40" w:history="1">
            <w:r w:rsidRPr="006E6815">
              <w:rPr>
                <w:rStyle w:val="Hyperlink"/>
                <w:noProof/>
                <w:kern w:val="1"/>
                <w:lang w:val="en-GB"/>
              </w:rPr>
              <w:t>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Scope</w:t>
            </w:r>
            <w:r>
              <w:rPr>
                <w:noProof/>
                <w:webHidden/>
              </w:rPr>
              <w:tab/>
            </w:r>
            <w:r>
              <w:rPr>
                <w:noProof/>
                <w:webHidden/>
              </w:rPr>
              <w:fldChar w:fldCharType="begin"/>
            </w:r>
            <w:r>
              <w:rPr>
                <w:noProof/>
                <w:webHidden/>
              </w:rPr>
              <w:instrText xml:space="preserve"> PAGEREF _Toc182149040 \h </w:instrText>
            </w:r>
            <w:r>
              <w:rPr>
                <w:noProof/>
                <w:webHidden/>
              </w:rPr>
            </w:r>
            <w:r>
              <w:rPr>
                <w:noProof/>
                <w:webHidden/>
              </w:rPr>
              <w:fldChar w:fldCharType="separate"/>
            </w:r>
            <w:r w:rsidR="00146EDB">
              <w:rPr>
                <w:noProof/>
                <w:webHidden/>
              </w:rPr>
              <w:t>1</w:t>
            </w:r>
            <w:r>
              <w:rPr>
                <w:noProof/>
                <w:webHidden/>
              </w:rPr>
              <w:fldChar w:fldCharType="end"/>
            </w:r>
          </w:hyperlink>
        </w:p>
        <w:p w14:paraId="6E68E4A5" w14:textId="0021F86B"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41" w:history="1">
            <w:r w:rsidRPr="006E6815">
              <w:rPr>
                <w:rStyle w:val="Hyperlink"/>
                <w:noProof/>
                <w:kern w:val="1"/>
                <w:lang w:val="en-GB"/>
              </w:rPr>
              <w:t>1.3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References</w:t>
            </w:r>
            <w:r>
              <w:rPr>
                <w:noProof/>
                <w:webHidden/>
              </w:rPr>
              <w:tab/>
            </w:r>
            <w:r>
              <w:rPr>
                <w:noProof/>
                <w:webHidden/>
              </w:rPr>
              <w:fldChar w:fldCharType="begin"/>
            </w:r>
            <w:r>
              <w:rPr>
                <w:noProof/>
                <w:webHidden/>
              </w:rPr>
              <w:instrText xml:space="preserve"> PAGEREF _Toc182149041 \h </w:instrText>
            </w:r>
            <w:r>
              <w:rPr>
                <w:noProof/>
                <w:webHidden/>
              </w:rPr>
            </w:r>
            <w:r>
              <w:rPr>
                <w:noProof/>
                <w:webHidden/>
              </w:rPr>
              <w:fldChar w:fldCharType="separate"/>
            </w:r>
            <w:r w:rsidR="00146EDB">
              <w:rPr>
                <w:noProof/>
                <w:webHidden/>
              </w:rPr>
              <w:t>1</w:t>
            </w:r>
            <w:r>
              <w:rPr>
                <w:noProof/>
                <w:webHidden/>
              </w:rPr>
              <w:fldChar w:fldCharType="end"/>
            </w:r>
          </w:hyperlink>
        </w:p>
        <w:p w14:paraId="49187890" w14:textId="13919A30"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42" w:history="1">
            <w:r w:rsidRPr="006E6815">
              <w:rPr>
                <w:rStyle w:val="Hyperlink"/>
                <w:noProof/>
                <w:kern w:val="1"/>
                <w:lang w:val="en-GB"/>
              </w:rPr>
              <w:t>1.3.1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Normative</w:t>
            </w:r>
            <w:r>
              <w:rPr>
                <w:noProof/>
                <w:webHidden/>
              </w:rPr>
              <w:tab/>
            </w:r>
            <w:r>
              <w:rPr>
                <w:noProof/>
                <w:webHidden/>
              </w:rPr>
              <w:fldChar w:fldCharType="begin"/>
            </w:r>
            <w:r>
              <w:rPr>
                <w:noProof/>
                <w:webHidden/>
              </w:rPr>
              <w:instrText xml:space="preserve"> PAGEREF _Toc182149042 \h </w:instrText>
            </w:r>
            <w:r>
              <w:rPr>
                <w:noProof/>
                <w:webHidden/>
              </w:rPr>
            </w:r>
            <w:r>
              <w:rPr>
                <w:noProof/>
                <w:webHidden/>
              </w:rPr>
              <w:fldChar w:fldCharType="separate"/>
            </w:r>
            <w:r w:rsidR="00146EDB">
              <w:rPr>
                <w:noProof/>
                <w:webHidden/>
              </w:rPr>
              <w:t>1</w:t>
            </w:r>
            <w:r>
              <w:rPr>
                <w:noProof/>
                <w:webHidden/>
              </w:rPr>
              <w:fldChar w:fldCharType="end"/>
            </w:r>
          </w:hyperlink>
        </w:p>
        <w:p w14:paraId="4AD6186F" w14:textId="37A79347"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43" w:history="1">
            <w:r w:rsidRPr="006E6815">
              <w:rPr>
                <w:rStyle w:val="Hyperlink"/>
                <w:noProof/>
                <w:kern w:val="1"/>
                <w:lang w:val="en-GB"/>
              </w:rPr>
              <w:t>1.3.2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Informative</w:t>
            </w:r>
            <w:r>
              <w:rPr>
                <w:noProof/>
                <w:webHidden/>
              </w:rPr>
              <w:tab/>
            </w:r>
            <w:r>
              <w:rPr>
                <w:noProof/>
                <w:webHidden/>
              </w:rPr>
              <w:fldChar w:fldCharType="begin"/>
            </w:r>
            <w:r>
              <w:rPr>
                <w:noProof/>
                <w:webHidden/>
              </w:rPr>
              <w:instrText xml:space="preserve"> PAGEREF _Toc182149043 \h </w:instrText>
            </w:r>
            <w:r>
              <w:rPr>
                <w:noProof/>
                <w:webHidden/>
              </w:rPr>
            </w:r>
            <w:r>
              <w:rPr>
                <w:noProof/>
                <w:webHidden/>
              </w:rPr>
              <w:fldChar w:fldCharType="separate"/>
            </w:r>
            <w:r w:rsidR="00146EDB">
              <w:rPr>
                <w:noProof/>
                <w:webHidden/>
              </w:rPr>
              <w:t>2</w:t>
            </w:r>
            <w:r>
              <w:rPr>
                <w:noProof/>
                <w:webHidden/>
              </w:rPr>
              <w:fldChar w:fldCharType="end"/>
            </w:r>
          </w:hyperlink>
        </w:p>
        <w:p w14:paraId="1274384A" w14:textId="7FECA187"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44" w:history="1">
            <w:r w:rsidRPr="006E6815">
              <w:rPr>
                <w:rStyle w:val="Hyperlink"/>
                <w:noProof/>
                <w:kern w:val="1"/>
                <w:lang w:val="en-GB"/>
              </w:rPr>
              <w:t>1.4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Terms, Definitions and Abbreviations</w:t>
            </w:r>
            <w:r>
              <w:rPr>
                <w:noProof/>
                <w:webHidden/>
              </w:rPr>
              <w:tab/>
            </w:r>
            <w:r>
              <w:rPr>
                <w:noProof/>
                <w:webHidden/>
              </w:rPr>
              <w:fldChar w:fldCharType="begin"/>
            </w:r>
            <w:r>
              <w:rPr>
                <w:noProof/>
                <w:webHidden/>
              </w:rPr>
              <w:instrText xml:space="preserve"> PAGEREF _Toc182149044 \h </w:instrText>
            </w:r>
            <w:r>
              <w:rPr>
                <w:noProof/>
                <w:webHidden/>
              </w:rPr>
            </w:r>
            <w:r>
              <w:rPr>
                <w:noProof/>
                <w:webHidden/>
              </w:rPr>
              <w:fldChar w:fldCharType="separate"/>
            </w:r>
            <w:r w:rsidR="00146EDB">
              <w:rPr>
                <w:noProof/>
                <w:webHidden/>
              </w:rPr>
              <w:t>2</w:t>
            </w:r>
            <w:r>
              <w:rPr>
                <w:noProof/>
                <w:webHidden/>
              </w:rPr>
              <w:fldChar w:fldCharType="end"/>
            </w:r>
          </w:hyperlink>
        </w:p>
        <w:p w14:paraId="0FA019D2" w14:textId="05665604"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45" w:history="1">
            <w:r w:rsidRPr="006E6815">
              <w:rPr>
                <w:rStyle w:val="Hyperlink"/>
                <w:noProof/>
                <w:kern w:val="1"/>
                <w:lang w:val="en-GB"/>
              </w:rPr>
              <w:t>1.4.1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Use of language</w:t>
            </w:r>
            <w:r>
              <w:rPr>
                <w:noProof/>
                <w:webHidden/>
              </w:rPr>
              <w:tab/>
            </w:r>
            <w:r>
              <w:rPr>
                <w:noProof/>
                <w:webHidden/>
              </w:rPr>
              <w:fldChar w:fldCharType="begin"/>
            </w:r>
            <w:r>
              <w:rPr>
                <w:noProof/>
                <w:webHidden/>
              </w:rPr>
              <w:instrText xml:space="preserve"> PAGEREF _Toc182149045 \h </w:instrText>
            </w:r>
            <w:r>
              <w:rPr>
                <w:noProof/>
                <w:webHidden/>
              </w:rPr>
            </w:r>
            <w:r>
              <w:rPr>
                <w:noProof/>
                <w:webHidden/>
              </w:rPr>
              <w:fldChar w:fldCharType="separate"/>
            </w:r>
            <w:r w:rsidR="00146EDB">
              <w:rPr>
                <w:noProof/>
                <w:webHidden/>
              </w:rPr>
              <w:t>2</w:t>
            </w:r>
            <w:r>
              <w:rPr>
                <w:noProof/>
                <w:webHidden/>
              </w:rPr>
              <w:fldChar w:fldCharType="end"/>
            </w:r>
          </w:hyperlink>
        </w:p>
        <w:p w14:paraId="0C0B43D7" w14:textId="5993051B"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46" w:history="1">
            <w:r w:rsidRPr="006E6815">
              <w:rPr>
                <w:rStyle w:val="Hyperlink"/>
                <w:noProof/>
                <w:kern w:val="1"/>
                <w:lang w:val="en-GB"/>
              </w:rPr>
              <w:t>1.4.2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Terms and Definitions</w:t>
            </w:r>
            <w:r>
              <w:rPr>
                <w:noProof/>
                <w:webHidden/>
              </w:rPr>
              <w:tab/>
            </w:r>
            <w:r>
              <w:rPr>
                <w:noProof/>
                <w:webHidden/>
              </w:rPr>
              <w:fldChar w:fldCharType="begin"/>
            </w:r>
            <w:r>
              <w:rPr>
                <w:noProof/>
                <w:webHidden/>
              </w:rPr>
              <w:instrText xml:space="preserve"> PAGEREF _Toc182149046 \h </w:instrText>
            </w:r>
            <w:r>
              <w:rPr>
                <w:noProof/>
                <w:webHidden/>
              </w:rPr>
            </w:r>
            <w:r>
              <w:rPr>
                <w:noProof/>
                <w:webHidden/>
              </w:rPr>
              <w:fldChar w:fldCharType="separate"/>
            </w:r>
            <w:r w:rsidR="00146EDB">
              <w:rPr>
                <w:noProof/>
                <w:webHidden/>
              </w:rPr>
              <w:t>2</w:t>
            </w:r>
            <w:r>
              <w:rPr>
                <w:noProof/>
                <w:webHidden/>
              </w:rPr>
              <w:fldChar w:fldCharType="end"/>
            </w:r>
          </w:hyperlink>
        </w:p>
        <w:p w14:paraId="27364B93" w14:textId="2DAF26FB"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47" w:history="1">
            <w:r w:rsidRPr="006E6815">
              <w:rPr>
                <w:rStyle w:val="Hyperlink"/>
                <w:noProof/>
                <w:kern w:val="1"/>
                <w:lang w:val="en-GB"/>
              </w:rPr>
              <w:t>1.4.3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Abbreviations</w:t>
            </w:r>
            <w:r>
              <w:rPr>
                <w:noProof/>
                <w:webHidden/>
              </w:rPr>
              <w:tab/>
            </w:r>
            <w:r>
              <w:rPr>
                <w:noProof/>
                <w:webHidden/>
              </w:rPr>
              <w:fldChar w:fldCharType="begin"/>
            </w:r>
            <w:r>
              <w:rPr>
                <w:noProof/>
                <w:webHidden/>
              </w:rPr>
              <w:instrText xml:space="preserve"> PAGEREF _Toc182149047 \h </w:instrText>
            </w:r>
            <w:r>
              <w:rPr>
                <w:noProof/>
                <w:webHidden/>
              </w:rPr>
            </w:r>
            <w:r>
              <w:rPr>
                <w:noProof/>
                <w:webHidden/>
              </w:rPr>
              <w:fldChar w:fldCharType="separate"/>
            </w:r>
            <w:r w:rsidR="00146EDB">
              <w:rPr>
                <w:noProof/>
                <w:webHidden/>
              </w:rPr>
              <w:t>4</w:t>
            </w:r>
            <w:r>
              <w:rPr>
                <w:noProof/>
                <w:webHidden/>
              </w:rPr>
              <w:fldChar w:fldCharType="end"/>
            </w:r>
          </w:hyperlink>
        </w:p>
        <w:p w14:paraId="68FE1048" w14:textId="79EF292D"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48" w:history="1">
            <w:r w:rsidRPr="006E6815">
              <w:rPr>
                <w:rStyle w:val="Hyperlink"/>
                <w:noProof/>
                <w:kern w:val="1"/>
                <w:lang w:val="en-GB"/>
              </w:rPr>
              <w:t>1.5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General data product description</w:t>
            </w:r>
            <w:r>
              <w:rPr>
                <w:noProof/>
                <w:webHidden/>
              </w:rPr>
              <w:tab/>
            </w:r>
            <w:r>
              <w:rPr>
                <w:noProof/>
                <w:webHidden/>
              </w:rPr>
              <w:fldChar w:fldCharType="begin"/>
            </w:r>
            <w:r>
              <w:rPr>
                <w:noProof/>
                <w:webHidden/>
              </w:rPr>
              <w:instrText xml:space="preserve"> PAGEREF _Toc182149048 \h </w:instrText>
            </w:r>
            <w:r>
              <w:rPr>
                <w:noProof/>
                <w:webHidden/>
              </w:rPr>
            </w:r>
            <w:r>
              <w:rPr>
                <w:noProof/>
                <w:webHidden/>
              </w:rPr>
              <w:fldChar w:fldCharType="separate"/>
            </w:r>
            <w:r w:rsidR="00146EDB">
              <w:rPr>
                <w:noProof/>
                <w:webHidden/>
              </w:rPr>
              <w:t>4</w:t>
            </w:r>
            <w:r>
              <w:rPr>
                <w:noProof/>
                <w:webHidden/>
              </w:rPr>
              <w:fldChar w:fldCharType="end"/>
            </w:r>
          </w:hyperlink>
        </w:p>
        <w:p w14:paraId="75C377BD" w14:textId="41E2BB75"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49" w:history="1">
            <w:r w:rsidRPr="006E6815">
              <w:rPr>
                <w:rStyle w:val="Hyperlink"/>
                <w:noProof/>
                <w:kern w:val="1"/>
                <w:lang w:val="en-GB"/>
              </w:rPr>
              <w:t>1.6</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rFonts w:eastAsia="Arial"/>
                <w:bCs/>
                <w:noProof/>
                <w:lang w:val="en-GB"/>
              </w:rPr>
              <w:t>Data Product Specification metadata</w:t>
            </w:r>
            <w:r>
              <w:rPr>
                <w:noProof/>
                <w:webHidden/>
              </w:rPr>
              <w:tab/>
            </w:r>
            <w:r>
              <w:rPr>
                <w:noProof/>
                <w:webHidden/>
              </w:rPr>
              <w:fldChar w:fldCharType="begin"/>
            </w:r>
            <w:r>
              <w:rPr>
                <w:noProof/>
                <w:webHidden/>
              </w:rPr>
              <w:instrText xml:space="preserve"> PAGEREF _Toc182149049 \h </w:instrText>
            </w:r>
            <w:r>
              <w:rPr>
                <w:noProof/>
                <w:webHidden/>
              </w:rPr>
            </w:r>
            <w:r>
              <w:rPr>
                <w:noProof/>
                <w:webHidden/>
              </w:rPr>
              <w:fldChar w:fldCharType="separate"/>
            </w:r>
            <w:r w:rsidR="00146EDB">
              <w:rPr>
                <w:noProof/>
                <w:webHidden/>
              </w:rPr>
              <w:t>5</w:t>
            </w:r>
            <w:r>
              <w:rPr>
                <w:noProof/>
                <w:webHidden/>
              </w:rPr>
              <w:fldChar w:fldCharType="end"/>
            </w:r>
          </w:hyperlink>
        </w:p>
        <w:p w14:paraId="66D588D7" w14:textId="3689BB97"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50" w:history="1">
            <w:r w:rsidRPr="006E6815">
              <w:rPr>
                <w:rStyle w:val="Hyperlink"/>
                <w:noProof/>
                <w:kern w:val="1"/>
                <w:lang w:val="en-GB"/>
              </w:rPr>
              <w:t>1.7</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IHO Product Specification maintenance</w:t>
            </w:r>
            <w:r>
              <w:rPr>
                <w:noProof/>
                <w:webHidden/>
              </w:rPr>
              <w:tab/>
            </w:r>
            <w:r>
              <w:rPr>
                <w:noProof/>
                <w:webHidden/>
              </w:rPr>
              <w:fldChar w:fldCharType="begin"/>
            </w:r>
            <w:r>
              <w:rPr>
                <w:noProof/>
                <w:webHidden/>
              </w:rPr>
              <w:instrText xml:space="preserve"> PAGEREF _Toc182149050 \h </w:instrText>
            </w:r>
            <w:r>
              <w:rPr>
                <w:noProof/>
                <w:webHidden/>
              </w:rPr>
            </w:r>
            <w:r>
              <w:rPr>
                <w:noProof/>
                <w:webHidden/>
              </w:rPr>
              <w:fldChar w:fldCharType="separate"/>
            </w:r>
            <w:r w:rsidR="00146EDB">
              <w:rPr>
                <w:noProof/>
                <w:webHidden/>
              </w:rPr>
              <w:t>6</w:t>
            </w:r>
            <w:r>
              <w:rPr>
                <w:noProof/>
                <w:webHidden/>
              </w:rPr>
              <w:fldChar w:fldCharType="end"/>
            </w:r>
          </w:hyperlink>
        </w:p>
        <w:p w14:paraId="28EF91A0" w14:textId="7AC14D83"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1" w:history="1">
            <w:r w:rsidRPr="006E6815">
              <w:rPr>
                <w:rStyle w:val="Hyperlink"/>
                <w:noProof/>
                <w:kern w:val="1"/>
                <w:lang w:val="en-GB"/>
              </w:rPr>
              <w:t>1.7.1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_Toc182149051 \h </w:instrText>
            </w:r>
            <w:r>
              <w:rPr>
                <w:noProof/>
                <w:webHidden/>
              </w:rPr>
            </w:r>
            <w:r>
              <w:rPr>
                <w:noProof/>
                <w:webHidden/>
              </w:rPr>
              <w:fldChar w:fldCharType="separate"/>
            </w:r>
            <w:r w:rsidR="00146EDB">
              <w:rPr>
                <w:noProof/>
                <w:webHidden/>
              </w:rPr>
              <w:t>6</w:t>
            </w:r>
            <w:r>
              <w:rPr>
                <w:noProof/>
                <w:webHidden/>
              </w:rPr>
              <w:fldChar w:fldCharType="end"/>
            </w:r>
          </w:hyperlink>
        </w:p>
        <w:p w14:paraId="09B261B9" w14:textId="0CA7484A"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2" w:history="1">
            <w:r w:rsidRPr="006E6815">
              <w:rPr>
                <w:rStyle w:val="Hyperlink"/>
                <w:noProof/>
                <w:kern w:val="1"/>
                <w:lang w:val="en-GB"/>
              </w:rPr>
              <w:t>1.7.2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New Edition</w:t>
            </w:r>
            <w:r>
              <w:rPr>
                <w:noProof/>
                <w:webHidden/>
              </w:rPr>
              <w:tab/>
            </w:r>
            <w:r>
              <w:rPr>
                <w:noProof/>
                <w:webHidden/>
              </w:rPr>
              <w:fldChar w:fldCharType="begin"/>
            </w:r>
            <w:r>
              <w:rPr>
                <w:noProof/>
                <w:webHidden/>
              </w:rPr>
              <w:instrText xml:space="preserve"> PAGEREF _Toc182149052 \h </w:instrText>
            </w:r>
            <w:r>
              <w:rPr>
                <w:noProof/>
                <w:webHidden/>
              </w:rPr>
            </w:r>
            <w:r>
              <w:rPr>
                <w:noProof/>
                <w:webHidden/>
              </w:rPr>
              <w:fldChar w:fldCharType="separate"/>
            </w:r>
            <w:r w:rsidR="00146EDB">
              <w:rPr>
                <w:noProof/>
                <w:webHidden/>
              </w:rPr>
              <w:t>6</w:t>
            </w:r>
            <w:r>
              <w:rPr>
                <w:noProof/>
                <w:webHidden/>
              </w:rPr>
              <w:fldChar w:fldCharType="end"/>
            </w:r>
          </w:hyperlink>
        </w:p>
        <w:p w14:paraId="1B5BAB55" w14:textId="5074C184"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3" w:history="1">
            <w:r w:rsidRPr="006E6815">
              <w:rPr>
                <w:rStyle w:val="Hyperlink"/>
                <w:noProof/>
                <w:kern w:val="1"/>
                <w:lang w:val="en-GB"/>
              </w:rPr>
              <w:t>1.7.3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Revision</w:t>
            </w:r>
            <w:r>
              <w:rPr>
                <w:noProof/>
                <w:webHidden/>
              </w:rPr>
              <w:tab/>
            </w:r>
            <w:r>
              <w:rPr>
                <w:noProof/>
                <w:webHidden/>
              </w:rPr>
              <w:fldChar w:fldCharType="begin"/>
            </w:r>
            <w:r>
              <w:rPr>
                <w:noProof/>
                <w:webHidden/>
              </w:rPr>
              <w:instrText xml:space="preserve"> PAGEREF _Toc182149053 \h </w:instrText>
            </w:r>
            <w:r>
              <w:rPr>
                <w:noProof/>
                <w:webHidden/>
              </w:rPr>
            </w:r>
            <w:r>
              <w:rPr>
                <w:noProof/>
                <w:webHidden/>
              </w:rPr>
              <w:fldChar w:fldCharType="separate"/>
            </w:r>
            <w:r w:rsidR="00146EDB">
              <w:rPr>
                <w:noProof/>
                <w:webHidden/>
              </w:rPr>
              <w:t>6</w:t>
            </w:r>
            <w:r>
              <w:rPr>
                <w:noProof/>
                <w:webHidden/>
              </w:rPr>
              <w:fldChar w:fldCharType="end"/>
            </w:r>
          </w:hyperlink>
        </w:p>
        <w:p w14:paraId="26C8AD67" w14:textId="7583DC2E"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4" w:history="1">
            <w:r w:rsidRPr="006E6815">
              <w:rPr>
                <w:rStyle w:val="Hyperlink"/>
                <w:noProof/>
                <w:kern w:val="1"/>
                <w:lang w:val="en-GB"/>
              </w:rPr>
              <w:t>1.7.4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Clarification</w:t>
            </w:r>
            <w:r>
              <w:rPr>
                <w:noProof/>
                <w:webHidden/>
              </w:rPr>
              <w:tab/>
            </w:r>
            <w:r>
              <w:rPr>
                <w:noProof/>
                <w:webHidden/>
              </w:rPr>
              <w:fldChar w:fldCharType="begin"/>
            </w:r>
            <w:r>
              <w:rPr>
                <w:noProof/>
                <w:webHidden/>
              </w:rPr>
              <w:instrText xml:space="preserve"> PAGEREF _Toc182149054 \h </w:instrText>
            </w:r>
            <w:r>
              <w:rPr>
                <w:noProof/>
                <w:webHidden/>
              </w:rPr>
            </w:r>
            <w:r>
              <w:rPr>
                <w:noProof/>
                <w:webHidden/>
              </w:rPr>
              <w:fldChar w:fldCharType="separate"/>
            </w:r>
            <w:r w:rsidR="00146EDB">
              <w:rPr>
                <w:noProof/>
                <w:webHidden/>
              </w:rPr>
              <w:t>6</w:t>
            </w:r>
            <w:r>
              <w:rPr>
                <w:noProof/>
                <w:webHidden/>
              </w:rPr>
              <w:fldChar w:fldCharType="end"/>
            </w:r>
          </w:hyperlink>
        </w:p>
        <w:p w14:paraId="7BB113DE" w14:textId="661C4C3A"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5" w:history="1">
            <w:r w:rsidRPr="006E6815">
              <w:rPr>
                <w:rStyle w:val="Hyperlink"/>
                <w:noProof/>
                <w:kern w:val="1"/>
                <w:lang w:val="en-GB"/>
              </w:rPr>
              <w:t>1.7.5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Version Numbers</w:t>
            </w:r>
            <w:r>
              <w:rPr>
                <w:noProof/>
                <w:webHidden/>
              </w:rPr>
              <w:tab/>
            </w:r>
            <w:r>
              <w:rPr>
                <w:noProof/>
                <w:webHidden/>
              </w:rPr>
              <w:fldChar w:fldCharType="begin"/>
            </w:r>
            <w:r>
              <w:rPr>
                <w:noProof/>
                <w:webHidden/>
              </w:rPr>
              <w:instrText xml:space="preserve"> PAGEREF _Toc182149055 \h </w:instrText>
            </w:r>
            <w:r>
              <w:rPr>
                <w:noProof/>
                <w:webHidden/>
              </w:rPr>
            </w:r>
            <w:r>
              <w:rPr>
                <w:noProof/>
                <w:webHidden/>
              </w:rPr>
              <w:fldChar w:fldCharType="separate"/>
            </w:r>
            <w:r w:rsidR="00146EDB">
              <w:rPr>
                <w:noProof/>
                <w:webHidden/>
              </w:rPr>
              <w:t>6</w:t>
            </w:r>
            <w:r>
              <w:rPr>
                <w:noProof/>
                <w:webHidden/>
              </w:rPr>
              <w:fldChar w:fldCharType="end"/>
            </w:r>
          </w:hyperlink>
        </w:p>
        <w:p w14:paraId="5354287A" w14:textId="72C2FF0E"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6" w:history="1">
            <w:r w:rsidRPr="006E6815">
              <w:rPr>
                <w:rStyle w:val="Hyperlink"/>
                <w:noProof/>
                <w:kern w:val="1"/>
                <w:lang w:val="en-GB"/>
              </w:rPr>
              <w:t>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Specification Scope</w:t>
            </w:r>
            <w:r>
              <w:rPr>
                <w:noProof/>
                <w:webHidden/>
              </w:rPr>
              <w:tab/>
            </w:r>
            <w:r>
              <w:rPr>
                <w:noProof/>
                <w:webHidden/>
              </w:rPr>
              <w:fldChar w:fldCharType="begin"/>
            </w:r>
            <w:r>
              <w:rPr>
                <w:noProof/>
                <w:webHidden/>
              </w:rPr>
              <w:instrText xml:space="preserve"> PAGEREF _Toc182149056 \h </w:instrText>
            </w:r>
            <w:r>
              <w:rPr>
                <w:noProof/>
                <w:webHidden/>
              </w:rPr>
            </w:r>
            <w:r>
              <w:rPr>
                <w:noProof/>
                <w:webHidden/>
              </w:rPr>
              <w:fldChar w:fldCharType="separate"/>
            </w:r>
            <w:r w:rsidR="00146EDB">
              <w:rPr>
                <w:noProof/>
                <w:webHidden/>
              </w:rPr>
              <w:t>6</w:t>
            </w:r>
            <w:r>
              <w:rPr>
                <w:noProof/>
                <w:webHidden/>
              </w:rPr>
              <w:fldChar w:fldCharType="end"/>
            </w:r>
          </w:hyperlink>
        </w:p>
        <w:p w14:paraId="5EA1C1D6" w14:textId="5B1B8DBB"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7" w:history="1">
            <w:r w:rsidRPr="006E6815">
              <w:rPr>
                <w:rStyle w:val="Hyperlink"/>
                <w:rFonts w:eastAsia="Arial"/>
                <w:noProof/>
                <w:kern w:val="1"/>
                <w:lang w:val="en-GB"/>
              </w:rPr>
              <w:t>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rFonts w:eastAsia="Arial"/>
                <w:bCs/>
                <w:noProof/>
                <w:lang w:val="en-GB"/>
              </w:rPr>
              <w:t>Data product identification</w:t>
            </w:r>
            <w:r>
              <w:rPr>
                <w:noProof/>
                <w:webHidden/>
              </w:rPr>
              <w:tab/>
            </w:r>
            <w:r>
              <w:rPr>
                <w:noProof/>
                <w:webHidden/>
              </w:rPr>
              <w:fldChar w:fldCharType="begin"/>
            </w:r>
            <w:r>
              <w:rPr>
                <w:noProof/>
                <w:webHidden/>
              </w:rPr>
              <w:instrText xml:space="preserve"> PAGEREF _Toc182149057 \h </w:instrText>
            </w:r>
            <w:r>
              <w:rPr>
                <w:noProof/>
                <w:webHidden/>
              </w:rPr>
            </w:r>
            <w:r>
              <w:rPr>
                <w:noProof/>
                <w:webHidden/>
              </w:rPr>
              <w:fldChar w:fldCharType="separate"/>
            </w:r>
            <w:r w:rsidR="00146EDB">
              <w:rPr>
                <w:noProof/>
                <w:webHidden/>
              </w:rPr>
              <w:t>6</w:t>
            </w:r>
            <w:r>
              <w:rPr>
                <w:noProof/>
                <w:webHidden/>
              </w:rPr>
              <w:fldChar w:fldCharType="end"/>
            </w:r>
          </w:hyperlink>
        </w:p>
        <w:p w14:paraId="7E960FB2" w14:textId="4A3891A4"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58" w:history="1">
            <w:r w:rsidRPr="006E6815">
              <w:rPr>
                <w:rStyle w:val="Hyperlink"/>
                <w:noProof/>
                <w:kern w:val="1"/>
                <w:lang w:val="en-GB"/>
              </w:rPr>
              <w:t>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Content and Structure</w:t>
            </w:r>
            <w:r>
              <w:rPr>
                <w:noProof/>
                <w:webHidden/>
              </w:rPr>
              <w:tab/>
            </w:r>
            <w:r>
              <w:rPr>
                <w:noProof/>
                <w:webHidden/>
              </w:rPr>
              <w:fldChar w:fldCharType="begin"/>
            </w:r>
            <w:r>
              <w:rPr>
                <w:noProof/>
                <w:webHidden/>
              </w:rPr>
              <w:instrText xml:space="preserve"> PAGEREF _Toc182149058 \h </w:instrText>
            </w:r>
            <w:r>
              <w:rPr>
                <w:noProof/>
                <w:webHidden/>
              </w:rPr>
            </w:r>
            <w:r>
              <w:rPr>
                <w:noProof/>
                <w:webHidden/>
              </w:rPr>
              <w:fldChar w:fldCharType="separate"/>
            </w:r>
            <w:r w:rsidR="00146EDB">
              <w:rPr>
                <w:noProof/>
                <w:webHidden/>
              </w:rPr>
              <w:t>7</w:t>
            </w:r>
            <w:r>
              <w:rPr>
                <w:noProof/>
                <w:webHidden/>
              </w:rPr>
              <w:fldChar w:fldCharType="end"/>
            </w:r>
          </w:hyperlink>
        </w:p>
        <w:p w14:paraId="5DE52183" w14:textId="57668F65"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59" w:history="1">
            <w:r w:rsidRPr="006E6815">
              <w:rPr>
                <w:rStyle w:val="Hyperlink"/>
                <w:noProof/>
                <w:kern w:val="1"/>
                <w:lang w:val="en-GB"/>
              </w:rPr>
              <w:t>4.1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Relationships in the data model</w:t>
            </w:r>
            <w:r>
              <w:rPr>
                <w:noProof/>
                <w:webHidden/>
              </w:rPr>
              <w:tab/>
            </w:r>
            <w:r>
              <w:rPr>
                <w:noProof/>
                <w:webHidden/>
              </w:rPr>
              <w:fldChar w:fldCharType="begin"/>
            </w:r>
            <w:r>
              <w:rPr>
                <w:noProof/>
                <w:webHidden/>
              </w:rPr>
              <w:instrText xml:space="preserve"> PAGEREF _Toc182149059 \h </w:instrText>
            </w:r>
            <w:r>
              <w:rPr>
                <w:noProof/>
                <w:webHidden/>
              </w:rPr>
            </w:r>
            <w:r>
              <w:rPr>
                <w:noProof/>
                <w:webHidden/>
              </w:rPr>
              <w:fldChar w:fldCharType="separate"/>
            </w:r>
            <w:r w:rsidR="00146EDB">
              <w:rPr>
                <w:noProof/>
                <w:webHidden/>
              </w:rPr>
              <w:t>8</w:t>
            </w:r>
            <w:r>
              <w:rPr>
                <w:noProof/>
                <w:webHidden/>
              </w:rPr>
              <w:fldChar w:fldCharType="end"/>
            </w:r>
          </w:hyperlink>
        </w:p>
        <w:p w14:paraId="3A43968D" w14:textId="47E451C6"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0" w:history="1">
            <w:r w:rsidRPr="006E6815">
              <w:rPr>
                <w:rStyle w:val="Hyperlink"/>
                <w:noProof/>
                <w:kern w:val="1"/>
                <w:lang w:val="en-GB"/>
              </w:rPr>
              <w:t>4.2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Use of geometry attributes</w:t>
            </w:r>
            <w:r>
              <w:rPr>
                <w:noProof/>
                <w:webHidden/>
              </w:rPr>
              <w:tab/>
            </w:r>
            <w:r>
              <w:rPr>
                <w:noProof/>
                <w:webHidden/>
              </w:rPr>
              <w:fldChar w:fldCharType="begin"/>
            </w:r>
            <w:r>
              <w:rPr>
                <w:noProof/>
                <w:webHidden/>
              </w:rPr>
              <w:instrText xml:space="preserve"> PAGEREF _Toc182149060 \h </w:instrText>
            </w:r>
            <w:r>
              <w:rPr>
                <w:noProof/>
                <w:webHidden/>
              </w:rPr>
            </w:r>
            <w:r>
              <w:rPr>
                <w:noProof/>
                <w:webHidden/>
              </w:rPr>
              <w:fldChar w:fldCharType="separate"/>
            </w:r>
            <w:r w:rsidR="00146EDB">
              <w:rPr>
                <w:noProof/>
                <w:webHidden/>
              </w:rPr>
              <w:t>9</w:t>
            </w:r>
            <w:r>
              <w:rPr>
                <w:noProof/>
                <w:webHidden/>
              </w:rPr>
              <w:fldChar w:fldCharType="end"/>
            </w:r>
          </w:hyperlink>
        </w:p>
        <w:p w14:paraId="4DF371A5" w14:textId="49E42A55"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1" w:history="1">
            <w:r w:rsidRPr="006E6815">
              <w:rPr>
                <w:rStyle w:val="Hyperlink"/>
                <w:noProof/>
                <w:kern w:val="1"/>
                <w:lang w:val="en-GB"/>
              </w:rPr>
              <w:t>4.3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Full S-124 data model</w:t>
            </w:r>
            <w:r>
              <w:rPr>
                <w:noProof/>
                <w:webHidden/>
              </w:rPr>
              <w:tab/>
            </w:r>
            <w:r>
              <w:rPr>
                <w:noProof/>
                <w:webHidden/>
              </w:rPr>
              <w:fldChar w:fldCharType="begin"/>
            </w:r>
            <w:r>
              <w:rPr>
                <w:noProof/>
                <w:webHidden/>
              </w:rPr>
              <w:instrText xml:space="preserve"> PAGEREF _Toc182149061 \h </w:instrText>
            </w:r>
            <w:r>
              <w:rPr>
                <w:noProof/>
                <w:webHidden/>
              </w:rPr>
            </w:r>
            <w:r>
              <w:rPr>
                <w:noProof/>
                <w:webHidden/>
              </w:rPr>
              <w:fldChar w:fldCharType="separate"/>
            </w:r>
            <w:r w:rsidR="00146EDB">
              <w:rPr>
                <w:noProof/>
                <w:webHidden/>
              </w:rPr>
              <w:t>10</w:t>
            </w:r>
            <w:r>
              <w:rPr>
                <w:noProof/>
                <w:webHidden/>
              </w:rPr>
              <w:fldChar w:fldCharType="end"/>
            </w:r>
          </w:hyperlink>
        </w:p>
        <w:p w14:paraId="0F5B994A" w14:textId="3A28E155"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62" w:history="1">
            <w:r w:rsidRPr="006E6815">
              <w:rPr>
                <w:rStyle w:val="Hyperlink"/>
                <w:noProof/>
                <w:kern w:val="1"/>
                <w:lang w:val="en-GB"/>
              </w:rPr>
              <w:t>4.3.1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Enumerations and Codelists</w:t>
            </w:r>
            <w:r>
              <w:rPr>
                <w:noProof/>
                <w:webHidden/>
              </w:rPr>
              <w:tab/>
            </w:r>
            <w:r>
              <w:rPr>
                <w:noProof/>
                <w:webHidden/>
              </w:rPr>
              <w:fldChar w:fldCharType="begin"/>
            </w:r>
            <w:r>
              <w:rPr>
                <w:noProof/>
                <w:webHidden/>
              </w:rPr>
              <w:instrText xml:space="preserve"> PAGEREF _Toc182149062 \h </w:instrText>
            </w:r>
            <w:r>
              <w:rPr>
                <w:noProof/>
                <w:webHidden/>
              </w:rPr>
            </w:r>
            <w:r>
              <w:rPr>
                <w:noProof/>
                <w:webHidden/>
              </w:rPr>
              <w:fldChar w:fldCharType="separate"/>
            </w:r>
            <w:r w:rsidR="00146EDB">
              <w:rPr>
                <w:noProof/>
                <w:webHidden/>
              </w:rPr>
              <w:t>11</w:t>
            </w:r>
            <w:r>
              <w:rPr>
                <w:noProof/>
                <w:webHidden/>
              </w:rPr>
              <w:fldChar w:fldCharType="end"/>
            </w:r>
          </w:hyperlink>
        </w:p>
        <w:p w14:paraId="48147743" w14:textId="0B8A82BC"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63" w:history="1">
            <w:r w:rsidRPr="006E6815">
              <w:rPr>
                <w:rStyle w:val="Hyperlink"/>
                <w:noProof/>
                <w:kern w:val="1"/>
                <w:lang w:val="en-GB"/>
              </w:rPr>
              <w:t>4.3.2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Soft List of an informative mapping between general and detailed warning types</w:t>
            </w:r>
            <w:r>
              <w:rPr>
                <w:noProof/>
                <w:webHidden/>
              </w:rPr>
              <w:tab/>
            </w:r>
            <w:r>
              <w:rPr>
                <w:noProof/>
                <w:webHidden/>
              </w:rPr>
              <w:fldChar w:fldCharType="begin"/>
            </w:r>
            <w:r>
              <w:rPr>
                <w:noProof/>
                <w:webHidden/>
              </w:rPr>
              <w:instrText xml:space="preserve"> PAGEREF _Toc182149063 \h </w:instrText>
            </w:r>
            <w:r>
              <w:rPr>
                <w:noProof/>
                <w:webHidden/>
              </w:rPr>
            </w:r>
            <w:r>
              <w:rPr>
                <w:noProof/>
                <w:webHidden/>
              </w:rPr>
              <w:fldChar w:fldCharType="separate"/>
            </w:r>
            <w:r w:rsidR="00146EDB">
              <w:rPr>
                <w:noProof/>
                <w:webHidden/>
              </w:rPr>
              <w:t>12</w:t>
            </w:r>
            <w:r>
              <w:rPr>
                <w:noProof/>
                <w:webHidden/>
              </w:rPr>
              <w:fldChar w:fldCharType="end"/>
            </w:r>
          </w:hyperlink>
        </w:p>
        <w:p w14:paraId="543014D6" w14:textId="1113872E"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64" w:history="1">
            <w:r w:rsidRPr="006E6815">
              <w:rPr>
                <w:rStyle w:val="Hyperlink"/>
                <w:noProof/>
                <w:kern w:val="1"/>
                <w:lang w:val="en-GB"/>
              </w:rPr>
              <w:t>4.3.3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Complex attributes</w:t>
            </w:r>
            <w:r>
              <w:rPr>
                <w:noProof/>
                <w:webHidden/>
              </w:rPr>
              <w:tab/>
            </w:r>
            <w:r>
              <w:rPr>
                <w:noProof/>
                <w:webHidden/>
              </w:rPr>
              <w:fldChar w:fldCharType="begin"/>
            </w:r>
            <w:r>
              <w:rPr>
                <w:noProof/>
                <w:webHidden/>
              </w:rPr>
              <w:instrText xml:space="preserve"> PAGEREF _Toc182149064 \h </w:instrText>
            </w:r>
            <w:r>
              <w:rPr>
                <w:noProof/>
                <w:webHidden/>
              </w:rPr>
            </w:r>
            <w:r>
              <w:rPr>
                <w:noProof/>
                <w:webHidden/>
              </w:rPr>
              <w:fldChar w:fldCharType="separate"/>
            </w:r>
            <w:r w:rsidR="00146EDB">
              <w:rPr>
                <w:noProof/>
                <w:webHidden/>
              </w:rPr>
              <w:t>13</w:t>
            </w:r>
            <w:r>
              <w:rPr>
                <w:noProof/>
                <w:webHidden/>
              </w:rPr>
              <w:fldChar w:fldCharType="end"/>
            </w:r>
          </w:hyperlink>
        </w:p>
        <w:p w14:paraId="539C4B3B" w14:textId="11277429"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5" w:history="1">
            <w:r w:rsidRPr="006E6815">
              <w:rPr>
                <w:rStyle w:val="Hyperlink"/>
                <w:noProof/>
                <w:kern w:val="1"/>
                <w:lang w:val="en-GB"/>
              </w:rPr>
              <w:t>4.4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Language and text</w:t>
            </w:r>
            <w:r>
              <w:rPr>
                <w:noProof/>
                <w:webHidden/>
              </w:rPr>
              <w:tab/>
            </w:r>
            <w:r>
              <w:rPr>
                <w:noProof/>
                <w:webHidden/>
              </w:rPr>
              <w:fldChar w:fldCharType="begin"/>
            </w:r>
            <w:r>
              <w:rPr>
                <w:noProof/>
                <w:webHidden/>
              </w:rPr>
              <w:instrText xml:space="preserve"> PAGEREF _Toc182149065 \h </w:instrText>
            </w:r>
            <w:r>
              <w:rPr>
                <w:noProof/>
                <w:webHidden/>
              </w:rPr>
            </w:r>
            <w:r>
              <w:rPr>
                <w:noProof/>
                <w:webHidden/>
              </w:rPr>
              <w:fldChar w:fldCharType="separate"/>
            </w:r>
            <w:r w:rsidR="00146EDB">
              <w:rPr>
                <w:noProof/>
                <w:webHidden/>
              </w:rPr>
              <w:t>14</w:t>
            </w:r>
            <w:r>
              <w:rPr>
                <w:noProof/>
                <w:webHidden/>
              </w:rPr>
              <w:fldChar w:fldCharType="end"/>
            </w:r>
          </w:hyperlink>
        </w:p>
        <w:p w14:paraId="2DFEE915" w14:textId="6817B412"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6" w:history="1">
            <w:r w:rsidRPr="006E6815">
              <w:rPr>
                <w:rStyle w:val="Hyperlink"/>
                <w:noProof/>
                <w:kern w:val="1"/>
                <w:lang w:val="en-GB"/>
              </w:rPr>
              <w:t>4.5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Classification of a navigational warning</w:t>
            </w:r>
            <w:r>
              <w:rPr>
                <w:noProof/>
                <w:webHidden/>
              </w:rPr>
              <w:tab/>
            </w:r>
            <w:r>
              <w:rPr>
                <w:noProof/>
                <w:webHidden/>
              </w:rPr>
              <w:fldChar w:fldCharType="begin"/>
            </w:r>
            <w:r>
              <w:rPr>
                <w:noProof/>
                <w:webHidden/>
              </w:rPr>
              <w:instrText xml:space="preserve"> PAGEREF _Toc182149066 \h </w:instrText>
            </w:r>
            <w:r>
              <w:rPr>
                <w:noProof/>
                <w:webHidden/>
              </w:rPr>
            </w:r>
            <w:r>
              <w:rPr>
                <w:noProof/>
                <w:webHidden/>
              </w:rPr>
              <w:fldChar w:fldCharType="separate"/>
            </w:r>
            <w:r w:rsidR="00146EDB">
              <w:rPr>
                <w:noProof/>
                <w:webHidden/>
              </w:rPr>
              <w:t>16</w:t>
            </w:r>
            <w:r>
              <w:rPr>
                <w:noProof/>
                <w:webHidden/>
              </w:rPr>
              <w:fldChar w:fldCharType="end"/>
            </w:r>
          </w:hyperlink>
        </w:p>
        <w:p w14:paraId="27408B85" w14:textId="57669D46"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67" w:history="1">
            <w:r w:rsidRPr="006E6815">
              <w:rPr>
                <w:rStyle w:val="Hyperlink"/>
                <w:noProof/>
                <w:kern w:val="1"/>
                <w:lang w:val="en-GB"/>
              </w:rPr>
              <w:t>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Feature Catalogue</w:t>
            </w:r>
            <w:r>
              <w:rPr>
                <w:noProof/>
                <w:webHidden/>
              </w:rPr>
              <w:tab/>
            </w:r>
            <w:r>
              <w:rPr>
                <w:noProof/>
                <w:webHidden/>
              </w:rPr>
              <w:fldChar w:fldCharType="begin"/>
            </w:r>
            <w:r>
              <w:rPr>
                <w:noProof/>
                <w:webHidden/>
              </w:rPr>
              <w:instrText xml:space="preserve"> PAGEREF _Toc182149067 \h </w:instrText>
            </w:r>
            <w:r>
              <w:rPr>
                <w:noProof/>
                <w:webHidden/>
              </w:rPr>
            </w:r>
            <w:r>
              <w:rPr>
                <w:noProof/>
                <w:webHidden/>
              </w:rPr>
              <w:fldChar w:fldCharType="separate"/>
            </w:r>
            <w:r w:rsidR="00146EDB">
              <w:rPr>
                <w:noProof/>
                <w:webHidden/>
              </w:rPr>
              <w:t>17</w:t>
            </w:r>
            <w:r>
              <w:rPr>
                <w:noProof/>
                <w:webHidden/>
              </w:rPr>
              <w:fldChar w:fldCharType="end"/>
            </w:r>
          </w:hyperlink>
        </w:p>
        <w:p w14:paraId="72352C54" w14:textId="6E7DF337"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8" w:history="1">
            <w:r w:rsidRPr="006E6815">
              <w:rPr>
                <w:rStyle w:val="Hyperlink"/>
                <w:noProof/>
                <w:kern w:val="1"/>
                <w:lang w:val="en-GB"/>
              </w:rPr>
              <w:t>5.1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_Toc182149068 \h </w:instrText>
            </w:r>
            <w:r>
              <w:rPr>
                <w:noProof/>
                <w:webHidden/>
              </w:rPr>
            </w:r>
            <w:r>
              <w:rPr>
                <w:noProof/>
                <w:webHidden/>
              </w:rPr>
              <w:fldChar w:fldCharType="separate"/>
            </w:r>
            <w:r w:rsidR="00146EDB">
              <w:rPr>
                <w:noProof/>
                <w:webHidden/>
              </w:rPr>
              <w:t>17</w:t>
            </w:r>
            <w:r>
              <w:rPr>
                <w:noProof/>
                <w:webHidden/>
              </w:rPr>
              <w:fldChar w:fldCharType="end"/>
            </w:r>
          </w:hyperlink>
        </w:p>
        <w:p w14:paraId="7CF28980" w14:textId="00C331B5"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69" w:history="1">
            <w:r w:rsidRPr="006E6815">
              <w:rPr>
                <w:rStyle w:val="Hyperlink"/>
                <w:noProof/>
                <w:kern w:val="1"/>
                <w:lang w:val="en-GB"/>
              </w:rPr>
              <w:t>5.2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Feature Types</w:t>
            </w:r>
            <w:r>
              <w:rPr>
                <w:noProof/>
                <w:webHidden/>
              </w:rPr>
              <w:tab/>
            </w:r>
            <w:r>
              <w:rPr>
                <w:noProof/>
                <w:webHidden/>
              </w:rPr>
              <w:fldChar w:fldCharType="begin"/>
            </w:r>
            <w:r>
              <w:rPr>
                <w:noProof/>
                <w:webHidden/>
              </w:rPr>
              <w:instrText xml:space="preserve"> PAGEREF _Toc182149069 \h </w:instrText>
            </w:r>
            <w:r>
              <w:rPr>
                <w:noProof/>
                <w:webHidden/>
              </w:rPr>
            </w:r>
            <w:r>
              <w:rPr>
                <w:noProof/>
                <w:webHidden/>
              </w:rPr>
              <w:fldChar w:fldCharType="separate"/>
            </w:r>
            <w:r w:rsidR="00146EDB">
              <w:rPr>
                <w:noProof/>
                <w:webHidden/>
              </w:rPr>
              <w:t>17</w:t>
            </w:r>
            <w:r>
              <w:rPr>
                <w:noProof/>
                <w:webHidden/>
              </w:rPr>
              <w:fldChar w:fldCharType="end"/>
            </w:r>
          </w:hyperlink>
        </w:p>
        <w:p w14:paraId="7F91DE6B" w14:textId="76B9BDC1"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0" w:history="1">
            <w:r w:rsidRPr="006E6815">
              <w:rPr>
                <w:rStyle w:val="Hyperlink"/>
                <w:noProof/>
                <w:kern w:val="1"/>
                <w:lang w:val="en-GB"/>
              </w:rPr>
              <w:t>5.2.1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Geographic</w:t>
            </w:r>
            <w:r>
              <w:rPr>
                <w:noProof/>
                <w:webHidden/>
              </w:rPr>
              <w:tab/>
            </w:r>
            <w:r>
              <w:rPr>
                <w:noProof/>
                <w:webHidden/>
              </w:rPr>
              <w:fldChar w:fldCharType="begin"/>
            </w:r>
            <w:r>
              <w:rPr>
                <w:noProof/>
                <w:webHidden/>
              </w:rPr>
              <w:instrText xml:space="preserve"> PAGEREF _Toc182149070 \h </w:instrText>
            </w:r>
            <w:r>
              <w:rPr>
                <w:noProof/>
                <w:webHidden/>
              </w:rPr>
            </w:r>
            <w:r>
              <w:rPr>
                <w:noProof/>
                <w:webHidden/>
              </w:rPr>
              <w:fldChar w:fldCharType="separate"/>
            </w:r>
            <w:r w:rsidR="00146EDB">
              <w:rPr>
                <w:noProof/>
                <w:webHidden/>
              </w:rPr>
              <w:t>17</w:t>
            </w:r>
            <w:r>
              <w:rPr>
                <w:noProof/>
                <w:webHidden/>
              </w:rPr>
              <w:fldChar w:fldCharType="end"/>
            </w:r>
          </w:hyperlink>
        </w:p>
        <w:p w14:paraId="1A0EB6DE" w14:textId="685A42CA"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1" w:history="1">
            <w:r w:rsidRPr="006E6815">
              <w:rPr>
                <w:rStyle w:val="Hyperlink"/>
                <w:noProof/>
                <w:kern w:val="1"/>
                <w:lang w:val="en-GB"/>
              </w:rPr>
              <w:t>5.2.2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Cartographic</w:t>
            </w:r>
            <w:r>
              <w:rPr>
                <w:noProof/>
                <w:webHidden/>
              </w:rPr>
              <w:tab/>
            </w:r>
            <w:r>
              <w:rPr>
                <w:noProof/>
                <w:webHidden/>
              </w:rPr>
              <w:fldChar w:fldCharType="begin"/>
            </w:r>
            <w:r>
              <w:rPr>
                <w:noProof/>
                <w:webHidden/>
              </w:rPr>
              <w:instrText xml:space="preserve"> PAGEREF _Toc182149071 \h </w:instrText>
            </w:r>
            <w:r>
              <w:rPr>
                <w:noProof/>
                <w:webHidden/>
              </w:rPr>
            </w:r>
            <w:r>
              <w:rPr>
                <w:noProof/>
                <w:webHidden/>
              </w:rPr>
              <w:fldChar w:fldCharType="separate"/>
            </w:r>
            <w:r w:rsidR="00146EDB">
              <w:rPr>
                <w:noProof/>
                <w:webHidden/>
              </w:rPr>
              <w:t>17</w:t>
            </w:r>
            <w:r>
              <w:rPr>
                <w:noProof/>
                <w:webHidden/>
              </w:rPr>
              <w:fldChar w:fldCharType="end"/>
            </w:r>
          </w:hyperlink>
        </w:p>
        <w:p w14:paraId="418A3033" w14:textId="0CA04D2F"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2" w:history="1">
            <w:r w:rsidRPr="006E6815">
              <w:rPr>
                <w:rStyle w:val="Hyperlink"/>
                <w:noProof/>
                <w:kern w:val="1"/>
                <w:lang w:val="en-GB"/>
              </w:rPr>
              <w:t>5.2.3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Information Types</w:t>
            </w:r>
            <w:r>
              <w:rPr>
                <w:noProof/>
                <w:webHidden/>
              </w:rPr>
              <w:tab/>
            </w:r>
            <w:r>
              <w:rPr>
                <w:noProof/>
                <w:webHidden/>
              </w:rPr>
              <w:fldChar w:fldCharType="begin"/>
            </w:r>
            <w:r>
              <w:rPr>
                <w:noProof/>
                <w:webHidden/>
              </w:rPr>
              <w:instrText xml:space="preserve"> PAGEREF _Toc182149072 \h </w:instrText>
            </w:r>
            <w:r>
              <w:rPr>
                <w:noProof/>
                <w:webHidden/>
              </w:rPr>
            </w:r>
            <w:r>
              <w:rPr>
                <w:noProof/>
                <w:webHidden/>
              </w:rPr>
              <w:fldChar w:fldCharType="separate"/>
            </w:r>
            <w:r w:rsidR="00146EDB">
              <w:rPr>
                <w:noProof/>
                <w:webHidden/>
              </w:rPr>
              <w:t>17</w:t>
            </w:r>
            <w:r>
              <w:rPr>
                <w:noProof/>
                <w:webHidden/>
              </w:rPr>
              <w:fldChar w:fldCharType="end"/>
            </w:r>
          </w:hyperlink>
        </w:p>
        <w:p w14:paraId="6D67EE4A" w14:textId="4183D754"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73" w:history="1">
            <w:r w:rsidRPr="006E6815">
              <w:rPr>
                <w:rStyle w:val="Hyperlink"/>
                <w:noProof/>
                <w:kern w:val="1"/>
                <w:lang w:val="en-GB"/>
              </w:rPr>
              <w:t>5.3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Feature and information relationships</w:t>
            </w:r>
            <w:r>
              <w:rPr>
                <w:noProof/>
                <w:webHidden/>
              </w:rPr>
              <w:tab/>
            </w:r>
            <w:r>
              <w:rPr>
                <w:noProof/>
                <w:webHidden/>
              </w:rPr>
              <w:fldChar w:fldCharType="begin"/>
            </w:r>
            <w:r>
              <w:rPr>
                <w:noProof/>
                <w:webHidden/>
              </w:rPr>
              <w:instrText xml:space="preserve"> PAGEREF _Toc182149073 \h </w:instrText>
            </w:r>
            <w:r>
              <w:rPr>
                <w:noProof/>
                <w:webHidden/>
              </w:rPr>
            </w:r>
            <w:r>
              <w:rPr>
                <w:noProof/>
                <w:webHidden/>
              </w:rPr>
              <w:fldChar w:fldCharType="separate"/>
            </w:r>
            <w:r w:rsidR="00146EDB">
              <w:rPr>
                <w:noProof/>
                <w:webHidden/>
              </w:rPr>
              <w:t>17</w:t>
            </w:r>
            <w:r>
              <w:rPr>
                <w:noProof/>
                <w:webHidden/>
              </w:rPr>
              <w:fldChar w:fldCharType="end"/>
            </w:r>
          </w:hyperlink>
        </w:p>
        <w:p w14:paraId="472D7DF3" w14:textId="0E07FDBF"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74" w:history="1">
            <w:r w:rsidRPr="006E6815">
              <w:rPr>
                <w:rStyle w:val="Hyperlink"/>
                <w:noProof/>
                <w:kern w:val="1"/>
                <w:lang w:val="en-GB"/>
              </w:rPr>
              <w:t>5.4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Attributes</w:t>
            </w:r>
            <w:r>
              <w:rPr>
                <w:noProof/>
                <w:webHidden/>
              </w:rPr>
              <w:tab/>
            </w:r>
            <w:r>
              <w:rPr>
                <w:noProof/>
                <w:webHidden/>
              </w:rPr>
              <w:fldChar w:fldCharType="begin"/>
            </w:r>
            <w:r>
              <w:rPr>
                <w:noProof/>
                <w:webHidden/>
              </w:rPr>
              <w:instrText xml:space="preserve"> PAGEREF _Toc182149074 \h </w:instrText>
            </w:r>
            <w:r>
              <w:rPr>
                <w:noProof/>
                <w:webHidden/>
              </w:rPr>
            </w:r>
            <w:r>
              <w:rPr>
                <w:noProof/>
                <w:webHidden/>
              </w:rPr>
              <w:fldChar w:fldCharType="separate"/>
            </w:r>
            <w:r w:rsidR="00146EDB">
              <w:rPr>
                <w:noProof/>
                <w:webHidden/>
              </w:rPr>
              <w:t>17</w:t>
            </w:r>
            <w:r>
              <w:rPr>
                <w:noProof/>
                <w:webHidden/>
              </w:rPr>
              <w:fldChar w:fldCharType="end"/>
            </w:r>
          </w:hyperlink>
        </w:p>
        <w:p w14:paraId="3745B0DD" w14:textId="6D6F548E"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5" w:history="1">
            <w:r w:rsidRPr="006E6815">
              <w:rPr>
                <w:rStyle w:val="Hyperlink"/>
                <w:noProof/>
                <w:kern w:val="1"/>
                <w:lang w:val="en-GB"/>
              </w:rPr>
              <w:t>5.4.1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Simple Attributes</w:t>
            </w:r>
            <w:r>
              <w:rPr>
                <w:noProof/>
                <w:webHidden/>
              </w:rPr>
              <w:tab/>
            </w:r>
            <w:r>
              <w:rPr>
                <w:noProof/>
                <w:webHidden/>
              </w:rPr>
              <w:fldChar w:fldCharType="begin"/>
            </w:r>
            <w:r>
              <w:rPr>
                <w:noProof/>
                <w:webHidden/>
              </w:rPr>
              <w:instrText xml:space="preserve"> PAGEREF _Toc182149075 \h </w:instrText>
            </w:r>
            <w:r>
              <w:rPr>
                <w:noProof/>
                <w:webHidden/>
              </w:rPr>
            </w:r>
            <w:r>
              <w:rPr>
                <w:noProof/>
                <w:webHidden/>
              </w:rPr>
              <w:fldChar w:fldCharType="separate"/>
            </w:r>
            <w:r w:rsidR="00146EDB">
              <w:rPr>
                <w:noProof/>
                <w:webHidden/>
              </w:rPr>
              <w:t>17</w:t>
            </w:r>
            <w:r>
              <w:rPr>
                <w:noProof/>
                <w:webHidden/>
              </w:rPr>
              <w:fldChar w:fldCharType="end"/>
            </w:r>
          </w:hyperlink>
        </w:p>
        <w:p w14:paraId="079EE31C" w14:textId="7E34E36B"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6" w:history="1">
            <w:r w:rsidRPr="006E6815">
              <w:rPr>
                <w:rStyle w:val="Hyperlink"/>
                <w:noProof/>
                <w:kern w:val="1"/>
                <w:lang w:val="en-GB"/>
              </w:rPr>
              <w:t>5.4.2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Complex Attributes</w:t>
            </w:r>
            <w:r>
              <w:rPr>
                <w:noProof/>
                <w:webHidden/>
              </w:rPr>
              <w:tab/>
            </w:r>
            <w:r>
              <w:rPr>
                <w:noProof/>
                <w:webHidden/>
              </w:rPr>
              <w:fldChar w:fldCharType="begin"/>
            </w:r>
            <w:r>
              <w:rPr>
                <w:noProof/>
                <w:webHidden/>
              </w:rPr>
              <w:instrText xml:space="preserve"> PAGEREF _Toc182149076 \h </w:instrText>
            </w:r>
            <w:r>
              <w:rPr>
                <w:noProof/>
                <w:webHidden/>
              </w:rPr>
            </w:r>
            <w:r>
              <w:rPr>
                <w:noProof/>
                <w:webHidden/>
              </w:rPr>
              <w:fldChar w:fldCharType="separate"/>
            </w:r>
            <w:r w:rsidR="00146EDB">
              <w:rPr>
                <w:noProof/>
                <w:webHidden/>
              </w:rPr>
              <w:t>19</w:t>
            </w:r>
            <w:r>
              <w:rPr>
                <w:noProof/>
                <w:webHidden/>
              </w:rPr>
              <w:fldChar w:fldCharType="end"/>
            </w:r>
          </w:hyperlink>
        </w:p>
        <w:p w14:paraId="757B4DF5" w14:textId="1CD4D9FC"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77" w:history="1">
            <w:r w:rsidRPr="006E6815">
              <w:rPr>
                <w:rStyle w:val="Hyperlink"/>
                <w:iCs/>
                <w:noProof/>
                <w:kern w:val="1"/>
                <w:lang w:val="en-GB"/>
              </w:rPr>
              <w:t>5.5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iCs/>
                <w:noProof/>
                <w:lang w:val="en-GB"/>
              </w:rPr>
              <w:t>Units of Measure</w:t>
            </w:r>
            <w:r>
              <w:rPr>
                <w:noProof/>
                <w:webHidden/>
              </w:rPr>
              <w:tab/>
            </w:r>
            <w:r>
              <w:rPr>
                <w:noProof/>
                <w:webHidden/>
              </w:rPr>
              <w:fldChar w:fldCharType="begin"/>
            </w:r>
            <w:r>
              <w:rPr>
                <w:noProof/>
                <w:webHidden/>
              </w:rPr>
              <w:instrText xml:space="preserve"> PAGEREF _Toc182149077 \h </w:instrText>
            </w:r>
            <w:r>
              <w:rPr>
                <w:noProof/>
                <w:webHidden/>
              </w:rPr>
            </w:r>
            <w:r>
              <w:rPr>
                <w:noProof/>
                <w:webHidden/>
              </w:rPr>
              <w:fldChar w:fldCharType="separate"/>
            </w:r>
            <w:r w:rsidR="00146EDB">
              <w:rPr>
                <w:noProof/>
                <w:webHidden/>
              </w:rPr>
              <w:t>19</w:t>
            </w:r>
            <w:r>
              <w:rPr>
                <w:noProof/>
                <w:webHidden/>
              </w:rPr>
              <w:fldChar w:fldCharType="end"/>
            </w:r>
          </w:hyperlink>
        </w:p>
        <w:p w14:paraId="166AB754" w14:textId="373F7A6E"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78" w:history="1">
            <w:r w:rsidRPr="006E6815">
              <w:rPr>
                <w:rStyle w:val="Hyperlink"/>
                <w:noProof/>
                <w:kern w:val="1"/>
                <w:lang w:val="en-GB"/>
              </w:rPr>
              <w:t>5.6</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Geometric Representation</w:t>
            </w:r>
            <w:r>
              <w:rPr>
                <w:noProof/>
                <w:webHidden/>
              </w:rPr>
              <w:tab/>
            </w:r>
            <w:r>
              <w:rPr>
                <w:noProof/>
                <w:webHidden/>
              </w:rPr>
              <w:fldChar w:fldCharType="begin"/>
            </w:r>
            <w:r>
              <w:rPr>
                <w:noProof/>
                <w:webHidden/>
              </w:rPr>
              <w:instrText xml:space="preserve"> PAGEREF _Toc182149078 \h </w:instrText>
            </w:r>
            <w:r>
              <w:rPr>
                <w:noProof/>
                <w:webHidden/>
              </w:rPr>
            </w:r>
            <w:r>
              <w:rPr>
                <w:noProof/>
                <w:webHidden/>
              </w:rPr>
              <w:fldChar w:fldCharType="separate"/>
            </w:r>
            <w:r w:rsidR="00146EDB">
              <w:rPr>
                <w:noProof/>
                <w:webHidden/>
              </w:rPr>
              <w:t>19</w:t>
            </w:r>
            <w:r>
              <w:rPr>
                <w:noProof/>
                <w:webHidden/>
              </w:rPr>
              <w:fldChar w:fldCharType="end"/>
            </w:r>
          </w:hyperlink>
        </w:p>
        <w:p w14:paraId="1707C6CB" w14:textId="41E87F99"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79" w:history="1">
            <w:r w:rsidRPr="006E6815">
              <w:rPr>
                <w:rStyle w:val="Hyperlink"/>
                <w:noProof/>
                <w:kern w:val="1"/>
                <w:lang w:val="en-GB"/>
              </w:rPr>
              <w:t>6</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Coordinate Reference System (CRS)</w:t>
            </w:r>
            <w:r>
              <w:rPr>
                <w:noProof/>
                <w:webHidden/>
              </w:rPr>
              <w:tab/>
            </w:r>
            <w:r>
              <w:rPr>
                <w:noProof/>
                <w:webHidden/>
              </w:rPr>
              <w:fldChar w:fldCharType="begin"/>
            </w:r>
            <w:r>
              <w:rPr>
                <w:noProof/>
                <w:webHidden/>
              </w:rPr>
              <w:instrText xml:space="preserve"> PAGEREF _Toc182149079 \h </w:instrText>
            </w:r>
            <w:r>
              <w:rPr>
                <w:noProof/>
                <w:webHidden/>
              </w:rPr>
            </w:r>
            <w:r>
              <w:rPr>
                <w:noProof/>
                <w:webHidden/>
              </w:rPr>
              <w:fldChar w:fldCharType="separate"/>
            </w:r>
            <w:r w:rsidR="00146EDB">
              <w:rPr>
                <w:noProof/>
                <w:webHidden/>
              </w:rPr>
              <w:t>20</w:t>
            </w:r>
            <w:r>
              <w:rPr>
                <w:noProof/>
                <w:webHidden/>
              </w:rPr>
              <w:fldChar w:fldCharType="end"/>
            </w:r>
          </w:hyperlink>
        </w:p>
        <w:p w14:paraId="206212D8" w14:textId="415CA3C0"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80" w:history="1">
            <w:r w:rsidRPr="006E6815">
              <w:rPr>
                <w:rStyle w:val="Hyperlink"/>
                <w:noProof/>
                <w:kern w:val="1"/>
                <w:lang w:val="en-GB"/>
              </w:rPr>
              <w:t>6.1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_Toc182149080 \h </w:instrText>
            </w:r>
            <w:r>
              <w:rPr>
                <w:noProof/>
                <w:webHidden/>
              </w:rPr>
            </w:r>
            <w:r>
              <w:rPr>
                <w:noProof/>
                <w:webHidden/>
              </w:rPr>
              <w:fldChar w:fldCharType="separate"/>
            </w:r>
            <w:r w:rsidR="00146EDB">
              <w:rPr>
                <w:noProof/>
                <w:webHidden/>
              </w:rPr>
              <w:t>20</w:t>
            </w:r>
            <w:r>
              <w:rPr>
                <w:noProof/>
                <w:webHidden/>
              </w:rPr>
              <w:fldChar w:fldCharType="end"/>
            </w:r>
          </w:hyperlink>
        </w:p>
        <w:p w14:paraId="6D79ABAD" w14:textId="58E1FA64"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81" w:history="1">
            <w:r w:rsidRPr="006E6815">
              <w:rPr>
                <w:rStyle w:val="Hyperlink"/>
                <w:noProof/>
                <w:kern w:val="1"/>
                <w:lang w:val="en-GB"/>
              </w:rPr>
              <w:t>6.2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Reference systems used in S-124</w:t>
            </w:r>
            <w:r>
              <w:rPr>
                <w:noProof/>
                <w:webHidden/>
              </w:rPr>
              <w:tab/>
            </w:r>
            <w:r>
              <w:rPr>
                <w:noProof/>
                <w:webHidden/>
              </w:rPr>
              <w:fldChar w:fldCharType="begin"/>
            </w:r>
            <w:r>
              <w:rPr>
                <w:noProof/>
                <w:webHidden/>
              </w:rPr>
              <w:instrText xml:space="preserve"> PAGEREF _Toc182149081 \h </w:instrText>
            </w:r>
            <w:r>
              <w:rPr>
                <w:noProof/>
                <w:webHidden/>
              </w:rPr>
            </w:r>
            <w:r>
              <w:rPr>
                <w:noProof/>
                <w:webHidden/>
              </w:rPr>
              <w:fldChar w:fldCharType="separate"/>
            </w:r>
            <w:r w:rsidR="00146EDB">
              <w:rPr>
                <w:noProof/>
                <w:webHidden/>
              </w:rPr>
              <w:t>20</w:t>
            </w:r>
            <w:r>
              <w:rPr>
                <w:noProof/>
                <w:webHidden/>
              </w:rPr>
              <w:fldChar w:fldCharType="end"/>
            </w:r>
          </w:hyperlink>
        </w:p>
        <w:p w14:paraId="6FBC096D" w14:textId="04011D96"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2" w:history="1">
            <w:r w:rsidRPr="006E6815">
              <w:rPr>
                <w:rStyle w:val="Hyperlink"/>
                <w:noProof/>
                <w:kern w:val="1"/>
                <w:lang w:val="en-GB"/>
              </w:rPr>
              <w:t>6.2.1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Vertical Coordinate Reference System</w:t>
            </w:r>
            <w:r>
              <w:rPr>
                <w:noProof/>
                <w:webHidden/>
              </w:rPr>
              <w:tab/>
            </w:r>
            <w:r>
              <w:rPr>
                <w:noProof/>
                <w:webHidden/>
              </w:rPr>
              <w:fldChar w:fldCharType="begin"/>
            </w:r>
            <w:r>
              <w:rPr>
                <w:noProof/>
                <w:webHidden/>
              </w:rPr>
              <w:instrText xml:space="preserve"> PAGEREF _Toc182149082 \h </w:instrText>
            </w:r>
            <w:r>
              <w:rPr>
                <w:noProof/>
                <w:webHidden/>
              </w:rPr>
            </w:r>
            <w:r>
              <w:rPr>
                <w:noProof/>
                <w:webHidden/>
              </w:rPr>
              <w:fldChar w:fldCharType="separate"/>
            </w:r>
            <w:r w:rsidR="00146EDB">
              <w:rPr>
                <w:noProof/>
                <w:webHidden/>
              </w:rPr>
              <w:t>20</w:t>
            </w:r>
            <w:r>
              <w:rPr>
                <w:noProof/>
                <w:webHidden/>
              </w:rPr>
              <w:fldChar w:fldCharType="end"/>
            </w:r>
          </w:hyperlink>
        </w:p>
        <w:p w14:paraId="1BC284EC" w14:textId="2625A528"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3" w:history="1">
            <w:r w:rsidRPr="006E6815">
              <w:rPr>
                <w:rStyle w:val="Hyperlink"/>
                <w:noProof/>
                <w:kern w:val="1"/>
                <w:lang w:val="en-GB"/>
              </w:rPr>
              <w:t>6.2.2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Temporal reference system</w:t>
            </w:r>
            <w:r>
              <w:rPr>
                <w:noProof/>
                <w:webHidden/>
              </w:rPr>
              <w:tab/>
            </w:r>
            <w:r>
              <w:rPr>
                <w:noProof/>
                <w:webHidden/>
              </w:rPr>
              <w:fldChar w:fldCharType="begin"/>
            </w:r>
            <w:r>
              <w:rPr>
                <w:noProof/>
                <w:webHidden/>
              </w:rPr>
              <w:instrText xml:space="preserve"> PAGEREF _Toc182149083 \h </w:instrText>
            </w:r>
            <w:r>
              <w:rPr>
                <w:noProof/>
                <w:webHidden/>
              </w:rPr>
            </w:r>
            <w:r>
              <w:rPr>
                <w:noProof/>
                <w:webHidden/>
              </w:rPr>
              <w:fldChar w:fldCharType="separate"/>
            </w:r>
            <w:r w:rsidR="00146EDB">
              <w:rPr>
                <w:noProof/>
                <w:webHidden/>
              </w:rPr>
              <w:t>21</w:t>
            </w:r>
            <w:r>
              <w:rPr>
                <w:noProof/>
                <w:webHidden/>
              </w:rPr>
              <w:fldChar w:fldCharType="end"/>
            </w:r>
          </w:hyperlink>
        </w:p>
        <w:p w14:paraId="107221FC" w14:textId="04095F24"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84" w:history="1">
            <w:r w:rsidRPr="006E6815">
              <w:rPr>
                <w:rStyle w:val="Hyperlink"/>
                <w:noProof/>
                <w:kern w:val="1"/>
                <w:lang w:val="en-GB"/>
              </w:rPr>
              <w:t>6.3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Projection</w:t>
            </w:r>
            <w:r>
              <w:rPr>
                <w:noProof/>
                <w:webHidden/>
              </w:rPr>
              <w:tab/>
            </w:r>
            <w:r>
              <w:rPr>
                <w:noProof/>
                <w:webHidden/>
              </w:rPr>
              <w:fldChar w:fldCharType="begin"/>
            </w:r>
            <w:r>
              <w:rPr>
                <w:noProof/>
                <w:webHidden/>
              </w:rPr>
              <w:instrText xml:space="preserve"> PAGEREF _Toc182149084 \h </w:instrText>
            </w:r>
            <w:r>
              <w:rPr>
                <w:noProof/>
                <w:webHidden/>
              </w:rPr>
            </w:r>
            <w:r>
              <w:rPr>
                <w:noProof/>
                <w:webHidden/>
              </w:rPr>
              <w:fldChar w:fldCharType="separate"/>
            </w:r>
            <w:r w:rsidR="00146EDB">
              <w:rPr>
                <w:noProof/>
                <w:webHidden/>
              </w:rPr>
              <w:t>21</w:t>
            </w:r>
            <w:r>
              <w:rPr>
                <w:noProof/>
                <w:webHidden/>
              </w:rPr>
              <w:fldChar w:fldCharType="end"/>
            </w:r>
          </w:hyperlink>
        </w:p>
        <w:p w14:paraId="058E88A2" w14:textId="0F578079"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5" w:history="1">
            <w:r w:rsidRPr="006E6815">
              <w:rPr>
                <w:rStyle w:val="Hyperlink"/>
                <w:noProof/>
                <w:kern w:val="1"/>
                <w:lang w:val="en-GB"/>
              </w:rPr>
              <w:t>7</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Capture and Classification</w:t>
            </w:r>
            <w:r>
              <w:rPr>
                <w:noProof/>
                <w:webHidden/>
              </w:rPr>
              <w:tab/>
            </w:r>
            <w:r>
              <w:rPr>
                <w:noProof/>
                <w:webHidden/>
              </w:rPr>
              <w:fldChar w:fldCharType="begin"/>
            </w:r>
            <w:r>
              <w:rPr>
                <w:noProof/>
                <w:webHidden/>
              </w:rPr>
              <w:instrText xml:space="preserve"> PAGEREF _Toc182149085 \h </w:instrText>
            </w:r>
            <w:r>
              <w:rPr>
                <w:noProof/>
                <w:webHidden/>
              </w:rPr>
            </w:r>
            <w:r>
              <w:rPr>
                <w:noProof/>
                <w:webHidden/>
              </w:rPr>
              <w:fldChar w:fldCharType="separate"/>
            </w:r>
            <w:r w:rsidR="00146EDB">
              <w:rPr>
                <w:noProof/>
                <w:webHidden/>
              </w:rPr>
              <w:t>21</w:t>
            </w:r>
            <w:r>
              <w:rPr>
                <w:noProof/>
                <w:webHidden/>
              </w:rPr>
              <w:fldChar w:fldCharType="end"/>
            </w:r>
          </w:hyperlink>
        </w:p>
        <w:p w14:paraId="481C5849" w14:textId="22471B90"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6" w:history="1">
            <w:r w:rsidRPr="006E6815">
              <w:rPr>
                <w:rStyle w:val="Hyperlink"/>
                <w:noProof/>
                <w:kern w:val="1"/>
                <w:lang w:val="en-GB"/>
              </w:rPr>
              <w:t>8</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Datasets</w:t>
            </w:r>
            <w:r>
              <w:rPr>
                <w:noProof/>
                <w:webHidden/>
              </w:rPr>
              <w:tab/>
            </w:r>
            <w:r>
              <w:rPr>
                <w:noProof/>
                <w:webHidden/>
              </w:rPr>
              <w:fldChar w:fldCharType="begin"/>
            </w:r>
            <w:r>
              <w:rPr>
                <w:noProof/>
                <w:webHidden/>
              </w:rPr>
              <w:instrText xml:space="preserve"> PAGEREF _Toc182149086 \h </w:instrText>
            </w:r>
            <w:r>
              <w:rPr>
                <w:noProof/>
                <w:webHidden/>
              </w:rPr>
            </w:r>
            <w:r>
              <w:rPr>
                <w:noProof/>
                <w:webHidden/>
              </w:rPr>
              <w:fldChar w:fldCharType="separate"/>
            </w:r>
            <w:r w:rsidR="00146EDB">
              <w:rPr>
                <w:noProof/>
                <w:webHidden/>
              </w:rPr>
              <w:t>21</w:t>
            </w:r>
            <w:r>
              <w:rPr>
                <w:noProof/>
                <w:webHidden/>
              </w:rPr>
              <w:fldChar w:fldCharType="end"/>
            </w:r>
          </w:hyperlink>
        </w:p>
        <w:p w14:paraId="0273D385" w14:textId="328E5B98"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87" w:history="1">
            <w:r w:rsidRPr="006E6815">
              <w:rPr>
                <w:rStyle w:val="Hyperlink"/>
                <w:noProof/>
                <w:kern w:val="1"/>
                <w:lang w:val="en-GB"/>
              </w:rPr>
              <w:t>8.1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_Toc182149087 \h </w:instrText>
            </w:r>
            <w:r>
              <w:rPr>
                <w:noProof/>
                <w:webHidden/>
              </w:rPr>
            </w:r>
            <w:r>
              <w:rPr>
                <w:noProof/>
                <w:webHidden/>
              </w:rPr>
              <w:fldChar w:fldCharType="separate"/>
            </w:r>
            <w:r w:rsidR="00146EDB">
              <w:rPr>
                <w:noProof/>
                <w:webHidden/>
              </w:rPr>
              <w:t>21</w:t>
            </w:r>
            <w:r>
              <w:rPr>
                <w:noProof/>
                <w:webHidden/>
              </w:rPr>
              <w:fldChar w:fldCharType="end"/>
            </w:r>
          </w:hyperlink>
        </w:p>
        <w:p w14:paraId="3086577B" w14:textId="10241486"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8" w:history="1">
            <w:r w:rsidRPr="006E6815">
              <w:rPr>
                <w:rStyle w:val="Hyperlink"/>
                <w:noProof/>
                <w:kern w:val="1"/>
                <w:lang w:val="en-GB"/>
              </w:rPr>
              <w:t>8.1.1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encoding</w:t>
            </w:r>
            <w:r>
              <w:rPr>
                <w:noProof/>
                <w:webHidden/>
              </w:rPr>
              <w:tab/>
            </w:r>
            <w:r>
              <w:rPr>
                <w:noProof/>
                <w:webHidden/>
              </w:rPr>
              <w:fldChar w:fldCharType="begin"/>
            </w:r>
            <w:r>
              <w:rPr>
                <w:noProof/>
                <w:webHidden/>
              </w:rPr>
              <w:instrText xml:space="preserve"> PAGEREF _Toc182149088 \h </w:instrText>
            </w:r>
            <w:r>
              <w:rPr>
                <w:noProof/>
                <w:webHidden/>
              </w:rPr>
            </w:r>
            <w:r>
              <w:rPr>
                <w:noProof/>
                <w:webHidden/>
              </w:rPr>
              <w:fldChar w:fldCharType="separate"/>
            </w:r>
            <w:r w:rsidR="00146EDB">
              <w:rPr>
                <w:noProof/>
                <w:webHidden/>
              </w:rPr>
              <w:t>21</w:t>
            </w:r>
            <w:r>
              <w:rPr>
                <w:noProof/>
                <w:webHidden/>
              </w:rPr>
              <w:fldChar w:fldCharType="end"/>
            </w:r>
          </w:hyperlink>
        </w:p>
        <w:p w14:paraId="2CD6CC13" w14:textId="76AC06FF"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89" w:history="1">
            <w:r w:rsidRPr="006E6815">
              <w:rPr>
                <w:rStyle w:val="Hyperlink"/>
                <w:noProof/>
                <w:kern w:val="1"/>
                <w:lang w:val="en-GB"/>
              </w:rPr>
              <w:t>8.1.2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Types of datasets</w:t>
            </w:r>
            <w:r>
              <w:rPr>
                <w:noProof/>
                <w:webHidden/>
              </w:rPr>
              <w:tab/>
            </w:r>
            <w:r>
              <w:rPr>
                <w:noProof/>
                <w:webHidden/>
              </w:rPr>
              <w:fldChar w:fldCharType="begin"/>
            </w:r>
            <w:r>
              <w:rPr>
                <w:noProof/>
                <w:webHidden/>
              </w:rPr>
              <w:instrText xml:space="preserve"> PAGEREF _Toc182149089 \h </w:instrText>
            </w:r>
            <w:r>
              <w:rPr>
                <w:noProof/>
                <w:webHidden/>
              </w:rPr>
            </w:r>
            <w:r>
              <w:rPr>
                <w:noProof/>
                <w:webHidden/>
              </w:rPr>
              <w:fldChar w:fldCharType="separate"/>
            </w:r>
            <w:r w:rsidR="00146EDB">
              <w:rPr>
                <w:noProof/>
                <w:webHidden/>
              </w:rPr>
              <w:t>21</w:t>
            </w:r>
            <w:r>
              <w:rPr>
                <w:noProof/>
                <w:webHidden/>
              </w:rPr>
              <w:fldChar w:fldCharType="end"/>
            </w:r>
          </w:hyperlink>
        </w:p>
        <w:p w14:paraId="475FBCD5" w14:textId="70C73E2B"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90" w:history="1">
            <w:r w:rsidRPr="006E6815">
              <w:rPr>
                <w:rStyle w:val="Hyperlink"/>
                <w:noProof/>
                <w:kern w:val="1"/>
                <w:lang w:val="en-GB"/>
              </w:rPr>
              <w:t>8.1.3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In-Force Bulletin</w:t>
            </w:r>
            <w:r>
              <w:rPr>
                <w:noProof/>
                <w:webHidden/>
              </w:rPr>
              <w:tab/>
            </w:r>
            <w:r>
              <w:rPr>
                <w:noProof/>
                <w:webHidden/>
              </w:rPr>
              <w:fldChar w:fldCharType="begin"/>
            </w:r>
            <w:r>
              <w:rPr>
                <w:noProof/>
                <w:webHidden/>
              </w:rPr>
              <w:instrText xml:space="preserve"> PAGEREF _Toc182149090 \h </w:instrText>
            </w:r>
            <w:r>
              <w:rPr>
                <w:noProof/>
                <w:webHidden/>
              </w:rPr>
            </w:r>
            <w:r>
              <w:rPr>
                <w:noProof/>
                <w:webHidden/>
              </w:rPr>
              <w:fldChar w:fldCharType="separate"/>
            </w:r>
            <w:r w:rsidR="00146EDB">
              <w:rPr>
                <w:noProof/>
                <w:webHidden/>
              </w:rPr>
              <w:t>22</w:t>
            </w:r>
            <w:r>
              <w:rPr>
                <w:noProof/>
                <w:webHidden/>
              </w:rPr>
              <w:fldChar w:fldCharType="end"/>
            </w:r>
          </w:hyperlink>
        </w:p>
        <w:p w14:paraId="3EDC1F9B" w14:textId="12CA311F"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091" w:history="1">
            <w:r w:rsidRPr="006E6815">
              <w:rPr>
                <w:rStyle w:val="Hyperlink"/>
                <w:noProof/>
                <w:kern w:val="1"/>
                <w:lang w:val="en-GB"/>
              </w:rPr>
              <w:t>8.1.4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No message on hand</w:t>
            </w:r>
            <w:r>
              <w:rPr>
                <w:noProof/>
                <w:webHidden/>
              </w:rPr>
              <w:tab/>
            </w:r>
            <w:r>
              <w:rPr>
                <w:noProof/>
                <w:webHidden/>
              </w:rPr>
              <w:fldChar w:fldCharType="begin"/>
            </w:r>
            <w:r>
              <w:rPr>
                <w:noProof/>
                <w:webHidden/>
              </w:rPr>
              <w:instrText xml:space="preserve"> PAGEREF _Toc182149091 \h </w:instrText>
            </w:r>
            <w:r>
              <w:rPr>
                <w:noProof/>
                <w:webHidden/>
              </w:rPr>
            </w:r>
            <w:r>
              <w:rPr>
                <w:noProof/>
                <w:webHidden/>
              </w:rPr>
              <w:fldChar w:fldCharType="separate"/>
            </w:r>
            <w:r w:rsidR="00146EDB">
              <w:rPr>
                <w:noProof/>
                <w:webHidden/>
              </w:rPr>
              <w:t>23</w:t>
            </w:r>
            <w:r>
              <w:rPr>
                <w:noProof/>
                <w:webHidden/>
              </w:rPr>
              <w:fldChar w:fldCharType="end"/>
            </w:r>
          </w:hyperlink>
        </w:p>
        <w:p w14:paraId="1DB54A30" w14:textId="6F8F4B7F"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2" w:history="1">
            <w:r w:rsidRPr="006E6815">
              <w:rPr>
                <w:rStyle w:val="Hyperlink"/>
                <w:noProof/>
                <w:kern w:val="1"/>
                <w:lang w:val="en-GB"/>
              </w:rPr>
              <w:t>8.2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Encoding of latitude and longitude</w:t>
            </w:r>
            <w:r>
              <w:rPr>
                <w:noProof/>
                <w:webHidden/>
              </w:rPr>
              <w:tab/>
            </w:r>
            <w:r>
              <w:rPr>
                <w:noProof/>
                <w:webHidden/>
              </w:rPr>
              <w:fldChar w:fldCharType="begin"/>
            </w:r>
            <w:r>
              <w:rPr>
                <w:noProof/>
                <w:webHidden/>
              </w:rPr>
              <w:instrText xml:space="preserve"> PAGEREF _Toc182149092 \h </w:instrText>
            </w:r>
            <w:r>
              <w:rPr>
                <w:noProof/>
                <w:webHidden/>
              </w:rPr>
            </w:r>
            <w:r>
              <w:rPr>
                <w:noProof/>
                <w:webHidden/>
              </w:rPr>
              <w:fldChar w:fldCharType="separate"/>
            </w:r>
            <w:r w:rsidR="00146EDB">
              <w:rPr>
                <w:noProof/>
                <w:webHidden/>
              </w:rPr>
              <w:t>23</w:t>
            </w:r>
            <w:r>
              <w:rPr>
                <w:noProof/>
                <w:webHidden/>
              </w:rPr>
              <w:fldChar w:fldCharType="end"/>
            </w:r>
          </w:hyperlink>
        </w:p>
        <w:p w14:paraId="4EEBD4D9" w14:textId="7C03BC79"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3" w:history="1">
            <w:r w:rsidRPr="006E6815">
              <w:rPr>
                <w:rStyle w:val="Hyperlink"/>
                <w:noProof/>
                <w:kern w:val="1"/>
                <w:lang w:val="en-GB"/>
              </w:rPr>
              <w:t>8.3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Numeric attribute encoding</w:t>
            </w:r>
            <w:r>
              <w:rPr>
                <w:noProof/>
                <w:webHidden/>
              </w:rPr>
              <w:tab/>
            </w:r>
            <w:r>
              <w:rPr>
                <w:noProof/>
                <w:webHidden/>
              </w:rPr>
              <w:fldChar w:fldCharType="begin"/>
            </w:r>
            <w:r>
              <w:rPr>
                <w:noProof/>
                <w:webHidden/>
              </w:rPr>
              <w:instrText xml:space="preserve"> PAGEREF _Toc182149093 \h </w:instrText>
            </w:r>
            <w:r>
              <w:rPr>
                <w:noProof/>
                <w:webHidden/>
              </w:rPr>
            </w:r>
            <w:r>
              <w:rPr>
                <w:noProof/>
                <w:webHidden/>
              </w:rPr>
              <w:fldChar w:fldCharType="separate"/>
            </w:r>
            <w:r w:rsidR="00146EDB">
              <w:rPr>
                <w:noProof/>
                <w:webHidden/>
              </w:rPr>
              <w:t>23</w:t>
            </w:r>
            <w:r>
              <w:rPr>
                <w:noProof/>
                <w:webHidden/>
              </w:rPr>
              <w:fldChar w:fldCharType="end"/>
            </w:r>
          </w:hyperlink>
        </w:p>
        <w:p w14:paraId="485178A0" w14:textId="0247D0EF"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4" w:history="1">
            <w:r w:rsidRPr="006E6815">
              <w:rPr>
                <w:rStyle w:val="Hyperlink"/>
                <w:noProof/>
                <w:kern w:val="1"/>
                <w:lang w:val="en-GB"/>
              </w:rPr>
              <w:t>8.4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Text attribute values</w:t>
            </w:r>
            <w:r>
              <w:rPr>
                <w:noProof/>
                <w:webHidden/>
              </w:rPr>
              <w:tab/>
            </w:r>
            <w:r>
              <w:rPr>
                <w:noProof/>
                <w:webHidden/>
              </w:rPr>
              <w:fldChar w:fldCharType="begin"/>
            </w:r>
            <w:r>
              <w:rPr>
                <w:noProof/>
                <w:webHidden/>
              </w:rPr>
              <w:instrText xml:space="preserve"> PAGEREF _Toc182149094 \h </w:instrText>
            </w:r>
            <w:r>
              <w:rPr>
                <w:noProof/>
                <w:webHidden/>
              </w:rPr>
            </w:r>
            <w:r>
              <w:rPr>
                <w:noProof/>
                <w:webHidden/>
              </w:rPr>
              <w:fldChar w:fldCharType="separate"/>
            </w:r>
            <w:r w:rsidR="00146EDB">
              <w:rPr>
                <w:noProof/>
                <w:webHidden/>
              </w:rPr>
              <w:t>23</w:t>
            </w:r>
            <w:r>
              <w:rPr>
                <w:noProof/>
                <w:webHidden/>
              </w:rPr>
              <w:fldChar w:fldCharType="end"/>
            </w:r>
          </w:hyperlink>
        </w:p>
        <w:p w14:paraId="788D6C43" w14:textId="587E9343"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5" w:history="1">
            <w:r w:rsidRPr="006E6815">
              <w:rPr>
                <w:rStyle w:val="Hyperlink"/>
                <w:noProof/>
                <w:kern w:val="1"/>
                <w:lang w:val="en-GB"/>
              </w:rPr>
              <w:t>8.5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Mandatory Attribute Values</w:t>
            </w:r>
            <w:r>
              <w:rPr>
                <w:noProof/>
                <w:webHidden/>
              </w:rPr>
              <w:tab/>
            </w:r>
            <w:r>
              <w:rPr>
                <w:noProof/>
                <w:webHidden/>
              </w:rPr>
              <w:fldChar w:fldCharType="begin"/>
            </w:r>
            <w:r>
              <w:rPr>
                <w:noProof/>
                <w:webHidden/>
              </w:rPr>
              <w:instrText xml:space="preserve"> PAGEREF _Toc182149095 \h </w:instrText>
            </w:r>
            <w:r>
              <w:rPr>
                <w:noProof/>
                <w:webHidden/>
              </w:rPr>
            </w:r>
            <w:r>
              <w:rPr>
                <w:noProof/>
                <w:webHidden/>
              </w:rPr>
              <w:fldChar w:fldCharType="separate"/>
            </w:r>
            <w:r w:rsidR="00146EDB">
              <w:rPr>
                <w:noProof/>
                <w:webHidden/>
              </w:rPr>
              <w:t>23</w:t>
            </w:r>
            <w:r>
              <w:rPr>
                <w:noProof/>
                <w:webHidden/>
              </w:rPr>
              <w:fldChar w:fldCharType="end"/>
            </w:r>
          </w:hyperlink>
        </w:p>
        <w:p w14:paraId="647F33E2" w14:textId="29C4A53C"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6" w:history="1">
            <w:r w:rsidRPr="006E6815">
              <w:rPr>
                <w:rStyle w:val="Hyperlink"/>
                <w:noProof/>
                <w:kern w:val="1"/>
                <w:lang w:val="en-GB"/>
              </w:rPr>
              <w:t>8.6</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Unknown attribute values</w:t>
            </w:r>
            <w:r>
              <w:rPr>
                <w:noProof/>
                <w:webHidden/>
              </w:rPr>
              <w:tab/>
            </w:r>
            <w:r>
              <w:rPr>
                <w:noProof/>
                <w:webHidden/>
              </w:rPr>
              <w:fldChar w:fldCharType="begin"/>
            </w:r>
            <w:r>
              <w:rPr>
                <w:noProof/>
                <w:webHidden/>
              </w:rPr>
              <w:instrText xml:space="preserve"> PAGEREF _Toc182149096 \h </w:instrText>
            </w:r>
            <w:r>
              <w:rPr>
                <w:noProof/>
                <w:webHidden/>
              </w:rPr>
            </w:r>
            <w:r>
              <w:rPr>
                <w:noProof/>
                <w:webHidden/>
              </w:rPr>
              <w:fldChar w:fldCharType="separate"/>
            </w:r>
            <w:r w:rsidR="00146EDB">
              <w:rPr>
                <w:noProof/>
                <w:webHidden/>
              </w:rPr>
              <w:t>23</w:t>
            </w:r>
            <w:r>
              <w:rPr>
                <w:noProof/>
                <w:webHidden/>
              </w:rPr>
              <w:fldChar w:fldCharType="end"/>
            </w:r>
          </w:hyperlink>
        </w:p>
        <w:p w14:paraId="7EF65484" w14:textId="5CFA92BA"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7" w:history="1">
            <w:r w:rsidRPr="006E6815">
              <w:rPr>
                <w:rStyle w:val="Hyperlink"/>
                <w:noProof/>
                <w:kern w:val="1"/>
                <w:lang w:val="en-GB"/>
              </w:rPr>
              <w:t>8.7</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Object identifiers</w:t>
            </w:r>
            <w:r>
              <w:rPr>
                <w:noProof/>
                <w:webHidden/>
              </w:rPr>
              <w:tab/>
            </w:r>
            <w:r>
              <w:rPr>
                <w:noProof/>
                <w:webHidden/>
              </w:rPr>
              <w:fldChar w:fldCharType="begin"/>
            </w:r>
            <w:r>
              <w:rPr>
                <w:noProof/>
                <w:webHidden/>
              </w:rPr>
              <w:instrText xml:space="preserve"> PAGEREF _Toc182149097 \h </w:instrText>
            </w:r>
            <w:r>
              <w:rPr>
                <w:noProof/>
                <w:webHidden/>
              </w:rPr>
            </w:r>
            <w:r>
              <w:rPr>
                <w:noProof/>
                <w:webHidden/>
              </w:rPr>
              <w:fldChar w:fldCharType="separate"/>
            </w:r>
            <w:r w:rsidR="00146EDB">
              <w:rPr>
                <w:noProof/>
                <w:webHidden/>
              </w:rPr>
              <w:t>24</w:t>
            </w:r>
            <w:r>
              <w:rPr>
                <w:noProof/>
                <w:webHidden/>
              </w:rPr>
              <w:fldChar w:fldCharType="end"/>
            </w:r>
          </w:hyperlink>
        </w:p>
        <w:p w14:paraId="4B154FFA" w14:textId="053C8E47"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8" w:history="1">
            <w:r w:rsidRPr="006E6815">
              <w:rPr>
                <w:rStyle w:val="Hyperlink"/>
                <w:noProof/>
                <w:kern w:val="1"/>
                <w:lang w:val="en-GB"/>
              </w:rPr>
              <w:t>8.8</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Geometry</w:t>
            </w:r>
            <w:r>
              <w:rPr>
                <w:noProof/>
                <w:webHidden/>
              </w:rPr>
              <w:tab/>
            </w:r>
            <w:r>
              <w:rPr>
                <w:noProof/>
                <w:webHidden/>
              </w:rPr>
              <w:fldChar w:fldCharType="begin"/>
            </w:r>
            <w:r>
              <w:rPr>
                <w:noProof/>
                <w:webHidden/>
              </w:rPr>
              <w:instrText xml:space="preserve"> PAGEREF _Toc182149098 \h </w:instrText>
            </w:r>
            <w:r>
              <w:rPr>
                <w:noProof/>
                <w:webHidden/>
              </w:rPr>
            </w:r>
            <w:r>
              <w:rPr>
                <w:noProof/>
                <w:webHidden/>
              </w:rPr>
              <w:fldChar w:fldCharType="separate"/>
            </w:r>
            <w:r w:rsidR="00146EDB">
              <w:rPr>
                <w:noProof/>
                <w:webHidden/>
              </w:rPr>
              <w:t>24</w:t>
            </w:r>
            <w:r>
              <w:rPr>
                <w:noProof/>
                <w:webHidden/>
              </w:rPr>
              <w:fldChar w:fldCharType="end"/>
            </w:r>
          </w:hyperlink>
        </w:p>
        <w:p w14:paraId="0BAA05C3" w14:textId="4A1F6F92"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099" w:history="1">
            <w:r w:rsidRPr="006E6815">
              <w:rPr>
                <w:rStyle w:val="Hyperlink"/>
                <w:noProof/>
                <w:kern w:val="1"/>
                <w:lang w:val="en-GB"/>
              </w:rPr>
              <w:t>8.9</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coverage</w:t>
            </w:r>
            <w:r>
              <w:rPr>
                <w:noProof/>
                <w:webHidden/>
              </w:rPr>
              <w:tab/>
            </w:r>
            <w:r>
              <w:rPr>
                <w:noProof/>
                <w:webHidden/>
              </w:rPr>
              <w:fldChar w:fldCharType="begin"/>
            </w:r>
            <w:r>
              <w:rPr>
                <w:noProof/>
                <w:webHidden/>
              </w:rPr>
              <w:instrText xml:space="preserve"> PAGEREF _Toc182149099 \h </w:instrText>
            </w:r>
            <w:r>
              <w:rPr>
                <w:noProof/>
                <w:webHidden/>
              </w:rPr>
            </w:r>
            <w:r>
              <w:rPr>
                <w:noProof/>
                <w:webHidden/>
              </w:rPr>
              <w:fldChar w:fldCharType="separate"/>
            </w:r>
            <w:r w:rsidR="00146EDB">
              <w:rPr>
                <w:noProof/>
                <w:webHidden/>
              </w:rPr>
              <w:t>24</w:t>
            </w:r>
            <w:r>
              <w:rPr>
                <w:noProof/>
                <w:webHidden/>
              </w:rPr>
              <w:fldChar w:fldCharType="end"/>
            </w:r>
          </w:hyperlink>
        </w:p>
        <w:p w14:paraId="14ABB873" w14:textId="3C5AFB35"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00" w:history="1">
            <w:r w:rsidRPr="006E6815">
              <w:rPr>
                <w:rStyle w:val="Hyperlink"/>
                <w:noProof/>
                <w:kern w:val="1"/>
                <w:lang w:val="en-GB"/>
              </w:rPr>
              <w:t>8.9.1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extent</w:t>
            </w:r>
            <w:r>
              <w:rPr>
                <w:noProof/>
                <w:webHidden/>
              </w:rPr>
              <w:tab/>
            </w:r>
            <w:r>
              <w:rPr>
                <w:noProof/>
                <w:webHidden/>
              </w:rPr>
              <w:fldChar w:fldCharType="begin"/>
            </w:r>
            <w:r>
              <w:rPr>
                <w:noProof/>
                <w:webHidden/>
              </w:rPr>
              <w:instrText xml:space="preserve"> PAGEREF _Toc182149100 \h </w:instrText>
            </w:r>
            <w:r>
              <w:rPr>
                <w:noProof/>
                <w:webHidden/>
              </w:rPr>
            </w:r>
            <w:r>
              <w:rPr>
                <w:noProof/>
                <w:webHidden/>
              </w:rPr>
              <w:fldChar w:fldCharType="separate"/>
            </w:r>
            <w:r w:rsidR="00146EDB">
              <w:rPr>
                <w:noProof/>
                <w:webHidden/>
              </w:rPr>
              <w:t>24</w:t>
            </w:r>
            <w:r>
              <w:rPr>
                <w:noProof/>
                <w:webHidden/>
              </w:rPr>
              <w:fldChar w:fldCharType="end"/>
            </w:r>
          </w:hyperlink>
        </w:p>
        <w:p w14:paraId="1ACFC682" w14:textId="0F37D118"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1" w:history="1">
            <w:r w:rsidRPr="006E6815">
              <w:rPr>
                <w:rStyle w:val="Hyperlink"/>
                <w:noProof/>
                <w:kern w:val="1"/>
                <w:lang w:val="en-GB"/>
              </w:rPr>
              <w:t>8.10</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overlap</w:t>
            </w:r>
            <w:r>
              <w:rPr>
                <w:noProof/>
                <w:webHidden/>
              </w:rPr>
              <w:tab/>
            </w:r>
            <w:r>
              <w:rPr>
                <w:noProof/>
                <w:webHidden/>
              </w:rPr>
              <w:fldChar w:fldCharType="begin"/>
            </w:r>
            <w:r>
              <w:rPr>
                <w:noProof/>
                <w:webHidden/>
              </w:rPr>
              <w:instrText xml:space="preserve"> PAGEREF _Toc182149101 \h </w:instrText>
            </w:r>
            <w:r>
              <w:rPr>
                <w:noProof/>
                <w:webHidden/>
              </w:rPr>
            </w:r>
            <w:r>
              <w:rPr>
                <w:noProof/>
                <w:webHidden/>
              </w:rPr>
              <w:fldChar w:fldCharType="separate"/>
            </w:r>
            <w:r w:rsidR="00146EDB">
              <w:rPr>
                <w:noProof/>
                <w:webHidden/>
              </w:rPr>
              <w:t>24</w:t>
            </w:r>
            <w:r>
              <w:rPr>
                <w:noProof/>
                <w:webHidden/>
              </w:rPr>
              <w:fldChar w:fldCharType="end"/>
            </w:r>
          </w:hyperlink>
        </w:p>
        <w:p w14:paraId="2FFF1B94" w14:textId="57D9BAAD"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2" w:history="1">
            <w:r w:rsidRPr="006E6815">
              <w:rPr>
                <w:rStyle w:val="Hyperlink"/>
                <w:noProof/>
                <w:kern w:val="1"/>
                <w:lang w:val="en-GB"/>
              </w:rPr>
              <w:t>8.11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quality</w:t>
            </w:r>
            <w:r>
              <w:rPr>
                <w:noProof/>
                <w:webHidden/>
              </w:rPr>
              <w:tab/>
            </w:r>
            <w:r>
              <w:rPr>
                <w:noProof/>
                <w:webHidden/>
              </w:rPr>
              <w:fldChar w:fldCharType="begin"/>
            </w:r>
            <w:r>
              <w:rPr>
                <w:noProof/>
                <w:webHidden/>
              </w:rPr>
              <w:instrText xml:space="preserve"> PAGEREF _Toc182149102 \h </w:instrText>
            </w:r>
            <w:r>
              <w:rPr>
                <w:noProof/>
                <w:webHidden/>
              </w:rPr>
            </w:r>
            <w:r>
              <w:rPr>
                <w:noProof/>
                <w:webHidden/>
              </w:rPr>
              <w:fldChar w:fldCharType="separate"/>
            </w:r>
            <w:r w:rsidR="00146EDB">
              <w:rPr>
                <w:noProof/>
                <w:webHidden/>
              </w:rPr>
              <w:t>24</w:t>
            </w:r>
            <w:r>
              <w:rPr>
                <w:noProof/>
                <w:webHidden/>
              </w:rPr>
              <w:fldChar w:fldCharType="end"/>
            </w:r>
          </w:hyperlink>
        </w:p>
        <w:p w14:paraId="68D1D900" w14:textId="2D117636"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03" w:history="1">
            <w:r w:rsidRPr="006E6815">
              <w:rPr>
                <w:rStyle w:val="Hyperlink"/>
                <w:noProof/>
                <w:kern w:val="1"/>
                <w:lang w:val="en-GB"/>
              </w:rPr>
              <w:t>8.11.1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Validation checks</w:t>
            </w:r>
            <w:r>
              <w:rPr>
                <w:noProof/>
                <w:webHidden/>
              </w:rPr>
              <w:tab/>
            </w:r>
            <w:r>
              <w:rPr>
                <w:noProof/>
                <w:webHidden/>
              </w:rPr>
              <w:fldChar w:fldCharType="begin"/>
            </w:r>
            <w:r>
              <w:rPr>
                <w:noProof/>
                <w:webHidden/>
              </w:rPr>
              <w:instrText xml:space="preserve"> PAGEREF _Toc182149103 \h </w:instrText>
            </w:r>
            <w:r>
              <w:rPr>
                <w:noProof/>
                <w:webHidden/>
              </w:rPr>
            </w:r>
            <w:r>
              <w:rPr>
                <w:noProof/>
                <w:webHidden/>
              </w:rPr>
              <w:fldChar w:fldCharType="separate"/>
            </w:r>
            <w:r w:rsidR="00146EDB">
              <w:rPr>
                <w:noProof/>
                <w:webHidden/>
              </w:rPr>
              <w:t>25</w:t>
            </w:r>
            <w:r>
              <w:rPr>
                <w:noProof/>
                <w:webHidden/>
              </w:rPr>
              <w:fldChar w:fldCharType="end"/>
            </w:r>
          </w:hyperlink>
        </w:p>
        <w:p w14:paraId="557EC5D7" w14:textId="5C37B339"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4" w:history="1">
            <w:r w:rsidRPr="006E6815">
              <w:rPr>
                <w:rStyle w:val="Hyperlink"/>
                <w:noProof/>
                <w:kern w:val="1"/>
                <w:lang w:val="en-GB"/>
              </w:rPr>
              <w:t>8.12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Use of datasets</w:t>
            </w:r>
            <w:r>
              <w:rPr>
                <w:noProof/>
                <w:webHidden/>
              </w:rPr>
              <w:tab/>
            </w:r>
            <w:r>
              <w:rPr>
                <w:noProof/>
                <w:webHidden/>
              </w:rPr>
              <w:fldChar w:fldCharType="begin"/>
            </w:r>
            <w:r>
              <w:rPr>
                <w:noProof/>
                <w:webHidden/>
              </w:rPr>
              <w:instrText xml:space="preserve"> PAGEREF _Toc182149104 \h </w:instrText>
            </w:r>
            <w:r>
              <w:rPr>
                <w:noProof/>
                <w:webHidden/>
              </w:rPr>
            </w:r>
            <w:r>
              <w:rPr>
                <w:noProof/>
                <w:webHidden/>
              </w:rPr>
              <w:fldChar w:fldCharType="separate"/>
            </w:r>
            <w:r w:rsidR="00146EDB">
              <w:rPr>
                <w:noProof/>
                <w:webHidden/>
              </w:rPr>
              <w:t>25</w:t>
            </w:r>
            <w:r>
              <w:rPr>
                <w:noProof/>
                <w:webHidden/>
              </w:rPr>
              <w:fldChar w:fldCharType="end"/>
            </w:r>
          </w:hyperlink>
        </w:p>
        <w:p w14:paraId="7B78B812" w14:textId="4DC29774"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5" w:history="1">
            <w:r w:rsidRPr="006E6815">
              <w:rPr>
                <w:rStyle w:val="Hyperlink"/>
                <w:noProof/>
                <w:kern w:val="1"/>
                <w:lang w:val="en-GB"/>
              </w:rPr>
              <w:t>8.13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Scale in S-124 datasets</w:t>
            </w:r>
            <w:r>
              <w:rPr>
                <w:noProof/>
                <w:webHidden/>
              </w:rPr>
              <w:tab/>
            </w:r>
            <w:r>
              <w:rPr>
                <w:noProof/>
                <w:webHidden/>
              </w:rPr>
              <w:fldChar w:fldCharType="begin"/>
            </w:r>
            <w:r>
              <w:rPr>
                <w:noProof/>
                <w:webHidden/>
              </w:rPr>
              <w:instrText xml:space="preserve"> PAGEREF _Toc182149105 \h </w:instrText>
            </w:r>
            <w:r>
              <w:rPr>
                <w:noProof/>
                <w:webHidden/>
              </w:rPr>
            </w:r>
            <w:r>
              <w:rPr>
                <w:noProof/>
                <w:webHidden/>
              </w:rPr>
              <w:fldChar w:fldCharType="separate"/>
            </w:r>
            <w:r w:rsidR="00146EDB">
              <w:rPr>
                <w:noProof/>
                <w:webHidden/>
              </w:rPr>
              <w:t>25</w:t>
            </w:r>
            <w:r>
              <w:rPr>
                <w:noProof/>
                <w:webHidden/>
              </w:rPr>
              <w:fldChar w:fldCharType="end"/>
            </w:r>
          </w:hyperlink>
        </w:p>
        <w:p w14:paraId="613A8B1D" w14:textId="5AE115F3"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06" w:history="1">
            <w:r w:rsidRPr="006E6815">
              <w:rPr>
                <w:rStyle w:val="Hyperlink"/>
                <w:noProof/>
                <w:kern w:val="1"/>
                <w:lang w:val="en-GB"/>
              </w:rPr>
              <w:t>9</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Delivery</w:t>
            </w:r>
            <w:r>
              <w:rPr>
                <w:noProof/>
                <w:webHidden/>
              </w:rPr>
              <w:tab/>
            </w:r>
            <w:r>
              <w:rPr>
                <w:noProof/>
                <w:webHidden/>
              </w:rPr>
              <w:fldChar w:fldCharType="begin"/>
            </w:r>
            <w:r>
              <w:rPr>
                <w:noProof/>
                <w:webHidden/>
              </w:rPr>
              <w:instrText xml:space="preserve"> PAGEREF _Toc182149106 \h </w:instrText>
            </w:r>
            <w:r>
              <w:rPr>
                <w:noProof/>
                <w:webHidden/>
              </w:rPr>
            </w:r>
            <w:r>
              <w:rPr>
                <w:noProof/>
                <w:webHidden/>
              </w:rPr>
              <w:fldChar w:fldCharType="separate"/>
            </w:r>
            <w:r w:rsidR="00146EDB">
              <w:rPr>
                <w:noProof/>
                <w:webHidden/>
              </w:rPr>
              <w:t>25</w:t>
            </w:r>
            <w:r>
              <w:rPr>
                <w:noProof/>
                <w:webHidden/>
              </w:rPr>
              <w:fldChar w:fldCharType="end"/>
            </w:r>
          </w:hyperlink>
        </w:p>
        <w:p w14:paraId="1DF7CC0D" w14:textId="4A8A9514"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7" w:history="1">
            <w:r w:rsidRPr="006E6815">
              <w:rPr>
                <w:rStyle w:val="Hyperlink"/>
                <w:noProof/>
                <w:kern w:val="1"/>
                <w:lang w:val="en-GB"/>
              </w:rPr>
              <w:t>9.1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Product Delivery Information</w:t>
            </w:r>
            <w:r>
              <w:rPr>
                <w:noProof/>
                <w:webHidden/>
              </w:rPr>
              <w:tab/>
            </w:r>
            <w:r>
              <w:rPr>
                <w:noProof/>
                <w:webHidden/>
              </w:rPr>
              <w:fldChar w:fldCharType="begin"/>
            </w:r>
            <w:r>
              <w:rPr>
                <w:noProof/>
                <w:webHidden/>
              </w:rPr>
              <w:instrText xml:space="preserve"> PAGEREF _Toc182149107 \h </w:instrText>
            </w:r>
            <w:r>
              <w:rPr>
                <w:noProof/>
                <w:webHidden/>
              </w:rPr>
            </w:r>
            <w:r>
              <w:rPr>
                <w:noProof/>
                <w:webHidden/>
              </w:rPr>
              <w:fldChar w:fldCharType="separate"/>
            </w:r>
            <w:r w:rsidR="00146EDB">
              <w:rPr>
                <w:noProof/>
                <w:webHidden/>
              </w:rPr>
              <w:t>25</w:t>
            </w:r>
            <w:r>
              <w:rPr>
                <w:noProof/>
                <w:webHidden/>
              </w:rPr>
              <w:fldChar w:fldCharType="end"/>
            </w:r>
          </w:hyperlink>
        </w:p>
        <w:p w14:paraId="465BD382" w14:textId="6CFA1270"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08" w:history="1">
            <w:r w:rsidRPr="006E6815">
              <w:rPr>
                <w:rStyle w:val="Hyperlink"/>
                <w:noProof/>
                <w:kern w:val="1"/>
                <w:lang w:val="en-GB"/>
              </w:rPr>
              <w:t>9.2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Dataset loading</w:t>
            </w:r>
            <w:r>
              <w:rPr>
                <w:noProof/>
                <w:webHidden/>
              </w:rPr>
              <w:tab/>
            </w:r>
            <w:r>
              <w:rPr>
                <w:noProof/>
                <w:webHidden/>
              </w:rPr>
              <w:fldChar w:fldCharType="begin"/>
            </w:r>
            <w:r>
              <w:rPr>
                <w:noProof/>
                <w:webHidden/>
              </w:rPr>
              <w:instrText xml:space="preserve"> PAGEREF _Toc182149108 \h </w:instrText>
            </w:r>
            <w:r>
              <w:rPr>
                <w:noProof/>
                <w:webHidden/>
              </w:rPr>
            </w:r>
            <w:r>
              <w:rPr>
                <w:noProof/>
                <w:webHidden/>
              </w:rPr>
              <w:fldChar w:fldCharType="separate"/>
            </w:r>
            <w:r w:rsidR="00146EDB">
              <w:rPr>
                <w:noProof/>
                <w:webHidden/>
              </w:rPr>
              <w:t>25</w:t>
            </w:r>
            <w:r>
              <w:rPr>
                <w:noProof/>
                <w:webHidden/>
              </w:rPr>
              <w:fldChar w:fldCharType="end"/>
            </w:r>
          </w:hyperlink>
        </w:p>
        <w:p w14:paraId="4BCDF253" w14:textId="16462097"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09" w:history="1">
            <w:r w:rsidRPr="006E6815">
              <w:rPr>
                <w:rStyle w:val="Hyperlink"/>
                <w:noProof/>
                <w:kern w:val="1"/>
                <w:lang w:val="en-GB"/>
              </w:rPr>
              <w:t>9.2.1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Use of S-124 in ECDIS</w:t>
            </w:r>
            <w:r>
              <w:rPr>
                <w:noProof/>
                <w:webHidden/>
              </w:rPr>
              <w:tab/>
            </w:r>
            <w:r>
              <w:rPr>
                <w:noProof/>
                <w:webHidden/>
              </w:rPr>
              <w:fldChar w:fldCharType="begin"/>
            </w:r>
            <w:r>
              <w:rPr>
                <w:noProof/>
                <w:webHidden/>
              </w:rPr>
              <w:instrText xml:space="preserve"> PAGEREF _Toc182149109 \h </w:instrText>
            </w:r>
            <w:r>
              <w:rPr>
                <w:noProof/>
                <w:webHidden/>
              </w:rPr>
            </w:r>
            <w:r>
              <w:rPr>
                <w:noProof/>
                <w:webHidden/>
              </w:rPr>
              <w:fldChar w:fldCharType="separate"/>
            </w:r>
            <w:r w:rsidR="00146EDB">
              <w:rPr>
                <w:noProof/>
                <w:webHidden/>
              </w:rPr>
              <w:t>25</w:t>
            </w:r>
            <w:r>
              <w:rPr>
                <w:noProof/>
                <w:webHidden/>
              </w:rPr>
              <w:fldChar w:fldCharType="end"/>
            </w:r>
          </w:hyperlink>
        </w:p>
        <w:p w14:paraId="36D63AA9" w14:textId="741AD1D4"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10" w:history="1">
            <w:r w:rsidRPr="006E6815">
              <w:rPr>
                <w:rStyle w:val="Hyperlink"/>
                <w:noProof/>
                <w:kern w:val="1"/>
                <w:lang w:val="en-GB"/>
              </w:rPr>
              <w:t>9.2.2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In-force bulletin</w:t>
            </w:r>
            <w:r>
              <w:rPr>
                <w:noProof/>
                <w:webHidden/>
              </w:rPr>
              <w:tab/>
            </w:r>
            <w:r>
              <w:rPr>
                <w:noProof/>
                <w:webHidden/>
              </w:rPr>
              <w:fldChar w:fldCharType="begin"/>
            </w:r>
            <w:r>
              <w:rPr>
                <w:noProof/>
                <w:webHidden/>
              </w:rPr>
              <w:instrText xml:space="preserve"> PAGEREF _Toc182149110 \h </w:instrText>
            </w:r>
            <w:r>
              <w:rPr>
                <w:noProof/>
                <w:webHidden/>
              </w:rPr>
            </w:r>
            <w:r>
              <w:rPr>
                <w:noProof/>
                <w:webHidden/>
              </w:rPr>
              <w:fldChar w:fldCharType="separate"/>
            </w:r>
            <w:r w:rsidR="00146EDB">
              <w:rPr>
                <w:noProof/>
                <w:webHidden/>
              </w:rPr>
              <w:t>26</w:t>
            </w:r>
            <w:r>
              <w:rPr>
                <w:noProof/>
                <w:webHidden/>
              </w:rPr>
              <w:fldChar w:fldCharType="end"/>
            </w:r>
          </w:hyperlink>
        </w:p>
        <w:p w14:paraId="53953D6F" w14:textId="3A18BCB5"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1" w:history="1">
            <w:r w:rsidRPr="006E6815">
              <w:rPr>
                <w:rStyle w:val="Hyperlink"/>
                <w:noProof/>
                <w:kern w:val="1"/>
                <w:lang w:val="en-GB"/>
              </w:rPr>
              <w:t>9.3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Dataset cancellation</w:t>
            </w:r>
            <w:r>
              <w:rPr>
                <w:noProof/>
                <w:webHidden/>
              </w:rPr>
              <w:tab/>
            </w:r>
            <w:r>
              <w:rPr>
                <w:noProof/>
                <w:webHidden/>
              </w:rPr>
              <w:fldChar w:fldCharType="begin"/>
            </w:r>
            <w:r>
              <w:rPr>
                <w:noProof/>
                <w:webHidden/>
              </w:rPr>
              <w:instrText xml:space="preserve"> PAGEREF _Toc182149111 \h </w:instrText>
            </w:r>
            <w:r>
              <w:rPr>
                <w:noProof/>
                <w:webHidden/>
              </w:rPr>
            </w:r>
            <w:r>
              <w:rPr>
                <w:noProof/>
                <w:webHidden/>
              </w:rPr>
              <w:fldChar w:fldCharType="separate"/>
            </w:r>
            <w:r w:rsidR="00146EDB">
              <w:rPr>
                <w:noProof/>
                <w:webHidden/>
              </w:rPr>
              <w:t>26</w:t>
            </w:r>
            <w:r>
              <w:rPr>
                <w:noProof/>
                <w:webHidden/>
              </w:rPr>
              <w:fldChar w:fldCharType="end"/>
            </w:r>
          </w:hyperlink>
        </w:p>
        <w:p w14:paraId="1F62B593" w14:textId="77840276"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2" w:history="1">
            <w:r w:rsidRPr="006E6815">
              <w:rPr>
                <w:rStyle w:val="Hyperlink"/>
                <w:noProof/>
                <w:kern w:val="1"/>
                <w:lang w:val="en-GB"/>
              </w:rPr>
              <w:t>9.4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Updating datasets</w:t>
            </w:r>
            <w:r>
              <w:rPr>
                <w:noProof/>
                <w:webHidden/>
              </w:rPr>
              <w:tab/>
            </w:r>
            <w:r>
              <w:rPr>
                <w:noProof/>
                <w:webHidden/>
              </w:rPr>
              <w:fldChar w:fldCharType="begin"/>
            </w:r>
            <w:r>
              <w:rPr>
                <w:noProof/>
                <w:webHidden/>
              </w:rPr>
              <w:instrText xml:space="preserve"> PAGEREF _Toc182149112 \h </w:instrText>
            </w:r>
            <w:r>
              <w:rPr>
                <w:noProof/>
                <w:webHidden/>
              </w:rPr>
            </w:r>
            <w:r>
              <w:rPr>
                <w:noProof/>
                <w:webHidden/>
              </w:rPr>
              <w:fldChar w:fldCharType="separate"/>
            </w:r>
            <w:r w:rsidR="00146EDB">
              <w:rPr>
                <w:noProof/>
                <w:webHidden/>
              </w:rPr>
              <w:t>26</w:t>
            </w:r>
            <w:r>
              <w:rPr>
                <w:noProof/>
                <w:webHidden/>
              </w:rPr>
              <w:fldChar w:fldCharType="end"/>
            </w:r>
          </w:hyperlink>
        </w:p>
        <w:p w14:paraId="28DC919C" w14:textId="1BC9E80B"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3" w:history="1">
            <w:r w:rsidRPr="006E6815">
              <w:rPr>
                <w:rStyle w:val="Hyperlink"/>
                <w:noProof/>
                <w:kern w:val="1"/>
                <w:lang w:val="en-GB"/>
              </w:rPr>
              <w:t>9.5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Exchange Set</w:t>
            </w:r>
            <w:r>
              <w:rPr>
                <w:noProof/>
                <w:webHidden/>
              </w:rPr>
              <w:tab/>
            </w:r>
            <w:r>
              <w:rPr>
                <w:noProof/>
                <w:webHidden/>
              </w:rPr>
              <w:fldChar w:fldCharType="begin"/>
            </w:r>
            <w:r>
              <w:rPr>
                <w:noProof/>
                <w:webHidden/>
              </w:rPr>
              <w:instrText xml:space="preserve"> PAGEREF _Toc182149113 \h </w:instrText>
            </w:r>
            <w:r>
              <w:rPr>
                <w:noProof/>
                <w:webHidden/>
              </w:rPr>
            </w:r>
            <w:r>
              <w:rPr>
                <w:noProof/>
                <w:webHidden/>
              </w:rPr>
              <w:fldChar w:fldCharType="separate"/>
            </w:r>
            <w:r w:rsidR="00146EDB">
              <w:rPr>
                <w:noProof/>
                <w:webHidden/>
              </w:rPr>
              <w:t>26</w:t>
            </w:r>
            <w:r>
              <w:rPr>
                <w:noProof/>
                <w:webHidden/>
              </w:rPr>
              <w:fldChar w:fldCharType="end"/>
            </w:r>
          </w:hyperlink>
        </w:p>
        <w:p w14:paraId="30CAD2E8" w14:textId="2ACF868B"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4" w:history="1">
            <w:r w:rsidRPr="006E6815">
              <w:rPr>
                <w:rStyle w:val="Hyperlink"/>
                <w:rFonts w:eastAsia="Calibri"/>
                <w:noProof/>
                <w:kern w:val="1"/>
                <w:lang w:val="en-GB"/>
              </w:rPr>
              <w:t>9.6</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rFonts w:eastAsia="Calibri"/>
                <w:noProof/>
                <w:lang w:val="en-GB"/>
              </w:rPr>
              <w:t>Dataset size</w:t>
            </w:r>
            <w:r>
              <w:rPr>
                <w:noProof/>
                <w:webHidden/>
              </w:rPr>
              <w:tab/>
            </w:r>
            <w:r>
              <w:rPr>
                <w:noProof/>
                <w:webHidden/>
              </w:rPr>
              <w:fldChar w:fldCharType="begin"/>
            </w:r>
            <w:r>
              <w:rPr>
                <w:noProof/>
                <w:webHidden/>
              </w:rPr>
              <w:instrText xml:space="preserve"> PAGEREF _Toc182149114 \h </w:instrText>
            </w:r>
            <w:r>
              <w:rPr>
                <w:noProof/>
                <w:webHidden/>
              </w:rPr>
            </w:r>
            <w:r>
              <w:rPr>
                <w:noProof/>
                <w:webHidden/>
              </w:rPr>
              <w:fldChar w:fldCharType="separate"/>
            </w:r>
            <w:r w:rsidR="00146EDB">
              <w:rPr>
                <w:noProof/>
                <w:webHidden/>
              </w:rPr>
              <w:t>27</w:t>
            </w:r>
            <w:r>
              <w:rPr>
                <w:noProof/>
                <w:webHidden/>
              </w:rPr>
              <w:fldChar w:fldCharType="end"/>
            </w:r>
          </w:hyperlink>
        </w:p>
        <w:p w14:paraId="7009E1D3" w14:textId="7B4E609D"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5" w:history="1">
            <w:r w:rsidRPr="006E6815">
              <w:rPr>
                <w:rStyle w:val="Hyperlink"/>
                <w:noProof/>
                <w:kern w:val="1"/>
                <w:lang w:val="en-GB"/>
              </w:rPr>
              <w:t>9.7</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Dataset naming convention</w:t>
            </w:r>
            <w:r>
              <w:rPr>
                <w:noProof/>
                <w:webHidden/>
              </w:rPr>
              <w:tab/>
            </w:r>
            <w:r>
              <w:rPr>
                <w:noProof/>
                <w:webHidden/>
              </w:rPr>
              <w:fldChar w:fldCharType="begin"/>
            </w:r>
            <w:r>
              <w:rPr>
                <w:noProof/>
                <w:webHidden/>
              </w:rPr>
              <w:instrText xml:space="preserve"> PAGEREF _Toc182149115 \h </w:instrText>
            </w:r>
            <w:r>
              <w:rPr>
                <w:noProof/>
                <w:webHidden/>
              </w:rPr>
            </w:r>
            <w:r>
              <w:rPr>
                <w:noProof/>
                <w:webHidden/>
              </w:rPr>
              <w:fldChar w:fldCharType="separate"/>
            </w:r>
            <w:r w:rsidR="00146EDB">
              <w:rPr>
                <w:noProof/>
                <w:webHidden/>
              </w:rPr>
              <w:t>27</w:t>
            </w:r>
            <w:r>
              <w:rPr>
                <w:noProof/>
                <w:webHidden/>
              </w:rPr>
              <w:fldChar w:fldCharType="end"/>
            </w:r>
          </w:hyperlink>
        </w:p>
        <w:p w14:paraId="462949CC" w14:textId="2D73B7B1"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6" w:history="1">
            <w:r w:rsidRPr="006E6815">
              <w:rPr>
                <w:rStyle w:val="Hyperlink"/>
                <w:noProof/>
                <w:kern w:val="1"/>
                <w:lang w:val="en-GB"/>
              </w:rPr>
              <w:t>9.8</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Exchange Set structure</w:t>
            </w:r>
            <w:r>
              <w:rPr>
                <w:noProof/>
                <w:webHidden/>
              </w:rPr>
              <w:tab/>
            </w:r>
            <w:r>
              <w:rPr>
                <w:noProof/>
                <w:webHidden/>
              </w:rPr>
              <w:fldChar w:fldCharType="begin"/>
            </w:r>
            <w:r>
              <w:rPr>
                <w:noProof/>
                <w:webHidden/>
              </w:rPr>
              <w:instrText xml:space="preserve"> PAGEREF _Toc182149116 \h </w:instrText>
            </w:r>
            <w:r>
              <w:rPr>
                <w:noProof/>
                <w:webHidden/>
              </w:rPr>
            </w:r>
            <w:r>
              <w:rPr>
                <w:noProof/>
                <w:webHidden/>
              </w:rPr>
              <w:fldChar w:fldCharType="separate"/>
            </w:r>
            <w:r w:rsidR="00146EDB">
              <w:rPr>
                <w:noProof/>
                <w:webHidden/>
              </w:rPr>
              <w:t>27</w:t>
            </w:r>
            <w:r>
              <w:rPr>
                <w:noProof/>
                <w:webHidden/>
              </w:rPr>
              <w:fldChar w:fldCharType="end"/>
            </w:r>
          </w:hyperlink>
        </w:p>
        <w:p w14:paraId="3900F18C" w14:textId="6A07088E" w:rsidR="00D0316D" w:rsidRDefault="00D0316D" w:rsidP="00A232A4">
          <w:pPr>
            <w:pStyle w:val="TOC2"/>
            <w:tabs>
              <w:tab w:val="left" w:pos="8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17" w:history="1">
            <w:r w:rsidRPr="006E6815">
              <w:rPr>
                <w:rStyle w:val="Hyperlink"/>
                <w:noProof/>
                <w:kern w:val="1"/>
                <w:lang w:val="en-GB"/>
              </w:rPr>
              <w:t>9.9</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Service delivery</w:t>
            </w:r>
            <w:r>
              <w:rPr>
                <w:noProof/>
                <w:webHidden/>
              </w:rPr>
              <w:tab/>
            </w:r>
            <w:r>
              <w:rPr>
                <w:noProof/>
                <w:webHidden/>
              </w:rPr>
              <w:fldChar w:fldCharType="begin"/>
            </w:r>
            <w:r>
              <w:rPr>
                <w:noProof/>
                <w:webHidden/>
              </w:rPr>
              <w:instrText xml:space="preserve"> PAGEREF _Toc182149117 \h </w:instrText>
            </w:r>
            <w:r>
              <w:rPr>
                <w:noProof/>
                <w:webHidden/>
              </w:rPr>
            </w:r>
            <w:r>
              <w:rPr>
                <w:noProof/>
                <w:webHidden/>
              </w:rPr>
              <w:fldChar w:fldCharType="separate"/>
            </w:r>
            <w:r w:rsidR="00146EDB">
              <w:rPr>
                <w:noProof/>
                <w:webHidden/>
              </w:rPr>
              <w:t>27</w:t>
            </w:r>
            <w:r>
              <w:rPr>
                <w:noProof/>
                <w:webHidden/>
              </w:rPr>
              <w:fldChar w:fldCharType="end"/>
            </w:r>
          </w:hyperlink>
        </w:p>
        <w:p w14:paraId="743F6AE9" w14:textId="6111C6B6"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18" w:history="1">
            <w:r w:rsidRPr="006E6815">
              <w:rPr>
                <w:rStyle w:val="Hyperlink"/>
                <w:noProof/>
                <w:kern w:val="1"/>
                <w:lang w:val="en-GB"/>
              </w:rPr>
              <w:t>9.9.1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Technical service</w:t>
            </w:r>
            <w:r>
              <w:rPr>
                <w:noProof/>
                <w:webHidden/>
              </w:rPr>
              <w:tab/>
            </w:r>
            <w:r>
              <w:rPr>
                <w:noProof/>
                <w:webHidden/>
              </w:rPr>
              <w:fldChar w:fldCharType="begin"/>
            </w:r>
            <w:r>
              <w:rPr>
                <w:noProof/>
                <w:webHidden/>
              </w:rPr>
              <w:instrText xml:space="preserve"> PAGEREF _Toc182149118 \h </w:instrText>
            </w:r>
            <w:r>
              <w:rPr>
                <w:noProof/>
                <w:webHidden/>
              </w:rPr>
            </w:r>
            <w:r>
              <w:rPr>
                <w:noProof/>
                <w:webHidden/>
              </w:rPr>
              <w:fldChar w:fldCharType="separate"/>
            </w:r>
            <w:r w:rsidR="00146EDB">
              <w:rPr>
                <w:noProof/>
                <w:webHidden/>
              </w:rPr>
              <w:t>27</w:t>
            </w:r>
            <w:r>
              <w:rPr>
                <w:noProof/>
                <w:webHidden/>
              </w:rPr>
              <w:fldChar w:fldCharType="end"/>
            </w:r>
          </w:hyperlink>
        </w:p>
        <w:p w14:paraId="3FF571CB" w14:textId="4307711C"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19" w:history="1">
            <w:r w:rsidRPr="006E6815">
              <w:rPr>
                <w:rStyle w:val="Hyperlink"/>
                <w:noProof/>
                <w:kern w:val="1"/>
                <w:lang w:val="en-GB"/>
              </w:rPr>
              <w:t>9.9.2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SECOM</w:t>
            </w:r>
            <w:r>
              <w:rPr>
                <w:noProof/>
                <w:webHidden/>
              </w:rPr>
              <w:tab/>
            </w:r>
            <w:r>
              <w:rPr>
                <w:noProof/>
                <w:webHidden/>
              </w:rPr>
              <w:fldChar w:fldCharType="begin"/>
            </w:r>
            <w:r>
              <w:rPr>
                <w:noProof/>
                <w:webHidden/>
              </w:rPr>
              <w:instrText xml:space="preserve"> PAGEREF _Toc182149119 \h </w:instrText>
            </w:r>
            <w:r>
              <w:rPr>
                <w:noProof/>
                <w:webHidden/>
              </w:rPr>
            </w:r>
            <w:r>
              <w:rPr>
                <w:noProof/>
                <w:webHidden/>
              </w:rPr>
              <w:fldChar w:fldCharType="separate"/>
            </w:r>
            <w:r w:rsidR="00146EDB">
              <w:rPr>
                <w:noProof/>
                <w:webHidden/>
              </w:rPr>
              <w:t>27</w:t>
            </w:r>
            <w:r>
              <w:rPr>
                <w:noProof/>
                <w:webHidden/>
              </w:rPr>
              <w:fldChar w:fldCharType="end"/>
            </w:r>
          </w:hyperlink>
        </w:p>
        <w:p w14:paraId="461B4A0B" w14:textId="3D33CBC6"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20" w:history="1">
            <w:r w:rsidRPr="006E6815">
              <w:rPr>
                <w:rStyle w:val="Hyperlink"/>
                <w:noProof/>
                <w:kern w:val="1"/>
                <w:lang w:val="en-GB"/>
              </w:rPr>
              <w:t>9.9.3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Push broadcast systems</w:t>
            </w:r>
            <w:r>
              <w:rPr>
                <w:noProof/>
                <w:webHidden/>
              </w:rPr>
              <w:tab/>
            </w:r>
            <w:r>
              <w:rPr>
                <w:noProof/>
                <w:webHidden/>
              </w:rPr>
              <w:fldChar w:fldCharType="begin"/>
            </w:r>
            <w:r>
              <w:rPr>
                <w:noProof/>
                <w:webHidden/>
              </w:rPr>
              <w:instrText xml:space="preserve"> PAGEREF _Toc182149120 \h </w:instrText>
            </w:r>
            <w:r>
              <w:rPr>
                <w:noProof/>
                <w:webHidden/>
              </w:rPr>
            </w:r>
            <w:r>
              <w:rPr>
                <w:noProof/>
                <w:webHidden/>
              </w:rPr>
              <w:fldChar w:fldCharType="separate"/>
            </w:r>
            <w:r w:rsidR="00146EDB">
              <w:rPr>
                <w:noProof/>
                <w:webHidden/>
              </w:rPr>
              <w:t>27</w:t>
            </w:r>
            <w:r>
              <w:rPr>
                <w:noProof/>
                <w:webHidden/>
              </w:rPr>
              <w:fldChar w:fldCharType="end"/>
            </w:r>
          </w:hyperlink>
        </w:p>
        <w:p w14:paraId="1FF464E9" w14:textId="56429492"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21" w:history="1">
            <w:r w:rsidRPr="006E6815">
              <w:rPr>
                <w:rStyle w:val="Hyperlink"/>
                <w:noProof/>
                <w:kern w:val="1"/>
                <w:lang w:val="en-GB"/>
              </w:rPr>
              <w:t>10</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Data Maintenance</w:t>
            </w:r>
            <w:r>
              <w:rPr>
                <w:noProof/>
                <w:webHidden/>
              </w:rPr>
              <w:tab/>
            </w:r>
            <w:r>
              <w:rPr>
                <w:noProof/>
                <w:webHidden/>
              </w:rPr>
              <w:fldChar w:fldCharType="begin"/>
            </w:r>
            <w:r>
              <w:rPr>
                <w:noProof/>
                <w:webHidden/>
              </w:rPr>
              <w:instrText xml:space="preserve"> PAGEREF _Toc182149121 \h </w:instrText>
            </w:r>
            <w:r>
              <w:rPr>
                <w:noProof/>
                <w:webHidden/>
              </w:rPr>
            </w:r>
            <w:r>
              <w:rPr>
                <w:noProof/>
                <w:webHidden/>
              </w:rPr>
              <w:fldChar w:fldCharType="separate"/>
            </w:r>
            <w:r w:rsidR="00146EDB">
              <w:rPr>
                <w:noProof/>
                <w:webHidden/>
              </w:rPr>
              <w:t>28</w:t>
            </w:r>
            <w:r>
              <w:rPr>
                <w:noProof/>
                <w:webHidden/>
              </w:rPr>
              <w:fldChar w:fldCharType="end"/>
            </w:r>
          </w:hyperlink>
        </w:p>
        <w:p w14:paraId="7DCFFB1C" w14:textId="18D10242"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2" w:history="1">
            <w:r w:rsidRPr="006E6815">
              <w:rPr>
                <w:rStyle w:val="Hyperlink"/>
                <w:noProof/>
                <w:kern w:val="1"/>
                <w:lang w:val="en-GB"/>
              </w:rPr>
              <w:t>10.1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_Toc182149122 \h </w:instrText>
            </w:r>
            <w:r>
              <w:rPr>
                <w:noProof/>
                <w:webHidden/>
              </w:rPr>
            </w:r>
            <w:r>
              <w:rPr>
                <w:noProof/>
                <w:webHidden/>
              </w:rPr>
              <w:fldChar w:fldCharType="separate"/>
            </w:r>
            <w:r w:rsidR="00146EDB">
              <w:rPr>
                <w:noProof/>
                <w:webHidden/>
              </w:rPr>
              <w:t>28</w:t>
            </w:r>
            <w:r>
              <w:rPr>
                <w:noProof/>
                <w:webHidden/>
              </w:rPr>
              <w:fldChar w:fldCharType="end"/>
            </w:r>
          </w:hyperlink>
        </w:p>
        <w:p w14:paraId="2EE1516A" w14:textId="10FE9D0B"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3" w:history="1">
            <w:r w:rsidRPr="006E6815">
              <w:rPr>
                <w:rStyle w:val="Hyperlink"/>
                <w:noProof/>
                <w:kern w:val="1"/>
                <w:lang w:val="en-GB"/>
              </w:rPr>
              <w:t>10.2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Production process datasets</w:t>
            </w:r>
            <w:r>
              <w:rPr>
                <w:noProof/>
                <w:webHidden/>
              </w:rPr>
              <w:tab/>
            </w:r>
            <w:r>
              <w:rPr>
                <w:noProof/>
                <w:webHidden/>
              </w:rPr>
              <w:fldChar w:fldCharType="begin"/>
            </w:r>
            <w:r>
              <w:rPr>
                <w:noProof/>
                <w:webHidden/>
              </w:rPr>
              <w:instrText xml:space="preserve"> PAGEREF _Toc182149123 \h </w:instrText>
            </w:r>
            <w:r>
              <w:rPr>
                <w:noProof/>
                <w:webHidden/>
              </w:rPr>
            </w:r>
            <w:r>
              <w:rPr>
                <w:noProof/>
                <w:webHidden/>
              </w:rPr>
              <w:fldChar w:fldCharType="separate"/>
            </w:r>
            <w:r w:rsidR="00146EDB">
              <w:rPr>
                <w:noProof/>
                <w:webHidden/>
              </w:rPr>
              <w:t>28</w:t>
            </w:r>
            <w:r>
              <w:rPr>
                <w:noProof/>
                <w:webHidden/>
              </w:rPr>
              <w:fldChar w:fldCharType="end"/>
            </w:r>
          </w:hyperlink>
        </w:p>
        <w:p w14:paraId="14FD2D3F" w14:textId="7D6627EC"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4" w:history="1">
            <w:r w:rsidRPr="006E6815">
              <w:rPr>
                <w:rStyle w:val="Hyperlink"/>
                <w:noProof/>
                <w:kern w:val="1"/>
                <w:lang w:val="en-GB"/>
              </w:rPr>
              <w:t>10.3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Information updates</w:t>
            </w:r>
            <w:r>
              <w:rPr>
                <w:noProof/>
                <w:webHidden/>
              </w:rPr>
              <w:tab/>
            </w:r>
            <w:r>
              <w:rPr>
                <w:noProof/>
                <w:webHidden/>
              </w:rPr>
              <w:fldChar w:fldCharType="begin"/>
            </w:r>
            <w:r>
              <w:rPr>
                <w:noProof/>
                <w:webHidden/>
              </w:rPr>
              <w:instrText xml:space="preserve"> PAGEREF _Toc182149124 \h </w:instrText>
            </w:r>
            <w:r>
              <w:rPr>
                <w:noProof/>
                <w:webHidden/>
              </w:rPr>
            </w:r>
            <w:r>
              <w:rPr>
                <w:noProof/>
                <w:webHidden/>
              </w:rPr>
              <w:fldChar w:fldCharType="separate"/>
            </w:r>
            <w:r w:rsidR="00146EDB">
              <w:rPr>
                <w:noProof/>
                <w:webHidden/>
              </w:rPr>
              <w:t>28</w:t>
            </w:r>
            <w:r>
              <w:rPr>
                <w:noProof/>
                <w:webHidden/>
              </w:rPr>
              <w:fldChar w:fldCharType="end"/>
            </w:r>
          </w:hyperlink>
        </w:p>
        <w:p w14:paraId="4FBD8647" w14:textId="11FF7100"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5" w:history="1">
            <w:r w:rsidRPr="006E6815">
              <w:rPr>
                <w:rStyle w:val="Hyperlink"/>
                <w:noProof/>
                <w:kern w:val="1"/>
                <w:lang w:val="en-GB"/>
              </w:rPr>
              <w:t>10.4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Support file updates</w:t>
            </w:r>
            <w:r>
              <w:rPr>
                <w:noProof/>
                <w:webHidden/>
              </w:rPr>
              <w:tab/>
            </w:r>
            <w:r>
              <w:rPr>
                <w:noProof/>
                <w:webHidden/>
              </w:rPr>
              <w:fldChar w:fldCharType="begin"/>
            </w:r>
            <w:r>
              <w:rPr>
                <w:noProof/>
                <w:webHidden/>
              </w:rPr>
              <w:instrText xml:space="preserve"> PAGEREF _Toc182149125 \h </w:instrText>
            </w:r>
            <w:r>
              <w:rPr>
                <w:noProof/>
                <w:webHidden/>
              </w:rPr>
            </w:r>
            <w:r>
              <w:rPr>
                <w:noProof/>
                <w:webHidden/>
              </w:rPr>
              <w:fldChar w:fldCharType="separate"/>
            </w:r>
            <w:r w:rsidR="00146EDB">
              <w:rPr>
                <w:noProof/>
                <w:webHidden/>
              </w:rPr>
              <w:t>28</w:t>
            </w:r>
            <w:r>
              <w:rPr>
                <w:noProof/>
                <w:webHidden/>
              </w:rPr>
              <w:fldChar w:fldCharType="end"/>
            </w:r>
          </w:hyperlink>
        </w:p>
        <w:p w14:paraId="34D53B11" w14:textId="136EE590"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6" w:history="1">
            <w:r w:rsidRPr="006E6815">
              <w:rPr>
                <w:rStyle w:val="Hyperlink"/>
                <w:noProof/>
                <w:kern w:val="1"/>
                <w:lang w:val="en-GB"/>
              </w:rPr>
              <w:t>10.5</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Feature and portrayal catalogues</w:t>
            </w:r>
            <w:r>
              <w:rPr>
                <w:noProof/>
                <w:webHidden/>
              </w:rPr>
              <w:tab/>
            </w:r>
            <w:r>
              <w:rPr>
                <w:noProof/>
                <w:webHidden/>
              </w:rPr>
              <w:fldChar w:fldCharType="begin"/>
            </w:r>
            <w:r>
              <w:rPr>
                <w:noProof/>
                <w:webHidden/>
              </w:rPr>
              <w:instrText xml:space="preserve"> PAGEREF _Toc182149126 \h </w:instrText>
            </w:r>
            <w:r>
              <w:rPr>
                <w:noProof/>
                <w:webHidden/>
              </w:rPr>
            </w:r>
            <w:r>
              <w:rPr>
                <w:noProof/>
                <w:webHidden/>
              </w:rPr>
              <w:fldChar w:fldCharType="separate"/>
            </w:r>
            <w:r w:rsidR="00146EDB">
              <w:rPr>
                <w:noProof/>
                <w:webHidden/>
              </w:rPr>
              <w:t>28</w:t>
            </w:r>
            <w:r>
              <w:rPr>
                <w:noProof/>
                <w:webHidden/>
              </w:rPr>
              <w:fldChar w:fldCharType="end"/>
            </w:r>
          </w:hyperlink>
        </w:p>
        <w:p w14:paraId="7347DCE1" w14:textId="66F90F44"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27" w:history="1">
            <w:r w:rsidRPr="006E6815">
              <w:rPr>
                <w:rStyle w:val="Hyperlink"/>
                <w:noProof/>
                <w:kern w:val="1"/>
                <w:lang w:val="en-GB"/>
              </w:rPr>
              <w:t>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Portrayal</w:t>
            </w:r>
            <w:r>
              <w:rPr>
                <w:noProof/>
                <w:webHidden/>
              </w:rPr>
              <w:tab/>
            </w:r>
            <w:r>
              <w:rPr>
                <w:noProof/>
                <w:webHidden/>
              </w:rPr>
              <w:fldChar w:fldCharType="begin"/>
            </w:r>
            <w:r>
              <w:rPr>
                <w:noProof/>
                <w:webHidden/>
              </w:rPr>
              <w:instrText xml:space="preserve"> PAGEREF _Toc182149127 \h </w:instrText>
            </w:r>
            <w:r>
              <w:rPr>
                <w:noProof/>
                <w:webHidden/>
              </w:rPr>
            </w:r>
            <w:r>
              <w:rPr>
                <w:noProof/>
                <w:webHidden/>
              </w:rPr>
              <w:fldChar w:fldCharType="separate"/>
            </w:r>
            <w:r w:rsidR="00146EDB">
              <w:rPr>
                <w:noProof/>
                <w:webHidden/>
              </w:rPr>
              <w:t>28</w:t>
            </w:r>
            <w:r>
              <w:rPr>
                <w:noProof/>
                <w:webHidden/>
              </w:rPr>
              <w:fldChar w:fldCharType="end"/>
            </w:r>
          </w:hyperlink>
        </w:p>
        <w:p w14:paraId="26F19E8C" w14:textId="1C0A53DA"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28" w:history="1">
            <w:r w:rsidRPr="006E6815">
              <w:rPr>
                <w:rStyle w:val="Hyperlink"/>
                <w:noProof/>
                <w:kern w:val="1"/>
                <w:lang w:val="en-GB"/>
              </w:rPr>
              <w:t>11.1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End User system portrayal requirements</w:t>
            </w:r>
            <w:r>
              <w:rPr>
                <w:noProof/>
                <w:webHidden/>
              </w:rPr>
              <w:tab/>
            </w:r>
            <w:r>
              <w:rPr>
                <w:noProof/>
                <w:webHidden/>
              </w:rPr>
              <w:fldChar w:fldCharType="begin"/>
            </w:r>
            <w:r>
              <w:rPr>
                <w:noProof/>
                <w:webHidden/>
              </w:rPr>
              <w:instrText xml:space="preserve"> PAGEREF _Toc182149128 \h </w:instrText>
            </w:r>
            <w:r>
              <w:rPr>
                <w:noProof/>
                <w:webHidden/>
              </w:rPr>
            </w:r>
            <w:r>
              <w:rPr>
                <w:noProof/>
                <w:webHidden/>
              </w:rPr>
              <w:fldChar w:fldCharType="separate"/>
            </w:r>
            <w:r w:rsidR="00146EDB">
              <w:rPr>
                <w:noProof/>
                <w:webHidden/>
              </w:rPr>
              <w:t>29</w:t>
            </w:r>
            <w:r>
              <w:rPr>
                <w:noProof/>
                <w:webHidden/>
              </w:rPr>
              <w:fldChar w:fldCharType="end"/>
            </w:r>
          </w:hyperlink>
        </w:p>
        <w:p w14:paraId="1E5C2F9D" w14:textId="5BB25001"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29" w:history="1">
            <w:r w:rsidRPr="006E6815">
              <w:rPr>
                <w:rStyle w:val="Hyperlink"/>
                <w:noProof/>
                <w:kern w:val="1"/>
                <w:lang w:val="en-GB"/>
              </w:rPr>
              <w:t>11.1.1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Portrayal requirements of the Graphical User Interface</w:t>
            </w:r>
            <w:r>
              <w:rPr>
                <w:noProof/>
                <w:webHidden/>
              </w:rPr>
              <w:tab/>
            </w:r>
            <w:r>
              <w:rPr>
                <w:noProof/>
                <w:webHidden/>
              </w:rPr>
              <w:fldChar w:fldCharType="begin"/>
            </w:r>
            <w:r>
              <w:rPr>
                <w:noProof/>
                <w:webHidden/>
              </w:rPr>
              <w:instrText xml:space="preserve"> PAGEREF _Toc182149129 \h </w:instrText>
            </w:r>
            <w:r>
              <w:rPr>
                <w:noProof/>
                <w:webHidden/>
              </w:rPr>
            </w:r>
            <w:r>
              <w:rPr>
                <w:noProof/>
                <w:webHidden/>
              </w:rPr>
              <w:fldChar w:fldCharType="separate"/>
            </w:r>
            <w:r w:rsidR="00146EDB">
              <w:rPr>
                <w:noProof/>
                <w:webHidden/>
              </w:rPr>
              <w:t>29</w:t>
            </w:r>
            <w:r>
              <w:rPr>
                <w:noProof/>
                <w:webHidden/>
              </w:rPr>
              <w:fldChar w:fldCharType="end"/>
            </w:r>
          </w:hyperlink>
        </w:p>
        <w:p w14:paraId="519B49D7" w14:textId="78493F53"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0" w:history="1">
            <w:r w:rsidRPr="006E6815">
              <w:rPr>
                <w:rStyle w:val="Hyperlink"/>
                <w:noProof/>
                <w:kern w:val="1"/>
                <w:lang w:val="en-GB"/>
              </w:rPr>
              <w:t>11.1.2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Filtering Navigational Warning information</w:t>
            </w:r>
            <w:r>
              <w:rPr>
                <w:noProof/>
                <w:webHidden/>
              </w:rPr>
              <w:tab/>
            </w:r>
            <w:r>
              <w:rPr>
                <w:noProof/>
                <w:webHidden/>
              </w:rPr>
              <w:fldChar w:fldCharType="begin"/>
            </w:r>
            <w:r>
              <w:rPr>
                <w:noProof/>
                <w:webHidden/>
              </w:rPr>
              <w:instrText xml:space="preserve"> PAGEREF _Toc182149130 \h </w:instrText>
            </w:r>
            <w:r>
              <w:rPr>
                <w:noProof/>
                <w:webHidden/>
              </w:rPr>
            </w:r>
            <w:r>
              <w:rPr>
                <w:noProof/>
                <w:webHidden/>
              </w:rPr>
              <w:fldChar w:fldCharType="separate"/>
            </w:r>
            <w:r w:rsidR="00146EDB">
              <w:rPr>
                <w:noProof/>
                <w:webHidden/>
              </w:rPr>
              <w:t>29</w:t>
            </w:r>
            <w:r>
              <w:rPr>
                <w:noProof/>
                <w:webHidden/>
              </w:rPr>
              <w:fldChar w:fldCharType="end"/>
            </w:r>
          </w:hyperlink>
        </w:p>
        <w:p w14:paraId="4D6C9299" w14:textId="68DAC95F"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1" w:history="1">
            <w:r w:rsidRPr="006E6815">
              <w:rPr>
                <w:rStyle w:val="Hyperlink"/>
                <w:noProof/>
                <w:kern w:val="1"/>
                <w:lang w:val="en-GB"/>
              </w:rPr>
              <w:t>11.1.3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Cancelled datasets</w:t>
            </w:r>
            <w:r>
              <w:rPr>
                <w:noProof/>
                <w:webHidden/>
              </w:rPr>
              <w:tab/>
            </w:r>
            <w:r>
              <w:rPr>
                <w:noProof/>
                <w:webHidden/>
              </w:rPr>
              <w:fldChar w:fldCharType="begin"/>
            </w:r>
            <w:r>
              <w:rPr>
                <w:noProof/>
                <w:webHidden/>
              </w:rPr>
              <w:instrText xml:space="preserve"> PAGEREF _Toc182149131 \h </w:instrText>
            </w:r>
            <w:r>
              <w:rPr>
                <w:noProof/>
                <w:webHidden/>
              </w:rPr>
            </w:r>
            <w:r>
              <w:rPr>
                <w:noProof/>
                <w:webHidden/>
              </w:rPr>
              <w:fldChar w:fldCharType="separate"/>
            </w:r>
            <w:r w:rsidR="00146EDB">
              <w:rPr>
                <w:noProof/>
                <w:webHidden/>
              </w:rPr>
              <w:t>30</w:t>
            </w:r>
            <w:r>
              <w:rPr>
                <w:noProof/>
                <w:webHidden/>
              </w:rPr>
              <w:fldChar w:fldCharType="end"/>
            </w:r>
          </w:hyperlink>
        </w:p>
        <w:p w14:paraId="5940DB16" w14:textId="34998840"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32" w:history="1">
            <w:r w:rsidRPr="006E6815">
              <w:rPr>
                <w:rStyle w:val="Hyperlink"/>
                <w:noProof/>
                <w:kern w:val="1"/>
                <w:lang w:val="en-GB"/>
              </w:rPr>
              <w:t>11.2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Portrayal of feature classes</w:t>
            </w:r>
            <w:r>
              <w:rPr>
                <w:noProof/>
                <w:webHidden/>
              </w:rPr>
              <w:tab/>
            </w:r>
            <w:r>
              <w:rPr>
                <w:noProof/>
                <w:webHidden/>
              </w:rPr>
              <w:fldChar w:fldCharType="begin"/>
            </w:r>
            <w:r>
              <w:rPr>
                <w:noProof/>
                <w:webHidden/>
              </w:rPr>
              <w:instrText xml:space="preserve"> PAGEREF _Toc182149132 \h </w:instrText>
            </w:r>
            <w:r>
              <w:rPr>
                <w:noProof/>
                <w:webHidden/>
              </w:rPr>
            </w:r>
            <w:r>
              <w:rPr>
                <w:noProof/>
                <w:webHidden/>
              </w:rPr>
              <w:fldChar w:fldCharType="separate"/>
            </w:r>
            <w:r w:rsidR="00146EDB">
              <w:rPr>
                <w:noProof/>
                <w:webHidden/>
              </w:rPr>
              <w:t>30</w:t>
            </w:r>
            <w:r>
              <w:rPr>
                <w:noProof/>
                <w:webHidden/>
              </w:rPr>
              <w:fldChar w:fldCharType="end"/>
            </w:r>
          </w:hyperlink>
        </w:p>
        <w:p w14:paraId="2821BD3A" w14:textId="5B621CD8"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3" w:history="1">
            <w:r w:rsidRPr="006E6815">
              <w:rPr>
                <w:rStyle w:val="Hyperlink"/>
                <w:noProof/>
                <w:kern w:val="1"/>
                <w:lang w:val="en-GB"/>
              </w:rPr>
              <w:t>12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Metadata</w:t>
            </w:r>
            <w:r>
              <w:rPr>
                <w:noProof/>
                <w:webHidden/>
              </w:rPr>
              <w:tab/>
            </w:r>
            <w:r>
              <w:rPr>
                <w:noProof/>
                <w:webHidden/>
              </w:rPr>
              <w:fldChar w:fldCharType="begin"/>
            </w:r>
            <w:r>
              <w:rPr>
                <w:noProof/>
                <w:webHidden/>
              </w:rPr>
              <w:instrText xml:space="preserve"> PAGEREF _Toc182149133 \h </w:instrText>
            </w:r>
            <w:r>
              <w:rPr>
                <w:noProof/>
                <w:webHidden/>
              </w:rPr>
            </w:r>
            <w:r>
              <w:rPr>
                <w:noProof/>
                <w:webHidden/>
              </w:rPr>
              <w:fldChar w:fldCharType="separate"/>
            </w:r>
            <w:r w:rsidR="00146EDB">
              <w:rPr>
                <w:noProof/>
                <w:webHidden/>
              </w:rPr>
              <w:t>30</w:t>
            </w:r>
            <w:r>
              <w:rPr>
                <w:noProof/>
                <w:webHidden/>
              </w:rPr>
              <w:fldChar w:fldCharType="end"/>
            </w:r>
          </w:hyperlink>
        </w:p>
        <w:p w14:paraId="31651291" w14:textId="0662B2E6" w:rsidR="00D0316D" w:rsidRDefault="00D0316D" w:rsidP="00A232A4">
          <w:pPr>
            <w:pStyle w:val="TOC2"/>
            <w:tabs>
              <w:tab w:val="left" w:pos="800"/>
              <w:tab w:val="left" w:pos="851"/>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34" w:history="1">
            <w:r w:rsidRPr="006E6815">
              <w:rPr>
                <w:rStyle w:val="Hyperlink"/>
                <w:noProof/>
                <w:kern w:val="1"/>
                <w:lang w:val="en-GB"/>
              </w:rPr>
              <w:t>12.1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Introduction</w:t>
            </w:r>
            <w:r>
              <w:rPr>
                <w:noProof/>
                <w:webHidden/>
              </w:rPr>
              <w:tab/>
            </w:r>
            <w:r>
              <w:rPr>
                <w:noProof/>
                <w:webHidden/>
              </w:rPr>
              <w:fldChar w:fldCharType="begin"/>
            </w:r>
            <w:r>
              <w:rPr>
                <w:noProof/>
                <w:webHidden/>
              </w:rPr>
              <w:instrText xml:space="preserve"> PAGEREF _Toc182149134 \h </w:instrText>
            </w:r>
            <w:r>
              <w:rPr>
                <w:noProof/>
                <w:webHidden/>
              </w:rPr>
            </w:r>
            <w:r>
              <w:rPr>
                <w:noProof/>
                <w:webHidden/>
              </w:rPr>
              <w:fldChar w:fldCharType="separate"/>
            </w:r>
            <w:r w:rsidR="00146EDB">
              <w:rPr>
                <w:noProof/>
                <w:webHidden/>
              </w:rPr>
              <w:t>30</w:t>
            </w:r>
            <w:r>
              <w:rPr>
                <w:noProof/>
                <w:webHidden/>
              </w:rPr>
              <w:fldChar w:fldCharType="end"/>
            </w:r>
          </w:hyperlink>
        </w:p>
        <w:p w14:paraId="0D861CDF" w14:textId="10A09220" w:rsidR="00D0316D" w:rsidRDefault="00D0316D" w:rsidP="00A232A4">
          <w:pPr>
            <w:pStyle w:val="TOC2"/>
            <w:tabs>
              <w:tab w:val="left" w:pos="800"/>
              <w:tab w:val="left" w:pos="1000"/>
            </w:tabs>
            <w:ind w:left="0"/>
            <w:rPr>
              <w:rFonts w:asciiTheme="minorHAnsi" w:eastAsiaTheme="minorEastAsia" w:hAnsiTheme="minorHAnsi" w:cstheme="minorBidi"/>
              <w:noProof/>
              <w:color w:val="auto"/>
              <w:kern w:val="2"/>
              <w:sz w:val="24"/>
              <w:szCs w:val="24"/>
              <w:lang w:val="en-GB" w:eastAsia="en-GB"/>
              <w14:ligatures w14:val="standardContextual"/>
            </w:rPr>
          </w:pPr>
          <w:hyperlink w:anchor="_Toc182149135" w:history="1">
            <w:r w:rsidRPr="006E6815">
              <w:rPr>
                <w:rStyle w:val="Hyperlink"/>
                <w:noProof/>
                <w:kern w:val="1"/>
                <w:lang w:val="en-GB"/>
              </w:rPr>
              <w:t>12.2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Exchange Set Catalogue and Dataset metadata</w:t>
            </w:r>
            <w:r>
              <w:rPr>
                <w:noProof/>
                <w:webHidden/>
              </w:rPr>
              <w:tab/>
            </w:r>
            <w:r>
              <w:rPr>
                <w:noProof/>
                <w:webHidden/>
              </w:rPr>
              <w:fldChar w:fldCharType="begin"/>
            </w:r>
            <w:r>
              <w:rPr>
                <w:noProof/>
                <w:webHidden/>
              </w:rPr>
              <w:instrText xml:space="preserve"> PAGEREF _Toc182149135 \h </w:instrText>
            </w:r>
            <w:r>
              <w:rPr>
                <w:noProof/>
                <w:webHidden/>
              </w:rPr>
            </w:r>
            <w:r>
              <w:rPr>
                <w:noProof/>
                <w:webHidden/>
              </w:rPr>
              <w:fldChar w:fldCharType="separate"/>
            </w:r>
            <w:r w:rsidR="00146EDB">
              <w:rPr>
                <w:noProof/>
                <w:webHidden/>
              </w:rPr>
              <w:t>31</w:t>
            </w:r>
            <w:r>
              <w:rPr>
                <w:noProof/>
                <w:webHidden/>
              </w:rPr>
              <w:fldChar w:fldCharType="end"/>
            </w:r>
          </w:hyperlink>
        </w:p>
        <w:p w14:paraId="6D0E4278" w14:textId="4B8F36EF"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6" w:history="1">
            <w:r w:rsidRPr="006E6815">
              <w:rPr>
                <w:rStyle w:val="Hyperlink"/>
                <w:noProof/>
                <w:kern w:val="1"/>
                <w:lang w:val="en-GB"/>
              </w:rPr>
              <w:t>12.2.1</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S100_ExchangeCatalogue</w:t>
            </w:r>
            <w:r>
              <w:rPr>
                <w:noProof/>
                <w:webHidden/>
              </w:rPr>
              <w:tab/>
            </w:r>
            <w:r>
              <w:rPr>
                <w:noProof/>
                <w:webHidden/>
              </w:rPr>
              <w:fldChar w:fldCharType="begin"/>
            </w:r>
            <w:r>
              <w:rPr>
                <w:noProof/>
                <w:webHidden/>
              </w:rPr>
              <w:instrText xml:space="preserve"> PAGEREF _Toc182149136 \h </w:instrText>
            </w:r>
            <w:r>
              <w:rPr>
                <w:noProof/>
                <w:webHidden/>
              </w:rPr>
            </w:r>
            <w:r>
              <w:rPr>
                <w:noProof/>
                <w:webHidden/>
              </w:rPr>
              <w:fldChar w:fldCharType="separate"/>
            </w:r>
            <w:r w:rsidR="00146EDB">
              <w:rPr>
                <w:noProof/>
                <w:webHidden/>
              </w:rPr>
              <w:t>33</w:t>
            </w:r>
            <w:r>
              <w:rPr>
                <w:noProof/>
                <w:webHidden/>
              </w:rPr>
              <w:fldChar w:fldCharType="end"/>
            </w:r>
          </w:hyperlink>
        </w:p>
        <w:p w14:paraId="5718DCEB" w14:textId="11B7974B"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7" w:history="1">
            <w:r w:rsidRPr="006E6815">
              <w:rPr>
                <w:rStyle w:val="Hyperlink"/>
                <w:noProof/>
                <w:kern w:val="1"/>
                <w:lang w:val="en-GB"/>
              </w:rPr>
              <w:t>12.2.2</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S100_DatasetDiscoveryMetadata</w:t>
            </w:r>
            <w:r>
              <w:rPr>
                <w:noProof/>
                <w:webHidden/>
              </w:rPr>
              <w:tab/>
            </w:r>
            <w:r>
              <w:rPr>
                <w:noProof/>
                <w:webHidden/>
              </w:rPr>
              <w:fldChar w:fldCharType="begin"/>
            </w:r>
            <w:r>
              <w:rPr>
                <w:noProof/>
                <w:webHidden/>
              </w:rPr>
              <w:instrText xml:space="preserve"> PAGEREF _Toc182149137 \h </w:instrText>
            </w:r>
            <w:r>
              <w:rPr>
                <w:noProof/>
                <w:webHidden/>
              </w:rPr>
            </w:r>
            <w:r>
              <w:rPr>
                <w:noProof/>
                <w:webHidden/>
              </w:rPr>
              <w:fldChar w:fldCharType="separate"/>
            </w:r>
            <w:r w:rsidR="00146EDB">
              <w:rPr>
                <w:noProof/>
                <w:webHidden/>
              </w:rPr>
              <w:t>34</w:t>
            </w:r>
            <w:r>
              <w:rPr>
                <w:noProof/>
                <w:webHidden/>
              </w:rPr>
              <w:fldChar w:fldCharType="end"/>
            </w:r>
          </w:hyperlink>
        </w:p>
        <w:p w14:paraId="6FE00FCA" w14:textId="0BAC395A"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8" w:history="1">
            <w:r w:rsidRPr="006E6815">
              <w:rPr>
                <w:rStyle w:val="Hyperlink"/>
                <w:noProof/>
                <w:kern w:val="1"/>
                <w:lang w:val="en-GB"/>
              </w:rPr>
              <w:t>12.2.3</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S100_SupportFileDiscoveryMetadata</w:t>
            </w:r>
            <w:r>
              <w:rPr>
                <w:noProof/>
                <w:webHidden/>
              </w:rPr>
              <w:tab/>
            </w:r>
            <w:r>
              <w:rPr>
                <w:noProof/>
                <w:webHidden/>
              </w:rPr>
              <w:fldChar w:fldCharType="begin"/>
            </w:r>
            <w:r>
              <w:rPr>
                <w:noProof/>
                <w:webHidden/>
              </w:rPr>
              <w:instrText xml:space="preserve"> PAGEREF _Toc182149138 \h </w:instrText>
            </w:r>
            <w:r>
              <w:rPr>
                <w:noProof/>
                <w:webHidden/>
              </w:rPr>
            </w:r>
            <w:r>
              <w:rPr>
                <w:noProof/>
                <w:webHidden/>
              </w:rPr>
              <w:fldChar w:fldCharType="separate"/>
            </w:r>
            <w:r w:rsidR="00146EDB">
              <w:rPr>
                <w:noProof/>
                <w:webHidden/>
              </w:rPr>
              <w:t>39</w:t>
            </w:r>
            <w:r>
              <w:rPr>
                <w:noProof/>
                <w:webHidden/>
              </w:rPr>
              <w:fldChar w:fldCharType="end"/>
            </w:r>
          </w:hyperlink>
        </w:p>
        <w:p w14:paraId="01CAB238" w14:textId="7515C46D" w:rsidR="00D0316D" w:rsidRDefault="00D0316D" w:rsidP="00A232A4">
          <w:pPr>
            <w:pStyle w:val="TOC3"/>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39" w:history="1">
            <w:r w:rsidRPr="006E6815">
              <w:rPr>
                <w:rStyle w:val="Hyperlink"/>
                <w:noProof/>
                <w:kern w:val="1"/>
                <w:lang w:val="en-GB"/>
              </w:rPr>
              <w:t>12.2.4</w:t>
            </w:r>
            <w:r>
              <w:rPr>
                <w:rFonts w:asciiTheme="minorHAnsi" w:eastAsiaTheme="minorEastAsia" w:hAnsiTheme="minorHAnsi" w:cstheme="minorBidi"/>
                <w:noProof/>
                <w:color w:val="auto"/>
                <w:kern w:val="2"/>
                <w:sz w:val="24"/>
                <w:szCs w:val="24"/>
                <w:lang w:val="en-GB" w:eastAsia="en-GB"/>
                <w14:ligatures w14:val="standardContextual"/>
              </w:rPr>
              <w:tab/>
            </w:r>
            <w:r w:rsidRPr="006E6815">
              <w:rPr>
                <w:rStyle w:val="Hyperlink"/>
                <w:noProof/>
                <w:lang w:val="en-GB"/>
              </w:rPr>
              <w:t>S100_CatalogueDiscoveryMetadata</w:t>
            </w:r>
            <w:r>
              <w:rPr>
                <w:noProof/>
                <w:webHidden/>
              </w:rPr>
              <w:tab/>
            </w:r>
            <w:r>
              <w:rPr>
                <w:noProof/>
                <w:webHidden/>
              </w:rPr>
              <w:fldChar w:fldCharType="begin"/>
            </w:r>
            <w:r>
              <w:rPr>
                <w:noProof/>
                <w:webHidden/>
              </w:rPr>
              <w:instrText xml:space="preserve"> PAGEREF _Toc182149139 \h </w:instrText>
            </w:r>
            <w:r>
              <w:rPr>
                <w:noProof/>
                <w:webHidden/>
              </w:rPr>
            </w:r>
            <w:r>
              <w:rPr>
                <w:noProof/>
                <w:webHidden/>
              </w:rPr>
              <w:fldChar w:fldCharType="separate"/>
            </w:r>
            <w:r w:rsidR="00146EDB">
              <w:rPr>
                <w:noProof/>
                <w:webHidden/>
              </w:rPr>
              <w:t>41</w:t>
            </w:r>
            <w:r>
              <w:rPr>
                <w:noProof/>
                <w:webHidden/>
              </w:rPr>
              <w:fldChar w:fldCharType="end"/>
            </w:r>
          </w:hyperlink>
        </w:p>
        <w:p w14:paraId="5823CF4E" w14:textId="0F7D3A5E"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0" w:history="1">
            <w:r w:rsidRPr="006E6815">
              <w:rPr>
                <w:rStyle w:val="Hyperlink"/>
                <w:bCs/>
                <w:noProof/>
                <w:lang w:val="en-GB"/>
              </w:rPr>
              <w:t>ANNEX A - Data Classification and Encoding Guide</w:t>
            </w:r>
            <w:r>
              <w:rPr>
                <w:noProof/>
                <w:webHidden/>
              </w:rPr>
              <w:tab/>
            </w:r>
            <w:r>
              <w:rPr>
                <w:noProof/>
                <w:webHidden/>
              </w:rPr>
              <w:fldChar w:fldCharType="begin"/>
            </w:r>
            <w:r>
              <w:rPr>
                <w:noProof/>
                <w:webHidden/>
              </w:rPr>
              <w:instrText xml:space="preserve"> PAGEREF _Toc182149140 \h </w:instrText>
            </w:r>
            <w:r>
              <w:rPr>
                <w:noProof/>
                <w:webHidden/>
              </w:rPr>
            </w:r>
            <w:r>
              <w:rPr>
                <w:noProof/>
                <w:webHidden/>
              </w:rPr>
              <w:fldChar w:fldCharType="separate"/>
            </w:r>
            <w:r w:rsidR="00146EDB">
              <w:rPr>
                <w:noProof/>
                <w:webHidden/>
              </w:rPr>
              <w:t>45</w:t>
            </w:r>
            <w:r>
              <w:rPr>
                <w:noProof/>
                <w:webHidden/>
              </w:rPr>
              <w:fldChar w:fldCharType="end"/>
            </w:r>
          </w:hyperlink>
        </w:p>
        <w:p w14:paraId="70D4CFAF" w14:textId="76E48836"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1" w:history="1">
            <w:r w:rsidRPr="006E6815">
              <w:rPr>
                <w:rStyle w:val="Hyperlink"/>
                <w:bCs/>
                <w:noProof/>
                <w:lang w:val="en-GB"/>
              </w:rPr>
              <w:t>ANNEX B - Feature Catalogue</w:t>
            </w:r>
            <w:r>
              <w:rPr>
                <w:noProof/>
                <w:webHidden/>
              </w:rPr>
              <w:tab/>
            </w:r>
            <w:r>
              <w:rPr>
                <w:noProof/>
                <w:webHidden/>
              </w:rPr>
              <w:fldChar w:fldCharType="begin"/>
            </w:r>
            <w:r>
              <w:rPr>
                <w:noProof/>
                <w:webHidden/>
              </w:rPr>
              <w:instrText xml:space="preserve"> PAGEREF _Toc182149141 \h </w:instrText>
            </w:r>
            <w:r>
              <w:rPr>
                <w:noProof/>
                <w:webHidden/>
              </w:rPr>
            </w:r>
            <w:r>
              <w:rPr>
                <w:noProof/>
                <w:webHidden/>
              </w:rPr>
              <w:fldChar w:fldCharType="separate"/>
            </w:r>
            <w:r w:rsidR="00146EDB">
              <w:rPr>
                <w:noProof/>
                <w:webHidden/>
              </w:rPr>
              <w:t>47</w:t>
            </w:r>
            <w:r>
              <w:rPr>
                <w:noProof/>
                <w:webHidden/>
              </w:rPr>
              <w:fldChar w:fldCharType="end"/>
            </w:r>
          </w:hyperlink>
        </w:p>
        <w:p w14:paraId="2F305015" w14:textId="5A4BC362"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2" w:history="1">
            <w:r w:rsidRPr="006E6815">
              <w:rPr>
                <w:rStyle w:val="Hyperlink"/>
                <w:bCs/>
                <w:noProof/>
                <w:lang w:val="en-GB"/>
              </w:rPr>
              <w:t>ANNEX C - GML Schema</w:t>
            </w:r>
            <w:r>
              <w:rPr>
                <w:noProof/>
                <w:webHidden/>
              </w:rPr>
              <w:tab/>
            </w:r>
            <w:r>
              <w:rPr>
                <w:noProof/>
                <w:webHidden/>
              </w:rPr>
              <w:fldChar w:fldCharType="begin"/>
            </w:r>
            <w:r>
              <w:rPr>
                <w:noProof/>
                <w:webHidden/>
              </w:rPr>
              <w:instrText xml:space="preserve"> PAGEREF _Toc182149142 \h </w:instrText>
            </w:r>
            <w:r>
              <w:rPr>
                <w:noProof/>
                <w:webHidden/>
              </w:rPr>
            </w:r>
            <w:r>
              <w:rPr>
                <w:noProof/>
                <w:webHidden/>
              </w:rPr>
              <w:fldChar w:fldCharType="separate"/>
            </w:r>
            <w:r w:rsidR="00146EDB">
              <w:rPr>
                <w:noProof/>
                <w:webHidden/>
              </w:rPr>
              <w:t>49</w:t>
            </w:r>
            <w:r>
              <w:rPr>
                <w:noProof/>
                <w:webHidden/>
              </w:rPr>
              <w:fldChar w:fldCharType="end"/>
            </w:r>
          </w:hyperlink>
        </w:p>
        <w:p w14:paraId="6B7CF17F" w14:textId="4BC019AE"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3" w:history="1">
            <w:r w:rsidRPr="006E6815">
              <w:rPr>
                <w:rStyle w:val="Hyperlink"/>
                <w:bCs/>
                <w:noProof/>
                <w:lang w:val="en-GB"/>
              </w:rPr>
              <w:t>ANNEX D - Portrayal Catalogue</w:t>
            </w:r>
            <w:r>
              <w:rPr>
                <w:noProof/>
                <w:webHidden/>
              </w:rPr>
              <w:tab/>
            </w:r>
            <w:r>
              <w:rPr>
                <w:noProof/>
                <w:webHidden/>
              </w:rPr>
              <w:fldChar w:fldCharType="begin"/>
            </w:r>
            <w:r>
              <w:rPr>
                <w:noProof/>
                <w:webHidden/>
              </w:rPr>
              <w:instrText xml:space="preserve"> PAGEREF _Toc182149143 \h </w:instrText>
            </w:r>
            <w:r>
              <w:rPr>
                <w:noProof/>
                <w:webHidden/>
              </w:rPr>
            </w:r>
            <w:r>
              <w:rPr>
                <w:noProof/>
                <w:webHidden/>
              </w:rPr>
              <w:fldChar w:fldCharType="separate"/>
            </w:r>
            <w:r w:rsidR="00146EDB">
              <w:rPr>
                <w:noProof/>
                <w:webHidden/>
              </w:rPr>
              <w:t>51</w:t>
            </w:r>
            <w:r>
              <w:rPr>
                <w:noProof/>
                <w:webHidden/>
              </w:rPr>
              <w:fldChar w:fldCharType="end"/>
            </w:r>
          </w:hyperlink>
        </w:p>
        <w:p w14:paraId="334973FF" w14:textId="214A2824"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4" w:history="1">
            <w:r w:rsidRPr="006E6815">
              <w:rPr>
                <w:rStyle w:val="Hyperlink"/>
                <w:bCs/>
                <w:noProof/>
                <w:lang w:val="en-GB"/>
              </w:rPr>
              <w:t>ANNEX E - Implementation Guide</w:t>
            </w:r>
            <w:r>
              <w:rPr>
                <w:noProof/>
                <w:webHidden/>
              </w:rPr>
              <w:tab/>
            </w:r>
            <w:r>
              <w:rPr>
                <w:noProof/>
                <w:webHidden/>
              </w:rPr>
              <w:fldChar w:fldCharType="begin"/>
            </w:r>
            <w:r>
              <w:rPr>
                <w:noProof/>
                <w:webHidden/>
              </w:rPr>
              <w:instrText xml:space="preserve"> PAGEREF _Toc182149144 \h </w:instrText>
            </w:r>
            <w:r>
              <w:rPr>
                <w:noProof/>
                <w:webHidden/>
              </w:rPr>
            </w:r>
            <w:r>
              <w:rPr>
                <w:noProof/>
                <w:webHidden/>
              </w:rPr>
              <w:fldChar w:fldCharType="separate"/>
            </w:r>
            <w:r w:rsidR="00146EDB">
              <w:rPr>
                <w:noProof/>
                <w:webHidden/>
              </w:rPr>
              <w:t>53</w:t>
            </w:r>
            <w:r>
              <w:rPr>
                <w:noProof/>
                <w:webHidden/>
              </w:rPr>
              <w:fldChar w:fldCharType="end"/>
            </w:r>
          </w:hyperlink>
        </w:p>
        <w:p w14:paraId="23F3D5FB" w14:textId="134CB7C7"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5" w:history="1">
            <w:r w:rsidRPr="006E6815">
              <w:rPr>
                <w:rStyle w:val="Hyperlink"/>
                <w:bCs/>
                <w:noProof/>
                <w:lang w:val="en-GB"/>
              </w:rPr>
              <w:t>ANNEX F - Transformation Into NAVTEX</w:t>
            </w:r>
            <w:r>
              <w:rPr>
                <w:noProof/>
                <w:webHidden/>
              </w:rPr>
              <w:tab/>
            </w:r>
            <w:r>
              <w:rPr>
                <w:noProof/>
                <w:webHidden/>
              </w:rPr>
              <w:fldChar w:fldCharType="begin"/>
            </w:r>
            <w:r>
              <w:rPr>
                <w:noProof/>
                <w:webHidden/>
              </w:rPr>
              <w:instrText xml:space="preserve"> PAGEREF _Toc182149145 \h </w:instrText>
            </w:r>
            <w:r>
              <w:rPr>
                <w:noProof/>
                <w:webHidden/>
              </w:rPr>
            </w:r>
            <w:r>
              <w:rPr>
                <w:noProof/>
                <w:webHidden/>
              </w:rPr>
              <w:fldChar w:fldCharType="separate"/>
            </w:r>
            <w:r w:rsidR="00146EDB">
              <w:rPr>
                <w:noProof/>
                <w:webHidden/>
              </w:rPr>
              <w:t>55</w:t>
            </w:r>
            <w:r>
              <w:rPr>
                <w:noProof/>
                <w:webHidden/>
              </w:rPr>
              <w:fldChar w:fldCharType="end"/>
            </w:r>
          </w:hyperlink>
        </w:p>
        <w:p w14:paraId="5C64B794" w14:textId="3A8DBCB8" w:rsidR="00D0316D" w:rsidRDefault="00D0316D" w:rsidP="00A232A4">
          <w:pPr>
            <w:pStyle w:val="TOC1"/>
            <w:tabs>
              <w:tab w:val="left" w:pos="800"/>
              <w:tab w:val="left" w:pos="851"/>
            </w:tabs>
            <w:rPr>
              <w:rFonts w:asciiTheme="minorHAnsi" w:eastAsiaTheme="minorEastAsia" w:hAnsiTheme="minorHAnsi" w:cstheme="minorBidi"/>
              <w:noProof/>
              <w:color w:val="auto"/>
              <w:kern w:val="2"/>
              <w:sz w:val="24"/>
              <w:szCs w:val="24"/>
              <w:lang w:val="en-GB" w:eastAsia="en-GB"/>
              <w14:ligatures w14:val="standardContextual"/>
            </w:rPr>
          </w:pPr>
          <w:hyperlink w:anchor="_Toc182149146" w:history="1">
            <w:r w:rsidRPr="006E6815">
              <w:rPr>
                <w:rStyle w:val="Hyperlink"/>
                <w:bCs/>
                <w:noProof/>
                <w:lang w:val="en-GB"/>
              </w:rPr>
              <w:t>ANNEX G - Transformation Into EGC</w:t>
            </w:r>
            <w:r>
              <w:rPr>
                <w:noProof/>
                <w:webHidden/>
              </w:rPr>
              <w:tab/>
            </w:r>
            <w:r>
              <w:rPr>
                <w:noProof/>
                <w:webHidden/>
              </w:rPr>
              <w:fldChar w:fldCharType="begin"/>
            </w:r>
            <w:r>
              <w:rPr>
                <w:noProof/>
                <w:webHidden/>
              </w:rPr>
              <w:instrText xml:space="preserve"> PAGEREF _Toc182149146 \h </w:instrText>
            </w:r>
            <w:r>
              <w:rPr>
                <w:noProof/>
                <w:webHidden/>
              </w:rPr>
            </w:r>
            <w:r>
              <w:rPr>
                <w:noProof/>
                <w:webHidden/>
              </w:rPr>
              <w:fldChar w:fldCharType="separate"/>
            </w:r>
            <w:r w:rsidR="00146EDB">
              <w:rPr>
                <w:noProof/>
                <w:webHidden/>
              </w:rPr>
              <w:t>57</w:t>
            </w:r>
            <w:r>
              <w:rPr>
                <w:noProof/>
                <w:webHidden/>
              </w:rPr>
              <w:fldChar w:fldCharType="end"/>
            </w:r>
          </w:hyperlink>
        </w:p>
        <w:p w14:paraId="1EE387DA" w14:textId="370D86D0" w:rsidR="00D0316D" w:rsidRDefault="00D0316D" w:rsidP="00A232A4">
          <w:pPr>
            <w:pStyle w:val="TOC1"/>
            <w:tabs>
              <w:tab w:val="left" w:pos="800"/>
            </w:tabs>
            <w:rPr>
              <w:rFonts w:asciiTheme="minorHAnsi" w:eastAsiaTheme="minorEastAsia" w:hAnsiTheme="minorHAnsi" w:cstheme="minorBidi"/>
              <w:noProof/>
              <w:color w:val="auto"/>
              <w:kern w:val="2"/>
              <w:sz w:val="24"/>
              <w:szCs w:val="24"/>
              <w:lang w:val="en-GB" w:eastAsia="en-GB"/>
              <w14:ligatures w14:val="standardContextual"/>
            </w:rPr>
          </w:pPr>
          <w:hyperlink w:anchor="_Toc182149147" w:history="1">
            <w:r w:rsidRPr="006E6815">
              <w:rPr>
                <w:rStyle w:val="Hyperlink"/>
                <w:bCs/>
                <w:noProof/>
                <w:lang w:val="en-GB"/>
              </w:rPr>
              <w:t>ANNEX H - Soft List</w:t>
            </w:r>
            <w:r>
              <w:rPr>
                <w:noProof/>
                <w:webHidden/>
              </w:rPr>
              <w:tab/>
            </w:r>
            <w:r>
              <w:rPr>
                <w:noProof/>
                <w:webHidden/>
              </w:rPr>
              <w:fldChar w:fldCharType="begin"/>
            </w:r>
            <w:r>
              <w:rPr>
                <w:noProof/>
                <w:webHidden/>
              </w:rPr>
              <w:instrText xml:space="preserve"> PAGEREF _Toc182149147 \h </w:instrText>
            </w:r>
            <w:r>
              <w:rPr>
                <w:noProof/>
                <w:webHidden/>
              </w:rPr>
            </w:r>
            <w:r>
              <w:rPr>
                <w:noProof/>
                <w:webHidden/>
              </w:rPr>
              <w:fldChar w:fldCharType="separate"/>
            </w:r>
            <w:r w:rsidR="00146EDB">
              <w:rPr>
                <w:noProof/>
                <w:webHidden/>
              </w:rPr>
              <w:t>59</w:t>
            </w:r>
            <w:r>
              <w:rPr>
                <w:noProof/>
                <w:webHidden/>
              </w:rPr>
              <w:fldChar w:fldCharType="end"/>
            </w:r>
          </w:hyperlink>
        </w:p>
        <w:p w14:paraId="22F4A423" w14:textId="19DF7CEE" w:rsidR="00240A12" w:rsidRPr="00FF0ACC" w:rsidRDefault="00D0316D">
          <w:pPr>
            <w:rPr>
              <w:sz w:val="22"/>
              <w:szCs w:val="22"/>
              <w:lang w:val="en-GB"/>
            </w:rPr>
          </w:pPr>
          <w:r>
            <w:rPr>
              <w:rFonts w:eastAsia="Times New Roman" w:cs="Times New Roman"/>
              <w:sz w:val="22"/>
              <w:szCs w:val="22"/>
              <w:lang w:val="en-GB"/>
            </w:rPr>
            <w:fldChar w:fldCharType="end"/>
          </w:r>
        </w:p>
      </w:sdtContent>
    </w:sdt>
    <w:p w14:paraId="6DD7C8C4" w14:textId="1335C110" w:rsidR="00DD2A83" w:rsidRPr="00FF0ACC" w:rsidRDefault="00DD2A83">
      <w:pPr>
        <w:suppressAutoHyphens w:val="0"/>
        <w:spacing w:line="240" w:lineRule="auto"/>
        <w:rPr>
          <w:b/>
          <w:sz w:val="22"/>
          <w:szCs w:val="22"/>
          <w:lang w:val="en-GB"/>
        </w:rPr>
      </w:pPr>
      <w:r w:rsidRPr="00FF0ACC">
        <w:rPr>
          <w:b/>
          <w:sz w:val="22"/>
          <w:szCs w:val="22"/>
          <w:lang w:val="en-GB"/>
        </w:rPr>
        <w:br w:type="page"/>
      </w:r>
    </w:p>
    <w:p w14:paraId="29D63311" w14:textId="655EE997" w:rsidR="00DD2A83" w:rsidRPr="00FF0ACC" w:rsidRDefault="00357F2F" w:rsidP="00814EA4">
      <w:pPr>
        <w:spacing w:before="360" w:after="120" w:line="240" w:lineRule="auto"/>
        <w:jc w:val="center"/>
        <w:rPr>
          <w:lang w:val="en-GB"/>
        </w:rPr>
      </w:pPr>
      <w:r w:rsidRPr="00FF0ACC">
        <w:rPr>
          <w:rFonts w:eastAsia="Times New Roman" w:cs="Times New Roman"/>
          <w:b/>
          <w:lang w:val="en-GB"/>
        </w:rPr>
        <w:lastRenderedPageBreak/>
        <w:t>Document</w:t>
      </w:r>
      <w:r w:rsidR="00DD2A83" w:rsidRPr="00FF0ACC">
        <w:rPr>
          <w:rFonts w:eastAsia="Times New Roman" w:cs="Times New Roman"/>
          <w:b/>
          <w:lang w:val="en-GB"/>
        </w:rPr>
        <w:t xml:space="preserve"> History</w:t>
      </w:r>
    </w:p>
    <w:p w14:paraId="1971E3F3" w14:textId="64602207" w:rsidR="00DD2A83" w:rsidRPr="00FF0ACC" w:rsidRDefault="00DD2A83" w:rsidP="00DD2A83">
      <w:pPr>
        <w:jc w:val="both"/>
        <w:rPr>
          <w:sz w:val="20"/>
          <w:szCs w:val="20"/>
          <w:lang w:val="en-GB"/>
        </w:rPr>
      </w:pPr>
      <w:r w:rsidRPr="00FF0ACC">
        <w:rPr>
          <w:sz w:val="20"/>
          <w:szCs w:val="20"/>
          <w:lang w:val="en-GB"/>
        </w:rPr>
        <w:t>Changes to this Product Specification are coordinate</w:t>
      </w:r>
      <w:r w:rsidRPr="00FF0ACC">
        <w:rPr>
          <w:color w:val="auto"/>
          <w:sz w:val="20"/>
          <w:szCs w:val="20"/>
          <w:lang w:val="en-GB"/>
        </w:rPr>
        <w:t xml:space="preserve">d by the IHO World-Wide Navigational Warning Service Sub-Committee (WWNWS-SC). </w:t>
      </w:r>
      <w:r w:rsidRPr="00FF0ACC">
        <w:rPr>
          <w:sz w:val="20"/>
          <w:szCs w:val="20"/>
          <w:lang w:val="en-GB"/>
        </w:rPr>
        <w:t>New editions will be made available via the IHO web site. Maintenance of the Product Specification shall conform to IHO Technical Resolution 2/2007 (</w:t>
      </w:r>
      <w:r w:rsidR="009C005B" w:rsidRPr="00FF0ACC">
        <w:rPr>
          <w:sz w:val="20"/>
          <w:szCs w:val="20"/>
          <w:lang w:val="en-GB"/>
        </w:rPr>
        <w:t>as amended</w:t>
      </w:r>
      <w:r w:rsidRPr="00FF0ACC">
        <w:rPr>
          <w:sz w:val="20"/>
          <w:szCs w:val="20"/>
          <w:lang w:val="en-GB"/>
        </w:rPr>
        <w:t>).</w:t>
      </w:r>
    </w:p>
    <w:p w14:paraId="4142B3C6" w14:textId="77777777" w:rsidR="00DD2A83" w:rsidRPr="00FF0ACC" w:rsidRDefault="00DD2A83" w:rsidP="00DD2A83">
      <w:pPr>
        <w:rPr>
          <w:sz w:val="22"/>
          <w:szCs w:val="22"/>
          <w:lang w:val="en-GB"/>
        </w:rPr>
      </w:pPr>
    </w:p>
    <w:tbl>
      <w:tblPr>
        <w:tblW w:w="0" w:type="auto"/>
        <w:tblLayout w:type="fixed"/>
        <w:tblCellMar>
          <w:left w:w="115" w:type="dxa"/>
          <w:right w:w="115" w:type="dxa"/>
        </w:tblCellMar>
        <w:tblLook w:val="0000" w:firstRow="0" w:lastRow="0" w:firstColumn="0" w:lastColumn="0" w:noHBand="0" w:noVBand="0"/>
      </w:tblPr>
      <w:tblGrid>
        <w:gridCol w:w="1271"/>
        <w:gridCol w:w="1843"/>
        <w:gridCol w:w="1417"/>
        <w:gridCol w:w="4819"/>
      </w:tblGrid>
      <w:tr w:rsidR="00DD2A83" w:rsidRPr="00FF0ACC" w14:paraId="5ECB9AF2" w14:textId="77777777" w:rsidTr="00E545F8">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F78C3F" w14:textId="77777777" w:rsidR="00DD2A83" w:rsidRPr="00FF0ACC" w:rsidRDefault="00DD2A83" w:rsidP="00FF3E55">
            <w:pPr>
              <w:spacing w:before="60" w:after="60" w:line="240" w:lineRule="auto"/>
              <w:rPr>
                <w:b/>
                <w:sz w:val="20"/>
                <w:szCs w:val="20"/>
                <w:lang w:val="en-GB"/>
              </w:rPr>
            </w:pPr>
            <w:r w:rsidRPr="00FF0ACC">
              <w:rPr>
                <w:b/>
                <w:sz w:val="20"/>
                <w:szCs w:val="20"/>
                <w:lang w:val="en-GB"/>
              </w:rPr>
              <w:t>Version Number</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CC1425" w14:textId="77777777" w:rsidR="00DD2A83" w:rsidRPr="00FF0ACC" w:rsidRDefault="00DD2A83" w:rsidP="00FF3E55">
            <w:pPr>
              <w:spacing w:before="60" w:after="60" w:line="240" w:lineRule="auto"/>
              <w:rPr>
                <w:b/>
                <w:sz w:val="20"/>
                <w:szCs w:val="20"/>
                <w:lang w:val="en-GB"/>
              </w:rPr>
            </w:pPr>
            <w:r w:rsidRPr="00FF0ACC">
              <w:rPr>
                <w:b/>
                <w:sz w:val="20"/>
                <w:szCs w:val="20"/>
                <w:lang w:val="en-GB"/>
              </w:rPr>
              <w:t>Date</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2D9F51" w14:textId="77777777" w:rsidR="00DD2A83" w:rsidRPr="00FF0ACC" w:rsidRDefault="00DD2A83" w:rsidP="00FF3E55">
            <w:pPr>
              <w:spacing w:before="60" w:after="60" w:line="240" w:lineRule="auto"/>
              <w:rPr>
                <w:b/>
                <w:sz w:val="20"/>
                <w:szCs w:val="20"/>
                <w:lang w:val="en-GB"/>
              </w:rPr>
            </w:pPr>
            <w:r w:rsidRPr="00FF0ACC">
              <w:rPr>
                <w:b/>
                <w:sz w:val="20"/>
                <w:szCs w:val="20"/>
                <w:lang w:val="en-GB"/>
              </w:rPr>
              <w:t>Author</w:t>
            </w:r>
          </w:p>
        </w:tc>
        <w:tc>
          <w:tcPr>
            <w:tcW w:w="48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45B206" w14:textId="77777777" w:rsidR="00DD2A83" w:rsidRPr="00FF0ACC" w:rsidRDefault="00DD2A83" w:rsidP="00FF3E55">
            <w:pPr>
              <w:spacing w:before="60" w:after="60" w:line="240" w:lineRule="auto"/>
              <w:rPr>
                <w:sz w:val="20"/>
                <w:szCs w:val="20"/>
                <w:lang w:val="en-GB"/>
              </w:rPr>
            </w:pPr>
            <w:r w:rsidRPr="00FF0ACC">
              <w:rPr>
                <w:b/>
                <w:sz w:val="20"/>
                <w:szCs w:val="20"/>
                <w:lang w:val="en-GB"/>
              </w:rPr>
              <w:t>Purpose</w:t>
            </w:r>
          </w:p>
        </w:tc>
      </w:tr>
      <w:tr w:rsidR="00DD2A83" w:rsidRPr="00FF0ACC" w14:paraId="02CA516A"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4041F0A" w14:textId="77777777" w:rsidR="00DD2A83" w:rsidRPr="00FF0ACC" w:rsidRDefault="00DD2A83" w:rsidP="00FF3E55">
            <w:pPr>
              <w:spacing w:before="60" w:after="60" w:line="240" w:lineRule="auto"/>
              <w:rPr>
                <w:sz w:val="20"/>
                <w:szCs w:val="20"/>
                <w:lang w:val="en-GB"/>
              </w:rPr>
            </w:pPr>
            <w:r w:rsidRPr="00FF0ACC">
              <w:rPr>
                <w:sz w:val="20"/>
                <w:szCs w:val="20"/>
                <w:lang w:val="en-GB"/>
              </w:rPr>
              <w:t>0.0.1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D279666" w14:textId="18EE2800" w:rsidR="00DD2A83" w:rsidRPr="00FF0ACC" w:rsidRDefault="00C625C0" w:rsidP="00FF3E55">
            <w:pPr>
              <w:spacing w:before="60" w:after="60" w:line="240" w:lineRule="auto"/>
              <w:rPr>
                <w:sz w:val="20"/>
                <w:szCs w:val="20"/>
                <w:lang w:val="en-GB"/>
              </w:rPr>
            </w:pPr>
            <w:r w:rsidRPr="00FF0ACC">
              <w:rPr>
                <w:sz w:val="20"/>
                <w:szCs w:val="20"/>
                <w:lang w:val="en-GB"/>
              </w:rPr>
              <w:t>M</w:t>
            </w:r>
            <w:r w:rsidR="007D7FDC" w:rsidRPr="00FF0ACC">
              <w:rPr>
                <w:sz w:val="20"/>
                <w:szCs w:val="20"/>
                <w:lang w:val="en-GB"/>
              </w:rPr>
              <w:t>ay 2018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22C1CA1B"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7F733BCE" w14:textId="77777777" w:rsidR="00DD2A83" w:rsidRPr="00FF0ACC" w:rsidRDefault="00DD2A83" w:rsidP="00FF3E55">
            <w:pPr>
              <w:spacing w:before="60" w:after="60" w:line="240" w:lineRule="auto"/>
              <w:rPr>
                <w:sz w:val="20"/>
                <w:szCs w:val="20"/>
                <w:lang w:val="en-GB"/>
              </w:rPr>
            </w:pPr>
            <w:r w:rsidRPr="00FF0ACC">
              <w:rPr>
                <w:sz w:val="20"/>
                <w:szCs w:val="20"/>
                <w:lang w:val="en-GB"/>
              </w:rPr>
              <w:t>Initial draft</w:t>
            </w:r>
          </w:p>
        </w:tc>
      </w:tr>
      <w:tr w:rsidR="00DD2A83" w:rsidRPr="00FF0ACC" w14:paraId="112C4B7D"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26A2017D" w14:textId="77777777" w:rsidR="00DD2A83" w:rsidRPr="00FF0ACC" w:rsidRDefault="00DD2A83" w:rsidP="00FF3E55">
            <w:pPr>
              <w:spacing w:before="60" w:after="60" w:line="240" w:lineRule="auto"/>
              <w:rPr>
                <w:sz w:val="20"/>
                <w:szCs w:val="20"/>
                <w:lang w:val="en-GB"/>
              </w:rPr>
            </w:pPr>
            <w:r w:rsidRPr="00FF0ACC">
              <w:rPr>
                <w:sz w:val="20"/>
                <w:szCs w:val="20"/>
                <w:lang w:val="en-GB"/>
              </w:rPr>
              <w:t>0.0.1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01FD1CF" w14:textId="3E47A29D" w:rsidR="00DD2A83" w:rsidRPr="00FF0ACC" w:rsidRDefault="007D7FDC" w:rsidP="00FF3E55">
            <w:pPr>
              <w:spacing w:before="60" w:after="60" w:line="240" w:lineRule="auto"/>
              <w:rPr>
                <w:sz w:val="20"/>
                <w:szCs w:val="20"/>
                <w:lang w:val="en-GB"/>
              </w:rPr>
            </w:pPr>
            <w:r w:rsidRPr="00FF0ACC">
              <w:rPr>
                <w:sz w:val="20"/>
                <w:szCs w:val="20"/>
                <w:lang w:val="en-GB"/>
              </w:rPr>
              <w:t>June 2018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FC0C1EC"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30DC5EC4" w14:textId="77777777" w:rsidR="00DD2A83" w:rsidRPr="00FF0ACC" w:rsidRDefault="00DD2A83" w:rsidP="00FF3E55">
            <w:pPr>
              <w:spacing w:before="60" w:after="60" w:line="240" w:lineRule="auto"/>
              <w:rPr>
                <w:sz w:val="20"/>
                <w:szCs w:val="20"/>
                <w:lang w:val="en-GB"/>
              </w:rPr>
            </w:pPr>
            <w:r w:rsidRPr="00FF0ACC">
              <w:rPr>
                <w:sz w:val="20"/>
                <w:szCs w:val="20"/>
                <w:lang w:val="en-GB"/>
              </w:rPr>
              <w:t>Edits following SHOM comments</w:t>
            </w:r>
          </w:p>
        </w:tc>
      </w:tr>
      <w:tr w:rsidR="00DD2A83" w:rsidRPr="00FF0ACC" w14:paraId="6D73CF9B"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6B58BC6B" w14:textId="77777777" w:rsidR="00DD2A83" w:rsidRPr="00FF0ACC" w:rsidRDefault="00DD2A83" w:rsidP="00FF3E55">
            <w:pPr>
              <w:spacing w:before="60" w:after="60" w:line="240" w:lineRule="auto"/>
              <w:rPr>
                <w:sz w:val="20"/>
                <w:szCs w:val="20"/>
                <w:lang w:val="en-GB"/>
              </w:rPr>
            </w:pPr>
            <w:r w:rsidRPr="00FF0ACC">
              <w:rPr>
                <w:sz w:val="20"/>
                <w:szCs w:val="20"/>
                <w:lang w:val="en-GB"/>
              </w:rPr>
              <w:t>0.0.2</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641560C" w14:textId="7863717E" w:rsidR="00DD2A83" w:rsidRPr="00FF0ACC" w:rsidRDefault="00AF4AFE" w:rsidP="00FF3E55">
            <w:pPr>
              <w:spacing w:before="60" w:after="60" w:line="240" w:lineRule="auto"/>
              <w:rPr>
                <w:sz w:val="20"/>
                <w:szCs w:val="20"/>
                <w:lang w:val="en-GB"/>
              </w:rPr>
            </w:pPr>
            <w:r w:rsidRPr="00FF0ACC">
              <w:rPr>
                <w:sz w:val="20"/>
                <w:szCs w:val="20"/>
                <w:lang w:val="en-GB"/>
              </w:rPr>
              <w:t>October 2018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38EE9E4"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2CAFC05F" w14:textId="77777777" w:rsidR="00DD2A83" w:rsidRPr="00FF0ACC" w:rsidRDefault="00DD2A83" w:rsidP="00FF3E55">
            <w:pPr>
              <w:spacing w:before="60" w:after="60" w:line="240" w:lineRule="auto"/>
              <w:rPr>
                <w:sz w:val="20"/>
                <w:szCs w:val="20"/>
                <w:lang w:val="en-GB"/>
              </w:rPr>
            </w:pPr>
            <w:r w:rsidRPr="00FF0ACC">
              <w:rPr>
                <w:sz w:val="20"/>
                <w:szCs w:val="20"/>
                <w:lang w:val="en-GB"/>
              </w:rPr>
              <w:t>Implementing decisions of WWNWS10</w:t>
            </w:r>
          </w:p>
        </w:tc>
      </w:tr>
      <w:tr w:rsidR="00DD2A83" w:rsidRPr="00FF0ACC" w14:paraId="5A3BF8BE"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0EF05803" w14:textId="77777777" w:rsidR="00DD2A83" w:rsidRPr="00FF0ACC" w:rsidRDefault="00DD2A83" w:rsidP="00FF3E55">
            <w:pPr>
              <w:spacing w:before="60" w:after="60" w:line="240" w:lineRule="auto"/>
              <w:rPr>
                <w:sz w:val="20"/>
                <w:szCs w:val="20"/>
                <w:lang w:val="en-GB"/>
              </w:rPr>
            </w:pPr>
            <w:r w:rsidRPr="00FF0ACC">
              <w:rPr>
                <w:sz w:val="20"/>
                <w:szCs w:val="20"/>
                <w:lang w:val="en-GB"/>
              </w:rPr>
              <w:t>0.0.3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56D1161" w14:textId="2A81BAE7" w:rsidR="00DD2A83" w:rsidRPr="00FF0ACC" w:rsidRDefault="00AC48DC" w:rsidP="00FF3E55">
            <w:pPr>
              <w:spacing w:before="60" w:after="60" w:line="240" w:lineRule="auto"/>
              <w:rPr>
                <w:sz w:val="20"/>
                <w:szCs w:val="20"/>
                <w:lang w:val="en-GB"/>
              </w:rPr>
            </w:pPr>
            <w:r w:rsidRPr="00FF0ACC">
              <w:rPr>
                <w:sz w:val="20"/>
                <w:szCs w:val="20"/>
                <w:lang w:val="en-GB"/>
              </w:rPr>
              <w:t>March 2019</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440891C"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2AD8CCF7" w14:textId="77777777" w:rsidR="00DD2A83" w:rsidRPr="00FF0ACC" w:rsidRDefault="00DD2A83" w:rsidP="00FF3E55">
            <w:pPr>
              <w:spacing w:before="60" w:after="60" w:line="240" w:lineRule="auto"/>
              <w:rPr>
                <w:sz w:val="20"/>
                <w:szCs w:val="20"/>
                <w:lang w:val="en-GB"/>
              </w:rPr>
            </w:pPr>
            <w:r w:rsidRPr="00FF0ACC">
              <w:rPr>
                <w:sz w:val="20"/>
                <w:szCs w:val="20"/>
                <w:lang w:val="en-GB"/>
              </w:rPr>
              <w:t>Edits following CG review comments</w:t>
            </w:r>
          </w:p>
        </w:tc>
      </w:tr>
      <w:tr w:rsidR="00DD2A83" w:rsidRPr="00FF0ACC" w14:paraId="09005934"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9C28922" w14:textId="77777777" w:rsidR="00DD2A83" w:rsidRPr="00FF0ACC" w:rsidRDefault="00DD2A83" w:rsidP="00FF3E55">
            <w:pPr>
              <w:spacing w:before="60" w:after="60" w:line="240" w:lineRule="auto"/>
              <w:rPr>
                <w:sz w:val="20"/>
                <w:szCs w:val="20"/>
                <w:lang w:val="en-GB"/>
              </w:rPr>
            </w:pPr>
            <w:r w:rsidRPr="00FF0ACC">
              <w:rPr>
                <w:sz w:val="20"/>
                <w:szCs w:val="20"/>
                <w:lang w:val="en-GB"/>
              </w:rPr>
              <w:t>0.0.4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713BDB6" w14:textId="2590F44F" w:rsidR="00DD2A83" w:rsidRPr="00FF0ACC" w:rsidRDefault="00AC48DC" w:rsidP="00FF3E55">
            <w:pPr>
              <w:spacing w:before="60" w:after="60" w:line="240" w:lineRule="auto"/>
              <w:rPr>
                <w:sz w:val="20"/>
                <w:szCs w:val="20"/>
                <w:lang w:val="en-GB"/>
              </w:rPr>
            </w:pPr>
            <w:r w:rsidRPr="00FF0ACC">
              <w:rPr>
                <w:sz w:val="20"/>
                <w:szCs w:val="20"/>
                <w:lang w:val="en-GB"/>
              </w:rPr>
              <w:t>June 2019</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B61B938"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4F0B8BD5" w14:textId="77777777" w:rsidR="00DD2A83" w:rsidRPr="00FF0ACC" w:rsidRDefault="00DD2A83" w:rsidP="00FF3E55">
            <w:pPr>
              <w:spacing w:before="60" w:after="60" w:line="240" w:lineRule="auto"/>
              <w:rPr>
                <w:sz w:val="20"/>
                <w:szCs w:val="20"/>
                <w:lang w:val="en-GB"/>
              </w:rPr>
            </w:pPr>
            <w:r w:rsidRPr="00FF0ACC">
              <w:rPr>
                <w:sz w:val="20"/>
                <w:szCs w:val="20"/>
                <w:lang w:val="en-GB"/>
              </w:rPr>
              <w:t>Aligning the draft to S-100 Ed 4.0.0</w:t>
            </w:r>
          </w:p>
        </w:tc>
      </w:tr>
      <w:tr w:rsidR="00DD2A83" w:rsidRPr="00FF0ACC" w14:paraId="18E3D48C"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6D6AC5CD" w14:textId="77777777" w:rsidR="00DD2A83" w:rsidRPr="00FF0ACC" w:rsidRDefault="00DD2A83" w:rsidP="00FF3E55">
            <w:pPr>
              <w:spacing w:before="60" w:after="60" w:line="240" w:lineRule="auto"/>
              <w:rPr>
                <w:sz w:val="20"/>
                <w:szCs w:val="20"/>
                <w:lang w:val="en-GB"/>
              </w:rPr>
            </w:pPr>
            <w:r w:rsidRPr="00FF0ACC">
              <w:rPr>
                <w:sz w:val="20"/>
                <w:szCs w:val="20"/>
                <w:lang w:val="en-GB"/>
              </w:rPr>
              <w:t>0.0.5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433463B" w14:textId="4F7A2765" w:rsidR="00DD2A83" w:rsidRPr="00FF0ACC" w:rsidRDefault="00AC48DC" w:rsidP="00FF3E55">
            <w:pPr>
              <w:spacing w:before="60" w:after="60" w:line="240" w:lineRule="auto"/>
              <w:rPr>
                <w:sz w:val="20"/>
                <w:szCs w:val="20"/>
                <w:lang w:val="en-GB"/>
              </w:rPr>
            </w:pPr>
            <w:r w:rsidRPr="00FF0ACC">
              <w:rPr>
                <w:sz w:val="20"/>
                <w:szCs w:val="20"/>
                <w:lang w:val="en-GB"/>
              </w:rPr>
              <w:t>October 2022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2E1A098B" w14:textId="77777777" w:rsidR="00DD2A83" w:rsidRPr="00B8620F" w:rsidRDefault="00DD2A83" w:rsidP="00FF3E55">
            <w:pPr>
              <w:spacing w:before="60" w:after="60" w:line="240" w:lineRule="auto"/>
              <w:rPr>
                <w:sz w:val="20"/>
                <w:szCs w:val="20"/>
                <w:lang w:val="nb-NO"/>
              </w:rPr>
            </w:pPr>
            <w:r w:rsidRPr="00B8620F">
              <w:rPr>
                <w:sz w:val="20"/>
                <w:szCs w:val="20"/>
                <w:lang w:val="nb-NO"/>
              </w:rPr>
              <w:t>EM, VM, YLF, EG, JB</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37ECF79B" w14:textId="77777777" w:rsidR="00DD2A83" w:rsidRPr="00FF0ACC" w:rsidRDefault="00DD2A83" w:rsidP="00FF3E55">
            <w:pPr>
              <w:spacing w:before="60" w:after="60" w:line="240" w:lineRule="auto"/>
              <w:rPr>
                <w:sz w:val="20"/>
                <w:szCs w:val="20"/>
                <w:lang w:val="en-GB"/>
              </w:rPr>
            </w:pPr>
            <w:r w:rsidRPr="00FF0ACC">
              <w:rPr>
                <w:sz w:val="20"/>
                <w:szCs w:val="20"/>
                <w:lang w:val="en-GB"/>
              </w:rPr>
              <w:t>Alignment with S-100 Ed 5.0.0 and implementing latest data model</w:t>
            </w:r>
          </w:p>
        </w:tc>
      </w:tr>
      <w:tr w:rsidR="00DD2A83" w:rsidRPr="00FF0ACC" w14:paraId="713FDE56"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775DAD29" w14:textId="77777777" w:rsidR="00DD2A83" w:rsidRPr="00FF0ACC" w:rsidRDefault="00DD2A83" w:rsidP="00FF3E55">
            <w:pPr>
              <w:spacing w:before="60" w:after="60" w:line="240" w:lineRule="auto"/>
              <w:rPr>
                <w:sz w:val="20"/>
                <w:szCs w:val="20"/>
                <w:lang w:val="en-GB"/>
              </w:rPr>
            </w:pPr>
            <w:r w:rsidRPr="00FF0ACC">
              <w:rPr>
                <w:sz w:val="20"/>
                <w:szCs w:val="20"/>
                <w:lang w:val="en-GB"/>
              </w:rPr>
              <w:t>1.0.0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FC907D6" w14:textId="31E542B7" w:rsidR="00DD2A83" w:rsidRPr="00FF0ACC" w:rsidRDefault="00AC48DC" w:rsidP="00FF3E55">
            <w:pPr>
              <w:spacing w:before="60" w:after="60" w:line="240" w:lineRule="auto"/>
              <w:rPr>
                <w:sz w:val="20"/>
                <w:szCs w:val="20"/>
                <w:lang w:val="en-GB"/>
              </w:rPr>
            </w:pPr>
            <w:r w:rsidRPr="00FF0ACC">
              <w:rPr>
                <w:sz w:val="20"/>
                <w:szCs w:val="20"/>
                <w:lang w:val="en-GB"/>
              </w:rPr>
              <w:t>May 2023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E3E8604"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7FA82928" w14:textId="77777777" w:rsidR="00DD2A83" w:rsidRPr="00FF0ACC" w:rsidRDefault="00DD2A83" w:rsidP="00FF3E55">
            <w:pPr>
              <w:spacing w:before="60" w:after="60" w:line="240" w:lineRule="auto"/>
              <w:rPr>
                <w:sz w:val="20"/>
                <w:szCs w:val="20"/>
                <w:lang w:val="en-GB"/>
              </w:rPr>
            </w:pPr>
            <w:r w:rsidRPr="00FF0ACC">
              <w:rPr>
                <w:sz w:val="20"/>
                <w:szCs w:val="20"/>
                <w:lang w:val="en-GB"/>
              </w:rPr>
              <w:t>Application of review comments</w:t>
            </w:r>
          </w:p>
        </w:tc>
      </w:tr>
      <w:tr w:rsidR="00DD2A83" w:rsidRPr="00FF0ACC" w14:paraId="5285C869"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3A417E5B" w14:textId="77777777" w:rsidR="00DD2A83" w:rsidRPr="00FF0ACC" w:rsidRDefault="00DD2A83" w:rsidP="00FF3E55">
            <w:pPr>
              <w:spacing w:before="60" w:after="60" w:line="240" w:lineRule="auto"/>
              <w:rPr>
                <w:sz w:val="20"/>
                <w:szCs w:val="20"/>
                <w:lang w:val="en-GB"/>
              </w:rPr>
            </w:pPr>
            <w:r w:rsidRPr="00FF0ACC">
              <w:rPr>
                <w:sz w:val="20"/>
                <w:szCs w:val="20"/>
                <w:lang w:val="en-GB"/>
              </w:rPr>
              <w:t>1.5.0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D993F4C" w14:textId="5A994190" w:rsidR="00DD2A83" w:rsidRPr="00FF0ACC" w:rsidRDefault="00AC48DC" w:rsidP="00FF3E55">
            <w:pPr>
              <w:spacing w:before="60" w:after="60" w:line="240" w:lineRule="auto"/>
              <w:rPr>
                <w:sz w:val="20"/>
                <w:szCs w:val="20"/>
                <w:lang w:val="en-GB"/>
              </w:rPr>
            </w:pPr>
            <w:r w:rsidRPr="00FF0ACC">
              <w:rPr>
                <w:sz w:val="20"/>
                <w:szCs w:val="20"/>
                <w:lang w:val="en-GB"/>
              </w:rPr>
              <w:t>June 20</w:t>
            </w:r>
            <w:r w:rsidR="00DF7A95">
              <w:rPr>
                <w:sz w:val="20"/>
                <w:szCs w:val="20"/>
                <w:lang w:val="en-GB"/>
              </w:rPr>
              <w:t>2</w:t>
            </w:r>
            <w:r w:rsidRPr="00FF0ACC">
              <w:rPr>
                <w:sz w:val="20"/>
                <w:szCs w:val="20"/>
                <w:lang w:val="en-GB"/>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B1E496E"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53F406DB" w14:textId="77777777" w:rsidR="00DD2A83" w:rsidRPr="00FF0ACC" w:rsidRDefault="00DD2A83" w:rsidP="00FF3E55">
            <w:pPr>
              <w:spacing w:before="60" w:after="60" w:line="240" w:lineRule="auto"/>
              <w:rPr>
                <w:sz w:val="20"/>
                <w:szCs w:val="20"/>
                <w:lang w:val="en-GB"/>
              </w:rPr>
            </w:pPr>
            <w:r w:rsidRPr="00FF0ACC">
              <w:rPr>
                <w:sz w:val="20"/>
                <w:szCs w:val="20"/>
                <w:lang w:val="en-GB"/>
              </w:rPr>
              <w:t>Update to S-100 Ed 5.2.0, implement guidance from S-100WG8 discussions on datasets, and application of Ed.1.0.0 comments.</w:t>
            </w:r>
          </w:p>
          <w:p w14:paraId="53B7F02D" w14:textId="77777777" w:rsidR="00DD2A83" w:rsidRPr="00FF0ACC" w:rsidRDefault="00DD2A83" w:rsidP="00FF3E55">
            <w:pPr>
              <w:spacing w:before="60" w:after="60" w:line="240" w:lineRule="auto"/>
              <w:rPr>
                <w:sz w:val="20"/>
                <w:szCs w:val="20"/>
                <w:lang w:val="en-GB"/>
              </w:rPr>
            </w:pPr>
            <w:r w:rsidRPr="00FF0ACC">
              <w:rPr>
                <w:sz w:val="20"/>
                <w:szCs w:val="20"/>
                <w:lang w:val="en-GB"/>
              </w:rPr>
              <w:t>Harmonized with S-101 DCEG Ed 1.4.0</w:t>
            </w:r>
          </w:p>
        </w:tc>
      </w:tr>
      <w:tr w:rsidR="00DD2A83" w:rsidRPr="00FF0ACC" w14:paraId="1C0F3209"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71664AB8" w14:textId="77777777" w:rsidR="00DD2A83" w:rsidRPr="00FF0ACC" w:rsidRDefault="00DD2A83" w:rsidP="00FF3E55">
            <w:pPr>
              <w:spacing w:before="60" w:after="60" w:line="240" w:lineRule="auto"/>
              <w:rPr>
                <w:sz w:val="20"/>
                <w:szCs w:val="20"/>
                <w:lang w:val="en-GB"/>
              </w:rPr>
            </w:pPr>
            <w:r w:rsidRPr="00FF0ACC">
              <w:rPr>
                <w:sz w:val="20"/>
                <w:szCs w:val="20"/>
                <w:lang w:val="en-GB"/>
              </w:rPr>
              <w:t>2.0.0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C4D683B" w14:textId="58C3E525" w:rsidR="00DD2A83" w:rsidRPr="00FF0ACC" w:rsidRDefault="00926622" w:rsidP="00FF3E55">
            <w:pPr>
              <w:spacing w:before="60" w:after="60" w:line="240" w:lineRule="auto"/>
              <w:rPr>
                <w:sz w:val="20"/>
                <w:szCs w:val="20"/>
                <w:lang w:val="en-GB"/>
              </w:rPr>
            </w:pPr>
            <w:r w:rsidRPr="00FF0ACC">
              <w:rPr>
                <w:sz w:val="20"/>
                <w:szCs w:val="20"/>
                <w:lang w:val="en-GB"/>
              </w:rPr>
              <w:t>October 20</w:t>
            </w:r>
            <w:r w:rsidR="00DF7A95">
              <w:rPr>
                <w:sz w:val="20"/>
                <w:szCs w:val="20"/>
                <w:lang w:val="en-GB"/>
              </w:rPr>
              <w:t>2</w:t>
            </w:r>
            <w:r w:rsidRPr="00FF0ACC">
              <w:rPr>
                <w:sz w:val="20"/>
                <w:szCs w:val="20"/>
                <w:lang w:val="en-GB"/>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0A49525" w14:textId="77777777" w:rsidR="00DD2A83" w:rsidRPr="00FF0ACC" w:rsidRDefault="00DD2A83" w:rsidP="00FF3E55">
            <w:pPr>
              <w:spacing w:before="60" w:after="60" w:line="240" w:lineRule="auto"/>
              <w:rPr>
                <w:sz w:val="20"/>
                <w:szCs w:val="20"/>
                <w:lang w:val="en-GB"/>
              </w:rPr>
            </w:pPr>
            <w:r w:rsidRPr="00FF0ACC">
              <w:rPr>
                <w:sz w:val="20"/>
                <w:szCs w:val="20"/>
                <w:lang w:val="en-GB"/>
              </w:rPr>
              <w:t>EM</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04FA9412" w14:textId="77777777" w:rsidR="00DD2A83" w:rsidRPr="00FF0ACC" w:rsidRDefault="00DD2A83" w:rsidP="00FF3E55">
            <w:pPr>
              <w:spacing w:before="60" w:after="60" w:line="240" w:lineRule="auto"/>
              <w:rPr>
                <w:sz w:val="20"/>
                <w:szCs w:val="20"/>
                <w:lang w:val="en-GB"/>
              </w:rPr>
            </w:pPr>
            <w:r w:rsidRPr="00FF0ACC">
              <w:rPr>
                <w:sz w:val="20"/>
                <w:szCs w:val="20"/>
                <w:lang w:val="en-GB"/>
              </w:rPr>
              <w:t>Adjudicated comments made to 1.5.0</w:t>
            </w:r>
          </w:p>
        </w:tc>
      </w:tr>
      <w:tr w:rsidR="00DD2A83" w:rsidRPr="00FF0ACC" w14:paraId="4FB6C1D9"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0DFF3F4A" w14:textId="2682D828" w:rsidR="00DD2A83" w:rsidRPr="00FF0ACC" w:rsidRDefault="002A616B" w:rsidP="00FF3E55">
            <w:pPr>
              <w:spacing w:before="60" w:after="60" w:line="240" w:lineRule="auto"/>
              <w:rPr>
                <w:sz w:val="20"/>
                <w:szCs w:val="20"/>
                <w:lang w:val="en-GB"/>
              </w:rPr>
            </w:pPr>
            <w:r w:rsidRPr="00FF0ACC">
              <w:rPr>
                <w:sz w:val="20"/>
                <w:szCs w:val="20"/>
                <w:lang w:val="en-GB"/>
              </w:rPr>
              <w:t>2.0.0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42BC052" w14:textId="07F13AF9" w:rsidR="00DD2A83" w:rsidRPr="00FF0ACC" w:rsidRDefault="002A616B" w:rsidP="00FF3E55">
            <w:pPr>
              <w:spacing w:before="60" w:after="60" w:line="240" w:lineRule="auto"/>
              <w:rPr>
                <w:sz w:val="20"/>
                <w:szCs w:val="20"/>
                <w:lang w:val="en-GB"/>
              </w:rPr>
            </w:pPr>
            <w:r>
              <w:rPr>
                <w:sz w:val="20"/>
                <w:szCs w:val="20"/>
                <w:lang w:val="en-GB"/>
              </w:rPr>
              <w:t xml:space="preserve">November </w:t>
            </w:r>
            <w:r w:rsidR="00DF7A95">
              <w:rPr>
                <w:sz w:val="20"/>
                <w:szCs w:val="20"/>
                <w:lang w:val="en-GB"/>
              </w:rPr>
              <w:t>2024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DB35F" w14:textId="03737E96" w:rsidR="00DD2A83" w:rsidRPr="00FF0ACC" w:rsidRDefault="00DF7A95" w:rsidP="00FF3E55">
            <w:pPr>
              <w:spacing w:before="60" w:after="60" w:line="240" w:lineRule="auto"/>
              <w:rPr>
                <w:sz w:val="20"/>
                <w:szCs w:val="20"/>
                <w:lang w:val="en-GB"/>
              </w:rPr>
            </w:pPr>
            <w:r>
              <w:rPr>
                <w:sz w:val="20"/>
                <w:szCs w:val="20"/>
                <w:lang w:val="en-GB"/>
              </w:rPr>
              <w:t>JW</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0A573C73" w14:textId="2F40A168" w:rsidR="00DD2A83" w:rsidRPr="00FF0ACC" w:rsidRDefault="00DF7A95" w:rsidP="00FF3E55">
            <w:pPr>
              <w:spacing w:before="60" w:after="60" w:line="240" w:lineRule="auto"/>
              <w:rPr>
                <w:sz w:val="20"/>
                <w:szCs w:val="20"/>
                <w:lang w:val="en-GB"/>
              </w:rPr>
            </w:pPr>
            <w:r>
              <w:rPr>
                <w:sz w:val="20"/>
                <w:szCs w:val="20"/>
                <w:lang w:val="en-GB"/>
              </w:rPr>
              <w:t>Formatting to current IHO template</w:t>
            </w:r>
          </w:p>
        </w:tc>
      </w:tr>
      <w:tr w:rsidR="00DD2A83" w:rsidRPr="00FF0ACC" w14:paraId="05600BF3"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313772E8" w14:textId="3318FEDD" w:rsidR="00DD2A83" w:rsidRPr="00DF7A95" w:rsidRDefault="00DF7A95" w:rsidP="00FF3E55">
            <w:pPr>
              <w:spacing w:before="60" w:after="60" w:line="240" w:lineRule="auto"/>
              <w:rPr>
                <w:sz w:val="20"/>
                <w:szCs w:val="20"/>
              </w:rPr>
            </w:pPr>
            <w:r>
              <w:rPr>
                <w:sz w:val="20"/>
                <w:szCs w:val="20"/>
              </w:rPr>
              <w:t>2.0.0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73FF64A" w14:textId="2B822BA9" w:rsidR="00DD2A83" w:rsidRPr="00FF0ACC" w:rsidRDefault="00DF7A95" w:rsidP="00FF3E55">
            <w:pPr>
              <w:spacing w:before="60" w:after="60" w:line="240" w:lineRule="auto"/>
              <w:rPr>
                <w:sz w:val="20"/>
                <w:szCs w:val="20"/>
                <w:lang w:val="en-GB"/>
              </w:rPr>
            </w:pPr>
            <w:r>
              <w:rPr>
                <w:sz w:val="20"/>
                <w:szCs w:val="20"/>
                <w:lang w:val="en-GB"/>
              </w:rPr>
              <w:t>December 2024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2BD83DB7" w14:textId="790C4AEF" w:rsidR="00DD2A83" w:rsidRPr="00FF0ACC" w:rsidRDefault="00DF7A95" w:rsidP="00FF3E55">
            <w:pPr>
              <w:spacing w:before="60" w:after="60" w:line="240" w:lineRule="auto"/>
              <w:rPr>
                <w:sz w:val="20"/>
                <w:szCs w:val="20"/>
                <w:lang w:val="en-GB"/>
              </w:rPr>
            </w:pPr>
            <w:r>
              <w:rPr>
                <w:sz w:val="20"/>
                <w:szCs w:val="20"/>
                <w:lang w:val="en-GB"/>
              </w:rPr>
              <w:t>EM</w:t>
            </w:r>
            <w:r w:rsidR="00061E17">
              <w:rPr>
                <w:sz w:val="20"/>
                <w:szCs w:val="20"/>
                <w:lang w:val="en-GB"/>
              </w:rPr>
              <w:t xml:space="preserve">, </w:t>
            </w:r>
            <w:r w:rsidR="005425B7">
              <w:rPr>
                <w:sz w:val="20"/>
                <w:szCs w:val="20"/>
                <w:lang w:val="en-GB"/>
              </w:rPr>
              <w:t>ES, JP, SO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21C45E3D" w14:textId="317AC927" w:rsidR="00DD2A83" w:rsidRPr="00FF0ACC" w:rsidRDefault="00061E17" w:rsidP="00FF3E55">
            <w:pPr>
              <w:spacing w:before="60" w:after="60" w:line="240" w:lineRule="auto"/>
              <w:rPr>
                <w:sz w:val="20"/>
                <w:szCs w:val="20"/>
                <w:lang w:val="en-GB"/>
              </w:rPr>
            </w:pPr>
            <w:r>
              <w:rPr>
                <w:sz w:val="20"/>
                <w:szCs w:val="20"/>
                <w:lang w:val="en-GB"/>
              </w:rPr>
              <w:t>Updating FC</w:t>
            </w:r>
            <w:r w:rsidR="005425B7">
              <w:rPr>
                <w:sz w:val="20"/>
                <w:szCs w:val="20"/>
                <w:lang w:val="en-GB"/>
              </w:rPr>
              <w:t>,</w:t>
            </w:r>
            <w:r>
              <w:rPr>
                <w:sz w:val="20"/>
                <w:szCs w:val="20"/>
                <w:lang w:val="en-GB"/>
              </w:rPr>
              <w:t xml:space="preserve"> XSD</w:t>
            </w:r>
            <w:r w:rsidR="005425B7">
              <w:rPr>
                <w:sz w:val="20"/>
                <w:szCs w:val="20"/>
                <w:lang w:val="en-GB"/>
              </w:rPr>
              <w:t>, DCEG</w:t>
            </w:r>
            <w:r w:rsidR="00E74A14">
              <w:rPr>
                <w:sz w:val="20"/>
                <w:szCs w:val="20"/>
                <w:lang w:val="en-GB"/>
              </w:rPr>
              <w:t xml:space="preserve"> and PS following comments during WWNWS-Sc endorsement stage.</w:t>
            </w:r>
          </w:p>
        </w:tc>
      </w:tr>
      <w:tr w:rsidR="00DD2A83" w:rsidRPr="00FF0ACC" w14:paraId="2193640A" w14:textId="77777777" w:rsidTr="00926622">
        <w:trPr>
          <w:trHeight w:val="365"/>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50B72F2F" w14:textId="459EBA0A" w:rsidR="00DD2A83" w:rsidRPr="00FF0ACC" w:rsidRDefault="009B63DC" w:rsidP="00FF3E55">
            <w:pPr>
              <w:spacing w:before="60" w:after="60" w:line="240" w:lineRule="auto"/>
              <w:rPr>
                <w:sz w:val="20"/>
                <w:szCs w:val="20"/>
                <w:lang w:val="en-GB"/>
              </w:rPr>
            </w:pPr>
            <w:r>
              <w:rPr>
                <w:sz w:val="20"/>
                <w:szCs w:val="20"/>
                <w:lang w:val="en-GB"/>
              </w:rPr>
              <w:t>2.0.0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E9A09F9" w14:textId="234524B4" w:rsidR="00DD2A83" w:rsidRPr="00FF0ACC" w:rsidRDefault="009A0BF1" w:rsidP="00FF3E55">
            <w:pPr>
              <w:spacing w:before="60" w:after="60" w:line="240" w:lineRule="auto"/>
              <w:rPr>
                <w:sz w:val="20"/>
                <w:szCs w:val="20"/>
                <w:lang w:val="en-GB"/>
              </w:rPr>
            </w:pPr>
            <w:r>
              <w:rPr>
                <w:sz w:val="20"/>
                <w:szCs w:val="20"/>
                <w:lang w:val="en-GB"/>
              </w:rPr>
              <w:t>March 2024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67D5E84" w14:textId="64FDD004" w:rsidR="00DD2A83" w:rsidRPr="00FF0ACC" w:rsidRDefault="009A0BF1" w:rsidP="00FF3E55">
            <w:pPr>
              <w:spacing w:before="60" w:after="60" w:line="240" w:lineRule="auto"/>
              <w:rPr>
                <w:sz w:val="20"/>
                <w:szCs w:val="20"/>
                <w:lang w:val="en-GB"/>
              </w:rPr>
            </w:pPr>
            <w:r>
              <w:rPr>
                <w:sz w:val="20"/>
                <w:szCs w:val="20"/>
                <w:lang w:val="en-GB"/>
              </w:rPr>
              <w:t>IHO CL xx/2025</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629FA540" w14:textId="093A63C2" w:rsidR="00DD2A83" w:rsidRPr="00FF0ACC" w:rsidRDefault="009A0BF1" w:rsidP="00FF3E55">
            <w:pPr>
              <w:spacing w:before="60" w:after="60" w:line="240" w:lineRule="auto"/>
              <w:rPr>
                <w:sz w:val="20"/>
                <w:szCs w:val="20"/>
                <w:lang w:val="en-GB"/>
              </w:rPr>
            </w:pPr>
            <w:r>
              <w:rPr>
                <w:sz w:val="20"/>
                <w:szCs w:val="20"/>
                <w:lang w:val="en-GB"/>
              </w:rPr>
              <w:t>First operational Edition of S-124.</w:t>
            </w:r>
          </w:p>
        </w:tc>
      </w:tr>
    </w:tbl>
    <w:p w14:paraId="103C44FA" w14:textId="77777777" w:rsidR="00541D0A" w:rsidRPr="00FF0ACC" w:rsidRDefault="00541D0A">
      <w:pPr>
        <w:suppressAutoHyphens w:val="0"/>
        <w:spacing w:line="240" w:lineRule="auto"/>
        <w:rPr>
          <w:b/>
          <w:sz w:val="22"/>
          <w:szCs w:val="22"/>
          <w:lang w:val="en-GB"/>
        </w:rPr>
      </w:pPr>
    </w:p>
    <w:p w14:paraId="1A98BFBD" w14:textId="7309F419" w:rsidR="00E61BE9" w:rsidRPr="00FF0ACC" w:rsidRDefault="00E61BE9">
      <w:pPr>
        <w:suppressAutoHyphens w:val="0"/>
        <w:spacing w:line="240" w:lineRule="auto"/>
        <w:rPr>
          <w:b/>
          <w:sz w:val="22"/>
          <w:szCs w:val="22"/>
          <w:lang w:val="en-GB"/>
        </w:rPr>
      </w:pPr>
      <w:r w:rsidRPr="00FF0ACC">
        <w:rPr>
          <w:b/>
          <w:sz w:val="22"/>
          <w:szCs w:val="22"/>
          <w:lang w:val="en-GB"/>
        </w:rPr>
        <w:br w:type="page"/>
      </w:r>
    </w:p>
    <w:p w14:paraId="1E581483" w14:textId="77777777" w:rsidR="00E61BE9" w:rsidRPr="00FF0ACC" w:rsidRDefault="00E61BE9" w:rsidP="00E61BE9">
      <w:pPr>
        <w:keepNext/>
        <w:spacing w:line="310" w:lineRule="exact"/>
        <w:jc w:val="center"/>
        <w:rPr>
          <w:rFonts w:eastAsia="MS Mincho" w:cs="Times New Roman"/>
          <w:b/>
          <w:bCs/>
          <w:color w:val="auto"/>
          <w:lang w:val="en-GB" w:eastAsia="ja-JP"/>
        </w:rPr>
      </w:pPr>
      <w:r w:rsidRPr="00FF0ACC">
        <w:rPr>
          <w:rFonts w:eastAsia="MS Mincho" w:cs="Times New Roman"/>
          <w:b/>
          <w:bCs/>
          <w:color w:val="auto"/>
          <w:lang w:val="en-GB" w:eastAsia="ja-JP"/>
        </w:rPr>
        <w:lastRenderedPageBreak/>
        <w:t>Summary of Substantive Changes from Edition 2.0.0</w:t>
      </w:r>
    </w:p>
    <w:p w14:paraId="0C31E67E" w14:textId="37BE00A7" w:rsidR="00E61BE9" w:rsidRPr="00FF0ACC" w:rsidRDefault="00E61BE9" w:rsidP="00E61BE9">
      <w:pPr>
        <w:suppressAutoHyphens w:val="0"/>
        <w:spacing w:after="120" w:line="230" w:lineRule="atLeast"/>
        <w:jc w:val="both"/>
        <w:rPr>
          <w:rFonts w:eastAsia="MS Mincho"/>
          <w:color w:val="auto"/>
          <w:sz w:val="20"/>
          <w:szCs w:val="20"/>
          <w:lang w:val="en-GB" w:eastAsia="ja-JP"/>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E61BE9" w:rsidRPr="00FF0ACC" w14:paraId="4A4EAC38" w14:textId="77777777" w:rsidTr="007F53D1">
        <w:trPr>
          <w:cantSplit/>
        </w:trPr>
        <w:tc>
          <w:tcPr>
            <w:tcW w:w="7230" w:type="dxa"/>
            <w:shd w:val="clear" w:color="auto" w:fill="D9D9D9" w:themeFill="background1" w:themeFillShade="D9"/>
            <w:vAlign w:val="center"/>
          </w:tcPr>
          <w:p w14:paraId="716428B7" w14:textId="77777777" w:rsidR="00E61BE9" w:rsidRPr="00FF0ACC" w:rsidRDefault="00E61BE9" w:rsidP="00E61BE9">
            <w:pPr>
              <w:keepNext/>
              <w:spacing w:before="120" w:after="120" w:line="240" w:lineRule="auto"/>
              <w:jc w:val="center"/>
              <w:rPr>
                <w:rFonts w:eastAsia="Times New Roman"/>
                <w:b/>
                <w:color w:val="auto"/>
                <w:sz w:val="20"/>
                <w:szCs w:val="20"/>
                <w:lang w:val="en-GB" w:eastAsia="ja-JP"/>
              </w:rPr>
            </w:pPr>
            <w:r w:rsidRPr="00FF0ACC">
              <w:rPr>
                <w:rFonts w:eastAsia="Times New Roman"/>
                <w:b/>
                <w:color w:val="auto"/>
                <w:sz w:val="20"/>
                <w:szCs w:val="20"/>
                <w:lang w:val="en-GB" w:eastAsia="ja-JP"/>
              </w:rPr>
              <w:t>Change Summary</w:t>
            </w:r>
          </w:p>
        </w:tc>
        <w:tc>
          <w:tcPr>
            <w:tcW w:w="2126" w:type="dxa"/>
            <w:shd w:val="clear" w:color="auto" w:fill="D9D9D9" w:themeFill="background1" w:themeFillShade="D9"/>
          </w:tcPr>
          <w:p w14:paraId="2A7AF67C" w14:textId="77777777" w:rsidR="00E61BE9" w:rsidRPr="00FF0ACC" w:rsidRDefault="00E61BE9" w:rsidP="00E61BE9">
            <w:pPr>
              <w:keepNext/>
              <w:spacing w:before="120" w:after="120" w:line="240" w:lineRule="auto"/>
              <w:jc w:val="center"/>
              <w:rPr>
                <w:rFonts w:eastAsia="Times New Roman"/>
                <w:b/>
                <w:color w:val="auto"/>
                <w:sz w:val="20"/>
                <w:szCs w:val="20"/>
                <w:lang w:val="en-GB" w:eastAsia="ja-JP"/>
              </w:rPr>
            </w:pPr>
            <w:r w:rsidRPr="00FF0ACC">
              <w:rPr>
                <w:rFonts w:eastAsia="Times New Roman"/>
                <w:b/>
                <w:color w:val="auto"/>
                <w:sz w:val="20"/>
                <w:szCs w:val="20"/>
                <w:lang w:val="en-GB" w:eastAsia="ja-JP"/>
              </w:rPr>
              <w:t>Clauses Affected</w:t>
            </w:r>
          </w:p>
        </w:tc>
      </w:tr>
      <w:tr w:rsidR="00E61BE9" w:rsidRPr="00FF0ACC" w14:paraId="3EE8FBA1" w14:textId="77777777" w:rsidTr="0072339E">
        <w:trPr>
          <w:cantSplit/>
        </w:trPr>
        <w:tc>
          <w:tcPr>
            <w:tcW w:w="7230" w:type="dxa"/>
          </w:tcPr>
          <w:p w14:paraId="4731AA86"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767A9C6"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2A953712" w14:textId="77777777" w:rsidTr="0072339E">
        <w:trPr>
          <w:cantSplit/>
        </w:trPr>
        <w:tc>
          <w:tcPr>
            <w:tcW w:w="7230" w:type="dxa"/>
          </w:tcPr>
          <w:p w14:paraId="0B0A1C25"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1DE663F4"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30E7E83D" w14:textId="77777777" w:rsidTr="0072339E">
        <w:trPr>
          <w:cantSplit/>
        </w:trPr>
        <w:tc>
          <w:tcPr>
            <w:tcW w:w="7230" w:type="dxa"/>
          </w:tcPr>
          <w:p w14:paraId="396E868E"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602CC755"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3CA3A5D6" w14:textId="77777777" w:rsidTr="0072339E">
        <w:trPr>
          <w:cantSplit/>
        </w:trPr>
        <w:tc>
          <w:tcPr>
            <w:tcW w:w="7230" w:type="dxa"/>
          </w:tcPr>
          <w:p w14:paraId="4BC53644"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67BF9AD4"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r>
      <w:tr w:rsidR="00E61BE9" w:rsidRPr="00FF0ACC" w14:paraId="1282E0BB" w14:textId="77777777" w:rsidTr="0072339E">
        <w:trPr>
          <w:cantSplit/>
        </w:trPr>
        <w:tc>
          <w:tcPr>
            <w:tcW w:w="7230" w:type="dxa"/>
          </w:tcPr>
          <w:p w14:paraId="6D1DCF04"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2B9BC936"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r>
      <w:tr w:rsidR="00E61BE9" w:rsidRPr="00FF0ACC" w14:paraId="65439915" w14:textId="77777777" w:rsidTr="0072339E">
        <w:trPr>
          <w:cantSplit/>
        </w:trPr>
        <w:tc>
          <w:tcPr>
            <w:tcW w:w="7230" w:type="dxa"/>
          </w:tcPr>
          <w:p w14:paraId="41F41DAE"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4D237B72"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3C237CE1" w14:textId="77777777" w:rsidTr="0072339E">
        <w:trPr>
          <w:cantSplit/>
        </w:trPr>
        <w:tc>
          <w:tcPr>
            <w:tcW w:w="7230" w:type="dxa"/>
          </w:tcPr>
          <w:p w14:paraId="6D549E35"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62464074"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572F81EF" w14:textId="77777777" w:rsidTr="0072339E">
        <w:trPr>
          <w:cantSplit/>
        </w:trPr>
        <w:tc>
          <w:tcPr>
            <w:tcW w:w="7230" w:type="dxa"/>
          </w:tcPr>
          <w:p w14:paraId="387A9C4E"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2CB2AA3"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1266159D" w14:textId="77777777" w:rsidTr="0072339E">
        <w:trPr>
          <w:cantSplit/>
        </w:trPr>
        <w:tc>
          <w:tcPr>
            <w:tcW w:w="7230" w:type="dxa"/>
          </w:tcPr>
          <w:p w14:paraId="54989C0B"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7DA73340"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6CABE5D4" w14:textId="77777777" w:rsidTr="0072339E">
        <w:trPr>
          <w:cantSplit/>
        </w:trPr>
        <w:tc>
          <w:tcPr>
            <w:tcW w:w="7230" w:type="dxa"/>
          </w:tcPr>
          <w:p w14:paraId="7157E925"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4982AB9"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3FA9B1FF" w14:textId="77777777" w:rsidTr="0072339E">
        <w:trPr>
          <w:cantSplit/>
        </w:trPr>
        <w:tc>
          <w:tcPr>
            <w:tcW w:w="7230" w:type="dxa"/>
          </w:tcPr>
          <w:p w14:paraId="199CE211"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329956F5"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645A67C0" w14:textId="77777777" w:rsidTr="0072339E">
        <w:trPr>
          <w:cantSplit/>
        </w:trPr>
        <w:tc>
          <w:tcPr>
            <w:tcW w:w="7230" w:type="dxa"/>
          </w:tcPr>
          <w:p w14:paraId="6C1E57EE"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63202C8F"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577ABFF2" w14:textId="77777777" w:rsidTr="0072339E">
        <w:trPr>
          <w:cantSplit/>
        </w:trPr>
        <w:tc>
          <w:tcPr>
            <w:tcW w:w="7230" w:type="dxa"/>
          </w:tcPr>
          <w:p w14:paraId="7B4B2FFA"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0E7C73FF" w14:textId="77777777" w:rsidR="00E61BE9" w:rsidRPr="00FF0ACC" w:rsidRDefault="00E61BE9" w:rsidP="00E61BE9">
            <w:pPr>
              <w:spacing w:before="60" w:after="60" w:line="230" w:lineRule="atLeast"/>
              <w:jc w:val="both"/>
              <w:rPr>
                <w:rFonts w:eastAsia="MS Mincho"/>
                <w:b/>
                <w:color w:val="auto"/>
                <w:sz w:val="20"/>
                <w:szCs w:val="20"/>
                <w:lang w:val="en-GB" w:eastAsia="ja-JP"/>
              </w:rPr>
            </w:pPr>
          </w:p>
        </w:tc>
      </w:tr>
      <w:tr w:rsidR="00E61BE9" w:rsidRPr="00FF0ACC" w14:paraId="49DE6150" w14:textId="77777777" w:rsidTr="0072339E">
        <w:trPr>
          <w:cantSplit/>
        </w:trPr>
        <w:tc>
          <w:tcPr>
            <w:tcW w:w="7230" w:type="dxa"/>
          </w:tcPr>
          <w:p w14:paraId="1B229D9A" w14:textId="77777777" w:rsidR="00E61BE9" w:rsidRPr="00FF0ACC" w:rsidRDefault="00E61BE9" w:rsidP="00E61BE9">
            <w:pPr>
              <w:spacing w:before="60" w:after="60" w:line="230" w:lineRule="atLeast"/>
              <w:rPr>
                <w:rFonts w:eastAsia="MS Mincho"/>
                <w:color w:val="auto"/>
                <w:sz w:val="20"/>
                <w:szCs w:val="20"/>
                <w:lang w:val="en-GB" w:eastAsia="ja-JP"/>
              </w:rPr>
            </w:pPr>
          </w:p>
        </w:tc>
        <w:tc>
          <w:tcPr>
            <w:tcW w:w="2126" w:type="dxa"/>
          </w:tcPr>
          <w:p w14:paraId="1A04EBFF"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38D382A9" w14:textId="77777777" w:rsidTr="0072339E">
        <w:trPr>
          <w:cantSplit/>
        </w:trPr>
        <w:tc>
          <w:tcPr>
            <w:tcW w:w="7230" w:type="dxa"/>
          </w:tcPr>
          <w:p w14:paraId="7348256F"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31D0F854"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r>
      <w:tr w:rsidR="00E61BE9" w:rsidRPr="00FF0ACC" w14:paraId="612F2DF7" w14:textId="77777777" w:rsidTr="0072339E">
        <w:trPr>
          <w:cantSplit/>
        </w:trPr>
        <w:tc>
          <w:tcPr>
            <w:tcW w:w="7230" w:type="dxa"/>
          </w:tcPr>
          <w:p w14:paraId="25486690"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65935BA1"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68633D64" w14:textId="77777777" w:rsidTr="0072339E">
        <w:trPr>
          <w:cantSplit/>
        </w:trPr>
        <w:tc>
          <w:tcPr>
            <w:tcW w:w="7230" w:type="dxa"/>
          </w:tcPr>
          <w:p w14:paraId="6A034DF2"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1BD2285D" w14:textId="77777777" w:rsidR="00E61BE9" w:rsidRPr="00FF0ACC" w:rsidRDefault="00E61BE9" w:rsidP="00E61BE9">
            <w:pPr>
              <w:spacing w:before="60" w:after="60" w:line="230" w:lineRule="atLeast"/>
              <w:rPr>
                <w:rFonts w:eastAsia="MS Mincho"/>
                <w:color w:val="auto"/>
                <w:sz w:val="20"/>
                <w:szCs w:val="20"/>
                <w:lang w:val="en-GB" w:eastAsia="ja-JP"/>
              </w:rPr>
            </w:pPr>
          </w:p>
        </w:tc>
      </w:tr>
      <w:tr w:rsidR="00E61BE9" w:rsidRPr="00FF0ACC" w14:paraId="44463CFA" w14:textId="77777777" w:rsidTr="0072339E">
        <w:trPr>
          <w:cantSplit/>
        </w:trPr>
        <w:tc>
          <w:tcPr>
            <w:tcW w:w="7230" w:type="dxa"/>
          </w:tcPr>
          <w:p w14:paraId="42371BB7"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72F1505"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2815572B" w14:textId="77777777" w:rsidTr="0072339E">
        <w:trPr>
          <w:cantSplit/>
        </w:trPr>
        <w:tc>
          <w:tcPr>
            <w:tcW w:w="7230" w:type="dxa"/>
          </w:tcPr>
          <w:p w14:paraId="559E2CB1"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30257564"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27228771" w14:textId="77777777" w:rsidTr="0072339E">
        <w:trPr>
          <w:cantSplit/>
        </w:trPr>
        <w:tc>
          <w:tcPr>
            <w:tcW w:w="7230" w:type="dxa"/>
          </w:tcPr>
          <w:p w14:paraId="55BDDE4B"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7005BCA2"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7A127B97" w14:textId="77777777" w:rsidTr="0072339E">
        <w:trPr>
          <w:cantSplit/>
        </w:trPr>
        <w:tc>
          <w:tcPr>
            <w:tcW w:w="7230" w:type="dxa"/>
          </w:tcPr>
          <w:p w14:paraId="72B2C5CD"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4F5B3BD0"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2502CCD2" w14:textId="77777777" w:rsidTr="0072339E">
        <w:trPr>
          <w:cantSplit/>
        </w:trPr>
        <w:tc>
          <w:tcPr>
            <w:tcW w:w="7230" w:type="dxa"/>
          </w:tcPr>
          <w:p w14:paraId="321C58AD"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0482B267"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58C0D3DE" w14:textId="77777777" w:rsidTr="0072339E">
        <w:trPr>
          <w:cantSplit/>
        </w:trPr>
        <w:tc>
          <w:tcPr>
            <w:tcW w:w="7230" w:type="dxa"/>
          </w:tcPr>
          <w:p w14:paraId="77785EFD"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FE113C8"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03775A89" w14:textId="77777777" w:rsidTr="0072339E">
        <w:trPr>
          <w:cantSplit/>
        </w:trPr>
        <w:tc>
          <w:tcPr>
            <w:tcW w:w="7230" w:type="dxa"/>
          </w:tcPr>
          <w:p w14:paraId="788CE148"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4FAB8E1A"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402BDC38" w14:textId="77777777" w:rsidTr="0072339E">
        <w:trPr>
          <w:cantSplit/>
        </w:trPr>
        <w:tc>
          <w:tcPr>
            <w:tcW w:w="7230" w:type="dxa"/>
          </w:tcPr>
          <w:p w14:paraId="14D8DA24"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5E355C89" w14:textId="77777777" w:rsidR="00E61BE9" w:rsidRPr="00FF0ACC" w:rsidRDefault="00E61BE9" w:rsidP="00E61BE9">
            <w:pPr>
              <w:spacing w:before="60" w:after="60" w:line="230" w:lineRule="atLeast"/>
              <w:rPr>
                <w:rFonts w:eastAsia="MS Mincho"/>
                <w:b/>
                <w:color w:val="auto"/>
                <w:sz w:val="20"/>
                <w:szCs w:val="20"/>
                <w:lang w:val="en-GB" w:eastAsia="ja-JP"/>
              </w:rPr>
            </w:pPr>
          </w:p>
        </w:tc>
      </w:tr>
      <w:tr w:rsidR="00E61BE9" w:rsidRPr="00FF0ACC" w14:paraId="1A5F3730" w14:textId="77777777" w:rsidTr="0072339E">
        <w:trPr>
          <w:cantSplit/>
        </w:trPr>
        <w:tc>
          <w:tcPr>
            <w:tcW w:w="7230" w:type="dxa"/>
          </w:tcPr>
          <w:p w14:paraId="6DAC321F" w14:textId="77777777" w:rsidR="00E61BE9" w:rsidRPr="00FF0ACC" w:rsidRDefault="00E61BE9" w:rsidP="00E61BE9">
            <w:pPr>
              <w:spacing w:before="60" w:after="60" w:line="230" w:lineRule="atLeast"/>
              <w:jc w:val="both"/>
              <w:rPr>
                <w:rFonts w:eastAsia="MS Mincho"/>
                <w:color w:val="auto"/>
                <w:sz w:val="20"/>
                <w:szCs w:val="20"/>
                <w:lang w:val="en-GB" w:eastAsia="ja-JP"/>
              </w:rPr>
            </w:pPr>
          </w:p>
        </w:tc>
        <w:tc>
          <w:tcPr>
            <w:tcW w:w="2126" w:type="dxa"/>
          </w:tcPr>
          <w:p w14:paraId="020BD10B" w14:textId="77777777" w:rsidR="00E61BE9" w:rsidRPr="00FF0ACC" w:rsidRDefault="00E61BE9" w:rsidP="00E61BE9">
            <w:pPr>
              <w:spacing w:before="60" w:after="60" w:line="230" w:lineRule="atLeast"/>
              <w:rPr>
                <w:rFonts w:eastAsia="MS Mincho"/>
                <w:b/>
                <w:color w:val="auto"/>
                <w:sz w:val="20"/>
                <w:szCs w:val="20"/>
                <w:lang w:val="en-GB" w:eastAsia="ja-JP"/>
              </w:rPr>
            </w:pPr>
          </w:p>
        </w:tc>
      </w:tr>
    </w:tbl>
    <w:p w14:paraId="5FE6695A" w14:textId="77777777" w:rsidR="009B6350" w:rsidRPr="00FF0ACC" w:rsidRDefault="009B6350">
      <w:pPr>
        <w:suppressAutoHyphens w:val="0"/>
        <w:spacing w:line="240" w:lineRule="auto"/>
        <w:rPr>
          <w:b/>
          <w:sz w:val="22"/>
          <w:szCs w:val="22"/>
          <w:lang w:val="en-GB"/>
        </w:rPr>
      </w:pPr>
    </w:p>
    <w:p w14:paraId="23E68633" w14:textId="5E2A577B" w:rsidR="009019A4" w:rsidRPr="00FF0ACC" w:rsidRDefault="009019A4">
      <w:pPr>
        <w:suppressAutoHyphens w:val="0"/>
        <w:spacing w:line="240" w:lineRule="auto"/>
        <w:rPr>
          <w:b/>
          <w:sz w:val="22"/>
          <w:szCs w:val="22"/>
          <w:lang w:val="en-GB"/>
        </w:rPr>
      </w:pPr>
      <w:r w:rsidRPr="00FF0ACC">
        <w:rPr>
          <w:b/>
          <w:sz w:val="22"/>
          <w:szCs w:val="22"/>
          <w:lang w:val="en-GB"/>
        </w:rPr>
        <w:br w:type="page"/>
      </w:r>
    </w:p>
    <w:p w14:paraId="7A80F3CD"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4015F02A"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24AB5C4B"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5D006556"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733C8801"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743A808D"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03629A89"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78CF303D"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3F7A9663" w14:textId="77777777" w:rsidR="00711945" w:rsidRPr="00FF0ACC" w:rsidRDefault="00711945" w:rsidP="00711945">
      <w:pPr>
        <w:suppressAutoHyphens w:val="0"/>
        <w:spacing w:after="240" w:line="240" w:lineRule="auto"/>
        <w:jc w:val="both"/>
        <w:rPr>
          <w:rFonts w:eastAsia="MS Mincho" w:cs="Times New Roman"/>
          <w:color w:val="auto"/>
          <w:sz w:val="20"/>
          <w:szCs w:val="20"/>
          <w:lang w:val="en-GB" w:eastAsia="ja-JP"/>
        </w:rPr>
      </w:pPr>
    </w:p>
    <w:p w14:paraId="5CE8221D" w14:textId="77777777" w:rsidR="00711945" w:rsidRPr="00FF0ACC" w:rsidRDefault="00711945" w:rsidP="00711945">
      <w:pPr>
        <w:suppressAutoHyphens w:val="0"/>
        <w:spacing w:line="240" w:lineRule="auto"/>
        <w:jc w:val="both"/>
        <w:rPr>
          <w:rFonts w:eastAsia="MS Mincho" w:cs="Times New Roman"/>
          <w:color w:val="auto"/>
          <w:sz w:val="20"/>
          <w:szCs w:val="20"/>
          <w:lang w:val="en-GB" w:eastAsia="ja-JP"/>
        </w:rPr>
      </w:pPr>
    </w:p>
    <w:p w14:paraId="50719DAF" w14:textId="77777777" w:rsidR="00711945" w:rsidRPr="00FF0ACC" w:rsidRDefault="00711945" w:rsidP="00711945">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31BB12AC" w14:textId="77777777" w:rsidR="00711945" w:rsidRPr="00FF0ACC" w:rsidRDefault="00711945" w:rsidP="00711945">
      <w:pPr>
        <w:suppressAutoHyphens w:val="0"/>
        <w:spacing w:line="240" w:lineRule="auto"/>
        <w:jc w:val="both"/>
        <w:rPr>
          <w:rFonts w:eastAsia="MS Mincho" w:cs="Times New Roman"/>
          <w:color w:val="auto"/>
          <w:sz w:val="20"/>
          <w:szCs w:val="20"/>
          <w:lang w:val="en-GB" w:eastAsia="ja-JP"/>
        </w:rPr>
      </w:pPr>
    </w:p>
    <w:p w14:paraId="196AF642" w14:textId="77777777" w:rsidR="002866A8" w:rsidRPr="00FF0ACC" w:rsidRDefault="002866A8">
      <w:pPr>
        <w:suppressAutoHyphens w:val="0"/>
        <w:spacing w:line="240" w:lineRule="auto"/>
        <w:rPr>
          <w:b/>
          <w:sz w:val="22"/>
          <w:szCs w:val="22"/>
          <w:lang w:val="en-GB"/>
        </w:rPr>
      </w:pPr>
    </w:p>
    <w:p w14:paraId="69E1484C" w14:textId="77777777" w:rsidR="00DD2A83" w:rsidRPr="00FF0ACC" w:rsidRDefault="00DD2A83">
      <w:pPr>
        <w:suppressAutoHyphens w:val="0"/>
        <w:spacing w:line="240" w:lineRule="auto"/>
        <w:rPr>
          <w:b/>
          <w:sz w:val="22"/>
          <w:szCs w:val="22"/>
          <w:lang w:val="en-GB"/>
        </w:rPr>
      </w:pPr>
    </w:p>
    <w:p w14:paraId="4C95FA6F" w14:textId="77777777" w:rsidR="00066A36" w:rsidRPr="00FF0ACC" w:rsidRDefault="00066A36">
      <w:pPr>
        <w:suppressAutoHyphens w:val="0"/>
        <w:spacing w:line="240" w:lineRule="auto"/>
        <w:rPr>
          <w:b/>
          <w:sz w:val="22"/>
          <w:szCs w:val="22"/>
          <w:lang w:val="en-GB"/>
        </w:rPr>
        <w:sectPr w:rsidR="00066A36" w:rsidRPr="00FF0ACC" w:rsidSect="006E0134">
          <w:headerReference w:type="even" r:id="rId14"/>
          <w:headerReference w:type="default" r:id="rId15"/>
          <w:footerReference w:type="even" r:id="rId16"/>
          <w:footerReference w:type="default" r:id="rId17"/>
          <w:pgSz w:w="12240" w:h="15840"/>
          <w:pgMar w:top="1440" w:right="1440" w:bottom="1440" w:left="1440" w:header="720" w:footer="720" w:gutter="0"/>
          <w:pgNumType w:fmt="lowerRoman"/>
          <w:cols w:space="720"/>
          <w:titlePg/>
          <w:docGrid w:linePitch="360" w:charSpace="-6145"/>
        </w:sectPr>
      </w:pPr>
    </w:p>
    <w:p w14:paraId="192D0376" w14:textId="77777777" w:rsidR="00E366B1" w:rsidRPr="00FF0ACC" w:rsidRDefault="0025005B" w:rsidP="00594E2D">
      <w:pPr>
        <w:pStyle w:val="Heading1"/>
        <w:tabs>
          <w:tab w:val="clear" w:pos="0"/>
          <w:tab w:val="num" w:pos="567"/>
        </w:tabs>
        <w:spacing w:before="120" w:after="200" w:line="240" w:lineRule="auto"/>
        <w:ind w:left="567" w:hanging="567"/>
        <w:rPr>
          <w:szCs w:val="24"/>
          <w:lang w:val="en-GB"/>
        </w:rPr>
      </w:pPr>
      <w:bookmarkStart w:id="1" w:name="_Toc422820085"/>
      <w:bookmarkStart w:id="2" w:name="_Toc482116355"/>
      <w:bookmarkStart w:id="3" w:name="_Toc182149038"/>
      <w:r w:rsidRPr="00FF0ACC">
        <w:rPr>
          <w:szCs w:val="24"/>
          <w:lang w:val="en-GB"/>
        </w:rPr>
        <w:lastRenderedPageBreak/>
        <w:t>Overview</w:t>
      </w:r>
      <w:bookmarkEnd w:id="1"/>
      <w:bookmarkEnd w:id="2"/>
      <w:bookmarkEnd w:id="3"/>
    </w:p>
    <w:p w14:paraId="6EEA72BF" w14:textId="77777777" w:rsidR="00E366B1" w:rsidRPr="00FF0ACC" w:rsidRDefault="0025005B" w:rsidP="00594E2D">
      <w:pPr>
        <w:pStyle w:val="Heading2"/>
        <w:tabs>
          <w:tab w:val="clear" w:pos="0"/>
          <w:tab w:val="num" w:pos="709"/>
        </w:tabs>
        <w:spacing w:before="120" w:after="200" w:line="240" w:lineRule="auto"/>
        <w:ind w:left="709" w:hanging="709"/>
        <w:rPr>
          <w:lang w:val="en-GB"/>
        </w:rPr>
      </w:pPr>
      <w:bookmarkStart w:id="4" w:name="_Toc422820086"/>
      <w:bookmarkStart w:id="5" w:name="_Toc482116356"/>
      <w:bookmarkStart w:id="6" w:name="_Toc182149039"/>
      <w:r w:rsidRPr="00FF0ACC">
        <w:rPr>
          <w:lang w:val="en-GB"/>
        </w:rPr>
        <w:t>Introduction</w:t>
      </w:r>
      <w:bookmarkEnd w:id="4"/>
      <w:bookmarkEnd w:id="5"/>
      <w:bookmarkEnd w:id="6"/>
    </w:p>
    <w:p w14:paraId="4506B85B" w14:textId="77777777" w:rsidR="00E23BB4" w:rsidRPr="00FF0ACC" w:rsidRDefault="0025005B" w:rsidP="00A716A3">
      <w:pPr>
        <w:spacing w:after="120" w:line="240" w:lineRule="auto"/>
        <w:jc w:val="both"/>
        <w:rPr>
          <w:sz w:val="20"/>
          <w:szCs w:val="20"/>
          <w:lang w:val="en-GB"/>
        </w:rPr>
      </w:pPr>
      <w:r w:rsidRPr="00FF0ACC">
        <w:rPr>
          <w:sz w:val="20"/>
          <w:szCs w:val="20"/>
          <w:lang w:val="en-GB"/>
        </w:rPr>
        <w:t xml:space="preserve">This document has been produced by the IHO </w:t>
      </w:r>
      <w:r w:rsidR="00E23BB4" w:rsidRPr="00FF0ACC">
        <w:rPr>
          <w:sz w:val="20"/>
          <w:szCs w:val="20"/>
          <w:lang w:val="en-GB"/>
        </w:rPr>
        <w:t>World-Wide Navigational Warning Service</w:t>
      </w:r>
    </w:p>
    <w:p w14:paraId="33410206" w14:textId="01D6AFF4" w:rsidR="00E366B1" w:rsidRPr="00FF0ACC" w:rsidRDefault="00E23BB4" w:rsidP="00A716A3">
      <w:pPr>
        <w:spacing w:after="120" w:line="240" w:lineRule="auto"/>
        <w:jc w:val="both"/>
        <w:rPr>
          <w:sz w:val="20"/>
          <w:szCs w:val="20"/>
          <w:lang w:val="en-GB"/>
        </w:rPr>
      </w:pPr>
      <w:r w:rsidRPr="00FF0ACC">
        <w:rPr>
          <w:sz w:val="20"/>
          <w:szCs w:val="20"/>
          <w:lang w:val="en-GB"/>
        </w:rPr>
        <w:t>Sub-Committee (WWNWS-SC). The purpose of this document is to</w:t>
      </w:r>
      <w:r w:rsidR="0025005B" w:rsidRPr="00FF0ACC">
        <w:rPr>
          <w:sz w:val="20"/>
          <w:szCs w:val="20"/>
          <w:lang w:val="en-GB"/>
        </w:rPr>
        <w:t xml:space="preserve"> respon</w:t>
      </w:r>
      <w:r w:rsidRPr="00FF0ACC">
        <w:rPr>
          <w:sz w:val="20"/>
          <w:szCs w:val="20"/>
          <w:lang w:val="en-GB"/>
        </w:rPr>
        <w:t>d</w:t>
      </w:r>
      <w:r w:rsidR="0025005B" w:rsidRPr="00FF0ACC">
        <w:rPr>
          <w:sz w:val="20"/>
          <w:szCs w:val="20"/>
          <w:lang w:val="en-GB"/>
        </w:rPr>
        <w:t xml:space="preserve"> to re</w:t>
      </w:r>
      <w:r w:rsidRPr="00FF0ACC">
        <w:rPr>
          <w:sz w:val="20"/>
          <w:szCs w:val="20"/>
          <w:lang w:val="en-GB"/>
        </w:rPr>
        <w:t>quests to</w:t>
      </w:r>
      <w:r w:rsidR="0025005B" w:rsidRPr="00FF0ACC">
        <w:rPr>
          <w:sz w:val="20"/>
          <w:szCs w:val="20"/>
          <w:lang w:val="en-GB"/>
        </w:rPr>
        <w:t xml:space="preserve"> produce a data product </w:t>
      </w:r>
      <w:r w:rsidR="008F26DD" w:rsidRPr="00FF0ACC">
        <w:rPr>
          <w:sz w:val="20"/>
          <w:szCs w:val="20"/>
          <w:lang w:val="en-GB"/>
        </w:rPr>
        <w:t>that can be used in a Navigational Warning Information Overlay (NWIO) within an Electronic Chart Display and Information System (ECDIS)</w:t>
      </w:r>
      <w:r w:rsidR="0025005B" w:rsidRPr="00FF0ACC">
        <w:rPr>
          <w:sz w:val="20"/>
          <w:szCs w:val="20"/>
          <w:lang w:val="en-GB"/>
        </w:rPr>
        <w:t xml:space="preserve">. It is based on the IHO S-100 framework specification and the ISO 19100 series of standards. It is a vector product specification that is primarily intended for encoding the </w:t>
      </w:r>
      <w:r w:rsidR="00A63ADC" w:rsidRPr="00FF0ACC">
        <w:rPr>
          <w:sz w:val="20"/>
          <w:szCs w:val="20"/>
          <w:lang w:val="en-GB"/>
        </w:rPr>
        <w:t xml:space="preserve">nature </w:t>
      </w:r>
      <w:r w:rsidR="0025005B" w:rsidRPr="00FF0ACC">
        <w:rPr>
          <w:sz w:val="20"/>
          <w:szCs w:val="20"/>
          <w:lang w:val="en-GB"/>
        </w:rPr>
        <w:t xml:space="preserve">and </w:t>
      </w:r>
      <w:r w:rsidR="00A63ADC" w:rsidRPr="00FF0ACC">
        <w:rPr>
          <w:sz w:val="20"/>
          <w:szCs w:val="20"/>
          <w:lang w:val="en-GB"/>
        </w:rPr>
        <w:t xml:space="preserve">extent </w:t>
      </w:r>
      <w:r w:rsidR="0025005B" w:rsidRPr="00FF0ACC">
        <w:rPr>
          <w:sz w:val="20"/>
          <w:szCs w:val="20"/>
          <w:lang w:val="en-GB"/>
        </w:rPr>
        <w:t xml:space="preserve">of </w:t>
      </w:r>
      <w:r w:rsidRPr="00FF0ACC">
        <w:rPr>
          <w:sz w:val="20"/>
          <w:szCs w:val="20"/>
          <w:lang w:val="en-GB"/>
        </w:rPr>
        <w:t>Navigational Warnings</w:t>
      </w:r>
      <w:r w:rsidR="0025005B" w:rsidRPr="00FF0ACC">
        <w:rPr>
          <w:sz w:val="20"/>
          <w:szCs w:val="20"/>
          <w:lang w:val="en-GB"/>
        </w:rPr>
        <w:t>, for navigational purposes.</w:t>
      </w:r>
    </w:p>
    <w:p w14:paraId="6C2802FC" w14:textId="32B25D51" w:rsidR="00E366B1" w:rsidRPr="00FF0ACC" w:rsidRDefault="00D93E69" w:rsidP="00A716A3">
      <w:pPr>
        <w:spacing w:after="120" w:line="240" w:lineRule="auto"/>
        <w:jc w:val="both"/>
        <w:rPr>
          <w:sz w:val="20"/>
          <w:szCs w:val="20"/>
          <w:lang w:val="en-GB"/>
        </w:rPr>
      </w:pPr>
      <w:r w:rsidRPr="00FF0ACC">
        <w:rPr>
          <w:sz w:val="20"/>
          <w:szCs w:val="20"/>
          <w:lang w:val="en-GB"/>
        </w:rPr>
        <w:t>S-124 is based on the guidelines set forth for navigational warnings in the Joint IHO/IMO/WMO Manual on Maritime Safety Information (MSI), IHO Publication S-53. It should be noted that although S-53 covers</w:t>
      </w:r>
      <w:r w:rsidR="008965EB" w:rsidRPr="00FF0ACC">
        <w:rPr>
          <w:sz w:val="20"/>
          <w:szCs w:val="20"/>
          <w:lang w:val="en-GB"/>
        </w:rPr>
        <w:t xml:space="preserve"> the</w:t>
      </w:r>
      <w:r w:rsidRPr="00FF0ACC">
        <w:rPr>
          <w:sz w:val="20"/>
          <w:szCs w:val="20"/>
          <w:lang w:val="en-GB"/>
        </w:rPr>
        <w:t xml:space="preserve"> spectrum of MSI, S-124 focuses only on Navigational Warnings. </w:t>
      </w:r>
    </w:p>
    <w:p w14:paraId="639F821C" w14:textId="15C49B45" w:rsidR="00D93E69" w:rsidRPr="00FF0ACC" w:rsidRDefault="002C02EB" w:rsidP="00A716A3">
      <w:pPr>
        <w:spacing w:after="120" w:line="240" w:lineRule="auto"/>
        <w:jc w:val="both"/>
        <w:rPr>
          <w:sz w:val="20"/>
          <w:szCs w:val="20"/>
          <w:lang w:val="en-GB"/>
        </w:rPr>
      </w:pPr>
      <w:r w:rsidRPr="00FF0ACC">
        <w:rPr>
          <w:sz w:val="20"/>
          <w:szCs w:val="20"/>
          <w:lang w:val="en-GB"/>
        </w:rPr>
        <w:t>S-124 has been designed to enable creation of Navigational Warning datasets</w:t>
      </w:r>
      <w:r w:rsidR="00D93E69" w:rsidRPr="00FF0ACC">
        <w:rPr>
          <w:sz w:val="20"/>
          <w:szCs w:val="20"/>
          <w:lang w:val="en-GB"/>
        </w:rPr>
        <w:t xml:space="preserve"> for traditional Radio Broadcast, NAVTEX and </w:t>
      </w:r>
      <w:r w:rsidR="008F26DD" w:rsidRPr="00FF0ACC">
        <w:rPr>
          <w:sz w:val="20"/>
          <w:szCs w:val="20"/>
          <w:lang w:val="en-GB"/>
        </w:rPr>
        <w:t xml:space="preserve">within </w:t>
      </w:r>
      <w:r w:rsidR="006141B9" w:rsidRPr="00FF0ACC">
        <w:rPr>
          <w:sz w:val="20"/>
          <w:szCs w:val="20"/>
          <w:lang w:val="en-GB"/>
        </w:rPr>
        <w:t>the international enhanced group call (EGC) service</w:t>
      </w:r>
      <w:r w:rsidR="00D93E69" w:rsidRPr="00FF0ACC">
        <w:rPr>
          <w:sz w:val="20"/>
          <w:szCs w:val="20"/>
          <w:lang w:val="en-GB"/>
        </w:rPr>
        <w:t xml:space="preserve">. This design feature aims to permit a greater sense of backwards compatibility, allowing production systems to share the same information in multiple channels for the greatest possible dispersion of critical navigational </w:t>
      </w:r>
      <w:r w:rsidR="004F54FE" w:rsidRPr="00FF0ACC">
        <w:rPr>
          <w:sz w:val="20"/>
          <w:szCs w:val="20"/>
          <w:lang w:val="en-GB"/>
        </w:rPr>
        <w:t xml:space="preserve">safety </w:t>
      </w:r>
      <w:r w:rsidR="00D93E69" w:rsidRPr="00FF0ACC">
        <w:rPr>
          <w:sz w:val="20"/>
          <w:szCs w:val="20"/>
          <w:lang w:val="en-GB"/>
        </w:rPr>
        <w:t>information.</w:t>
      </w:r>
    </w:p>
    <w:p w14:paraId="33D18C8E" w14:textId="689B0457" w:rsidR="00931AEB" w:rsidRPr="00FF0ACC" w:rsidRDefault="00931AEB" w:rsidP="00A716A3">
      <w:pPr>
        <w:spacing w:after="120" w:line="240" w:lineRule="auto"/>
        <w:jc w:val="both"/>
        <w:rPr>
          <w:sz w:val="20"/>
          <w:szCs w:val="20"/>
          <w:lang w:val="en-GB"/>
        </w:rPr>
      </w:pPr>
      <w:r w:rsidRPr="00FF0ACC">
        <w:rPr>
          <w:sz w:val="20"/>
          <w:szCs w:val="20"/>
          <w:lang w:val="en-GB"/>
        </w:rPr>
        <w:t xml:space="preserve">S-124 </w:t>
      </w:r>
      <w:r w:rsidR="002258F4" w:rsidRPr="00FF0ACC">
        <w:rPr>
          <w:sz w:val="20"/>
          <w:szCs w:val="20"/>
          <w:lang w:val="en-GB"/>
        </w:rPr>
        <w:t xml:space="preserve">Navigational Warnings </w:t>
      </w:r>
      <w:r w:rsidRPr="00FF0ACC">
        <w:rPr>
          <w:sz w:val="20"/>
          <w:szCs w:val="20"/>
          <w:lang w:val="en-GB"/>
        </w:rPr>
        <w:t xml:space="preserve">are intended to be used </w:t>
      </w:r>
      <w:r w:rsidR="009459EB" w:rsidRPr="00FF0ACC">
        <w:rPr>
          <w:sz w:val="20"/>
          <w:szCs w:val="20"/>
          <w:lang w:val="en-GB"/>
        </w:rPr>
        <w:t xml:space="preserve">in </w:t>
      </w:r>
      <w:r w:rsidRPr="00FF0ACC">
        <w:rPr>
          <w:sz w:val="20"/>
          <w:szCs w:val="20"/>
          <w:lang w:val="en-GB"/>
        </w:rPr>
        <w:t xml:space="preserve">an overlay to </w:t>
      </w:r>
      <w:r w:rsidR="008F26DD" w:rsidRPr="00FF0ACC">
        <w:rPr>
          <w:sz w:val="20"/>
          <w:szCs w:val="20"/>
          <w:lang w:val="en-GB"/>
        </w:rPr>
        <w:t>nautical chart</w:t>
      </w:r>
      <w:r w:rsidR="004D19A1" w:rsidRPr="00FF0ACC">
        <w:rPr>
          <w:sz w:val="20"/>
          <w:szCs w:val="20"/>
          <w:lang w:val="en-GB"/>
        </w:rPr>
        <w:t>s</w:t>
      </w:r>
      <w:r w:rsidRPr="00FF0ACC">
        <w:rPr>
          <w:sz w:val="20"/>
          <w:szCs w:val="20"/>
          <w:lang w:val="en-GB"/>
        </w:rPr>
        <w:t xml:space="preserve"> within a navigation system.</w:t>
      </w:r>
    </w:p>
    <w:p w14:paraId="08CDCEC4" w14:textId="77777777" w:rsidR="007614B6" w:rsidRPr="00FF0ACC" w:rsidRDefault="007614B6" w:rsidP="00A716A3">
      <w:pPr>
        <w:spacing w:after="120" w:line="240" w:lineRule="auto"/>
        <w:jc w:val="both"/>
        <w:rPr>
          <w:sz w:val="20"/>
          <w:szCs w:val="20"/>
          <w:lang w:val="en-GB"/>
        </w:rPr>
      </w:pPr>
    </w:p>
    <w:p w14:paraId="05DA57CD" w14:textId="4F7DD902" w:rsidR="00877F8A" w:rsidRPr="00FF0ACC" w:rsidRDefault="00877F8A" w:rsidP="007614B6">
      <w:pPr>
        <w:pStyle w:val="Heading2"/>
        <w:tabs>
          <w:tab w:val="clear" w:pos="0"/>
          <w:tab w:val="num" w:pos="709"/>
        </w:tabs>
        <w:spacing w:before="120" w:after="200" w:line="240" w:lineRule="auto"/>
        <w:ind w:left="709" w:hanging="709"/>
        <w:rPr>
          <w:lang w:val="en-GB"/>
        </w:rPr>
      </w:pPr>
      <w:bookmarkStart w:id="7" w:name="_Toc182149040"/>
      <w:r w:rsidRPr="00FF0ACC">
        <w:rPr>
          <w:lang w:val="en-GB"/>
        </w:rPr>
        <w:t>Scope</w:t>
      </w:r>
      <w:bookmarkEnd w:id="7"/>
    </w:p>
    <w:p w14:paraId="29FB0C47" w14:textId="19621E6A" w:rsidR="00877F8A" w:rsidRPr="00FF0ACC" w:rsidRDefault="00877F8A" w:rsidP="00A97AA8">
      <w:pPr>
        <w:spacing w:after="120" w:line="240" w:lineRule="auto"/>
        <w:jc w:val="both"/>
        <w:rPr>
          <w:sz w:val="20"/>
          <w:szCs w:val="20"/>
          <w:lang w:val="en-GB"/>
        </w:rPr>
      </w:pPr>
      <w:r w:rsidRPr="00FF0ACC">
        <w:rPr>
          <w:sz w:val="20"/>
          <w:szCs w:val="20"/>
          <w:lang w:val="en-GB"/>
        </w:rPr>
        <w:t>This document describes an S-100 compliant Product Specification for Navigational Warnings, which will form an overlay layer for an S-100 based marine navigation system. It specifies the content, structure, and metadata needed for creating a fully compliant S-124 product and for its portrayal within an S-100 system. This Product Specification includes content model, encoding, Feature Catalogue, Portrayal Catalogue, and metadata.</w:t>
      </w:r>
    </w:p>
    <w:p w14:paraId="54E5975F" w14:textId="77777777" w:rsidR="00A97AA8" w:rsidRPr="00FF0ACC" w:rsidRDefault="00A97AA8" w:rsidP="00A97AA8">
      <w:pPr>
        <w:spacing w:after="120" w:line="240" w:lineRule="auto"/>
        <w:jc w:val="both"/>
        <w:rPr>
          <w:sz w:val="20"/>
          <w:szCs w:val="20"/>
          <w:lang w:val="en-GB"/>
        </w:rPr>
      </w:pPr>
    </w:p>
    <w:p w14:paraId="56075E34" w14:textId="77777777" w:rsidR="00E366B1" w:rsidRPr="00FF0ACC" w:rsidRDefault="0025005B" w:rsidP="001D6DD4">
      <w:pPr>
        <w:pStyle w:val="Heading2"/>
        <w:tabs>
          <w:tab w:val="clear" w:pos="0"/>
          <w:tab w:val="num" w:pos="709"/>
        </w:tabs>
        <w:spacing w:before="120" w:after="200" w:line="240" w:lineRule="auto"/>
        <w:ind w:left="709" w:hanging="709"/>
        <w:rPr>
          <w:lang w:val="en-GB"/>
        </w:rPr>
      </w:pPr>
      <w:bookmarkStart w:id="8" w:name="_Toc422820087"/>
      <w:bookmarkStart w:id="9" w:name="_Toc482116357"/>
      <w:bookmarkStart w:id="10" w:name="_Toc182149041"/>
      <w:r w:rsidRPr="00FF0ACC">
        <w:rPr>
          <w:lang w:val="en-GB"/>
        </w:rPr>
        <w:t>References</w:t>
      </w:r>
      <w:bookmarkEnd w:id="8"/>
      <w:bookmarkEnd w:id="9"/>
      <w:bookmarkEnd w:id="10"/>
    </w:p>
    <w:p w14:paraId="73B5D704" w14:textId="606D13F5" w:rsidR="00E366B1" w:rsidRPr="00FF0ACC" w:rsidRDefault="0025005B" w:rsidP="003B4C18">
      <w:pPr>
        <w:pStyle w:val="Heading3"/>
        <w:tabs>
          <w:tab w:val="clear" w:pos="450"/>
          <w:tab w:val="num" w:pos="851"/>
        </w:tabs>
        <w:spacing w:after="120" w:line="240" w:lineRule="auto"/>
        <w:ind w:left="851" w:hanging="851"/>
        <w:rPr>
          <w:sz w:val="20"/>
          <w:szCs w:val="20"/>
          <w:lang w:val="en-GB"/>
        </w:rPr>
      </w:pPr>
      <w:bookmarkStart w:id="11" w:name="_Toc422820088"/>
      <w:bookmarkStart w:id="12" w:name="_Toc482116358"/>
      <w:bookmarkStart w:id="13" w:name="_Toc182149042"/>
      <w:r w:rsidRPr="00FF0ACC">
        <w:rPr>
          <w:sz w:val="20"/>
          <w:szCs w:val="20"/>
          <w:lang w:val="en-GB"/>
        </w:rPr>
        <w:t>Normative</w:t>
      </w:r>
      <w:bookmarkEnd w:id="11"/>
      <w:bookmarkEnd w:id="12"/>
      <w:bookmarkEnd w:id="13"/>
    </w:p>
    <w:p w14:paraId="4DD509A0" w14:textId="2C4F6567" w:rsidR="00F4549F" w:rsidRPr="00FF0ACC" w:rsidRDefault="00F4549F"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IALA G1143 </w:t>
      </w:r>
      <w:r w:rsidRPr="00FF0ACC">
        <w:rPr>
          <w:sz w:val="20"/>
          <w:szCs w:val="20"/>
          <w:lang w:val="en-GB"/>
        </w:rPr>
        <w:tab/>
      </w:r>
      <w:r w:rsidRPr="00FF0ACC">
        <w:rPr>
          <w:i/>
          <w:iCs/>
          <w:sz w:val="20"/>
          <w:szCs w:val="20"/>
          <w:lang w:val="en-GB"/>
        </w:rPr>
        <w:t>Unique Identifiers for Maritime Resources</w:t>
      </w:r>
      <w:r w:rsidRPr="00FF0ACC">
        <w:rPr>
          <w:sz w:val="20"/>
          <w:szCs w:val="20"/>
          <w:lang w:val="en-GB"/>
        </w:rPr>
        <w:t>, Edition 3.0. International Association of Marine Aids to Navigation and Lighthouse Authorities, June 2021.</w:t>
      </w:r>
    </w:p>
    <w:p w14:paraId="7FE78E4E" w14:textId="194A2E0B" w:rsidR="00877F8A" w:rsidRPr="00FF0ACC" w:rsidRDefault="00877F8A"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ISO 639-2/T </w:t>
      </w:r>
      <w:r w:rsidRPr="00FF0ACC">
        <w:rPr>
          <w:sz w:val="20"/>
          <w:szCs w:val="20"/>
          <w:lang w:val="en-GB"/>
        </w:rPr>
        <w:tab/>
      </w:r>
      <w:r w:rsidRPr="00FF0ACC">
        <w:rPr>
          <w:i/>
          <w:iCs/>
          <w:sz w:val="20"/>
          <w:szCs w:val="20"/>
          <w:lang w:val="en-GB"/>
        </w:rPr>
        <w:t>Codes for the representation of names of languages – Part 2: Alpha-3 code</w:t>
      </w:r>
      <w:r w:rsidRPr="00FF0ACC">
        <w:rPr>
          <w:sz w:val="20"/>
          <w:szCs w:val="20"/>
          <w:lang w:val="en-GB"/>
        </w:rPr>
        <w:t xml:space="preserve"> </w:t>
      </w:r>
    </w:p>
    <w:p w14:paraId="714B470F" w14:textId="54992F06" w:rsidR="00877F8A" w:rsidRPr="00FF0ACC" w:rsidRDefault="00877F8A"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ISO 3166-1 </w:t>
      </w:r>
      <w:r w:rsidRPr="00FF0ACC">
        <w:rPr>
          <w:sz w:val="20"/>
          <w:szCs w:val="20"/>
          <w:lang w:val="en-GB"/>
        </w:rPr>
        <w:tab/>
      </w:r>
      <w:r w:rsidRPr="00FF0ACC">
        <w:rPr>
          <w:i/>
          <w:iCs/>
          <w:sz w:val="20"/>
          <w:szCs w:val="20"/>
          <w:lang w:val="en-GB"/>
        </w:rPr>
        <w:t>Codes for the Representation of Names of Countries and their Subdivisions – Part 1: Country Codes</w:t>
      </w:r>
      <w:r w:rsidRPr="00FF0ACC">
        <w:rPr>
          <w:sz w:val="20"/>
          <w:szCs w:val="20"/>
          <w:lang w:val="en-GB"/>
        </w:rPr>
        <w:t xml:space="preserve"> </w:t>
      </w:r>
    </w:p>
    <w:p w14:paraId="46E01407" w14:textId="1946D0FC" w:rsidR="00877F8A" w:rsidRPr="00FF0ACC" w:rsidRDefault="00877F8A"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M-3 </w:t>
      </w:r>
      <w:r w:rsidRPr="00FF0ACC">
        <w:rPr>
          <w:sz w:val="20"/>
          <w:szCs w:val="20"/>
          <w:lang w:val="en-GB"/>
        </w:rPr>
        <w:tab/>
      </w:r>
      <w:r w:rsidRPr="00FF0ACC">
        <w:rPr>
          <w:i/>
          <w:iCs/>
          <w:sz w:val="20"/>
          <w:szCs w:val="20"/>
          <w:lang w:val="en-GB"/>
        </w:rPr>
        <w:t>Resolutions of the International Hydrographic Organization</w:t>
      </w:r>
      <w:r w:rsidRPr="00FF0ACC">
        <w:rPr>
          <w:sz w:val="20"/>
          <w:szCs w:val="20"/>
          <w:lang w:val="en-GB"/>
        </w:rPr>
        <w:t xml:space="preserve">, IHO Publication M-3, 2nd Edition, 2010 (updated April 2022). </w:t>
      </w:r>
    </w:p>
    <w:p w14:paraId="01570A0A" w14:textId="0C2B75EA" w:rsidR="00D93E69" w:rsidRPr="00FF0ACC" w:rsidRDefault="00D93E69"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S-53 </w:t>
      </w:r>
      <w:r w:rsidR="00877F8A" w:rsidRPr="00FF0ACC">
        <w:rPr>
          <w:sz w:val="20"/>
          <w:szCs w:val="20"/>
          <w:lang w:val="en-GB"/>
        </w:rPr>
        <w:tab/>
      </w:r>
      <w:r w:rsidRPr="00FF0ACC">
        <w:rPr>
          <w:i/>
          <w:iCs/>
          <w:sz w:val="20"/>
          <w:szCs w:val="20"/>
          <w:lang w:val="en-GB"/>
        </w:rPr>
        <w:t>Joint IHO/IMO/WMO Manual on Maritime Safety Information (MSI)</w:t>
      </w:r>
      <w:r w:rsidR="00B60AE1" w:rsidRPr="00FF0ACC">
        <w:rPr>
          <w:sz w:val="20"/>
          <w:szCs w:val="20"/>
          <w:lang w:val="en-GB"/>
        </w:rPr>
        <w:t>,</w:t>
      </w:r>
      <w:r w:rsidRPr="00FF0ACC">
        <w:rPr>
          <w:sz w:val="20"/>
          <w:szCs w:val="20"/>
          <w:lang w:val="en-GB"/>
        </w:rPr>
        <w:t xml:space="preserve"> January 2016 Edition</w:t>
      </w:r>
    </w:p>
    <w:p w14:paraId="6AA32927" w14:textId="3F6CA52D" w:rsidR="00877F8A" w:rsidRPr="00FF0ACC" w:rsidRDefault="00877F8A" w:rsidP="00792102">
      <w:pPr>
        <w:tabs>
          <w:tab w:val="num" w:pos="1701"/>
        </w:tabs>
        <w:spacing w:after="120" w:line="240" w:lineRule="auto"/>
        <w:ind w:left="1701" w:hanging="1701"/>
        <w:jc w:val="both"/>
        <w:rPr>
          <w:sz w:val="20"/>
          <w:szCs w:val="20"/>
          <w:lang w:val="en-GB"/>
        </w:rPr>
      </w:pPr>
      <w:r w:rsidRPr="00FF0ACC">
        <w:rPr>
          <w:sz w:val="20"/>
          <w:szCs w:val="20"/>
          <w:lang w:val="en-GB"/>
        </w:rPr>
        <w:t xml:space="preserve">S-62 </w:t>
      </w:r>
      <w:r w:rsidRPr="00FF0ACC">
        <w:rPr>
          <w:sz w:val="20"/>
          <w:szCs w:val="20"/>
          <w:lang w:val="en-GB"/>
        </w:rPr>
        <w:tab/>
      </w:r>
      <w:r w:rsidRPr="00FF0ACC">
        <w:rPr>
          <w:i/>
          <w:iCs/>
          <w:sz w:val="20"/>
          <w:szCs w:val="20"/>
          <w:lang w:val="en-GB"/>
        </w:rPr>
        <w:t>List of Data Producer Codes</w:t>
      </w:r>
      <w:r w:rsidRPr="00FF0ACC">
        <w:rPr>
          <w:sz w:val="20"/>
          <w:szCs w:val="20"/>
          <w:lang w:val="en-GB"/>
        </w:rPr>
        <w:t xml:space="preserve"> (online), URL: </w:t>
      </w:r>
      <w:hyperlink r:id="rId18" w:history="1">
        <w:r w:rsidR="00215AFA" w:rsidRPr="00FF0ACC">
          <w:rPr>
            <w:rStyle w:val="Hyperlink"/>
            <w:sz w:val="20"/>
            <w:szCs w:val="20"/>
            <w:lang w:val="en-GB"/>
          </w:rPr>
          <w:t>https://registry.iho.int/producercode/list2.do</w:t>
        </w:r>
      </w:hyperlink>
    </w:p>
    <w:p w14:paraId="106EA133" w14:textId="644DE093" w:rsidR="00877F8A" w:rsidRPr="00FF0ACC" w:rsidRDefault="00877F8A"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S-97 </w:t>
      </w:r>
      <w:r w:rsidRPr="00FF0ACC">
        <w:rPr>
          <w:sz w:val="20"/>
          <w:szCs w:val="20"/>
          <w:lang w:val="en-GB"/>
        </w:rPr>
        <w:tab/>
      </w:r>
      <w:r w:rsidRPr="00FF0ACC">
        <w:rPr>
          <w:i/>
          <w:iCs/>
          <w:sz w:val="20"/>
          <w:szCs w:val="20"/>
          <w:lang w:val="en-GB"/>
        </w:rPr>
        <w:t>IHO Guidelines for Creating S-100 Product Specifications</w:t>
      </w:r>
      <w:r w:rsidRPr="00FF0ACC">
        <w:rPr>
          <w:sz w:val="20"/>
          <w:szCs w:val="20"/>
          <w:lang w:val="en-GB"/>
        </w:rPr>
        <w:t xml:space="preserve">, Edition 1.1.0, June 2020. </w:t>
      </w:r>
    </w:p>
    <w:p w14:paraId="2394AE27" w14:textId="2C63A6E6" w:rsidR="00D93E69" w:rsidRPr="00FF0ACC" w:rsidRDefault="00877F8A"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S-98 </w:t>
      </w:r>
      <w:r w:rsidRPr="00FF0ACC">
        <w:rPr>
          <w:sz w:val="20"/>
          <w:szCs w:val="20"/>
          <w:lang w:val="en-GB"/>
        </w:rPr>
        <w:tab/>
      </w:r>
      <w:r w:rsidRPr="00FF0ACC">
        <w:rPr>
          <w:i/>
          <w:iCs/>
          <w:sz w:val="20"/>
          <w:szCs w:val="20"/>
          <w:lang w:val="en-GB"/>
        </w:rPr>
        <w:t>Data Product Interoperability in S-100 Navigation Systems</w:t>
      </w:r>
      <w:r w:rsidRPr="00FF0ACC">
        <w:rPr>
          <w:sz w:val="20"/>
          <w:szCs w:val="20"/>
          <w:lang w:val="en-GB"/>
        </w:rPr>
        <w:t xml:space="preserve"> </w:t>
      </w:r>
    </w:p>
    <w:p w14:paraId="18266A40" w14:textId="61A1569A" w:rsidR="00E366B1" w:rsidRPr="00FF0ACC" w:rsidRDefault="0025005B" w:rsidP="003B4C18">
      <w:pPr>
        <w:tabs>
          <w:tab w:val="num" w:pos="1701"/>
        </w:tabs>
        <w:spacing w:after="120" w:line="240" w:lineRule="auto"/>
        <w:ind w:left="1701" w:hanging="1701"/>
        <w:jc w:val="both"/>
        <w:rPr>
          <w:sz w:val="20"/>
          <w:szCs w:val="20"/>
          <w:lang w:val="en-GB"/>
        </w:rPr>
      </w:pPr>
      <w:r w:rsidRPr="00FF0ACC">
        <w:rPr>
          <w:sz w:val="20"/>
          <w:szCs w:val="20"/>
          <w:lang w:val="en-GB"/>
        </w:rPr>
        <w:t xml:space="preserve">S-100 </w:t>
      </w:r>
      <w:r w:rsidR="00877F8A" w:rsidRPr="00FF0ACC">
        <w:rPr>
          <w:sz w:val="20"/>
          <w:szCs w:val="20"/>
          <w:lang w:val="en-GB"/>
        </w:rPr>
        <w:tab/>
      </w:r>
      <w:r w:rsidRPr="00FF0ACC">
        <w:rPr>
          <w:i/>
          <w:iCs/>
          <w:sz w:val="20"/>
          <w:szCs w:val="20"/>
          <w:lang w:val="en-GB"/>
        </w:rPr>
        <w:t>IHO Universal Hydrographic Data Model</w:t>
      </w:r>
      <w:r w:rsidR="00964DFA" w:rsidRPr="00FF0ACC">
        <w:rPr>
          <w:sz w:val="20"/>
          <w:szCs w:val="20"/>
          <w:lang w:val="en-GB"/>
        </w:rPr>
        <w:t>,</w:t>
      </w:r>
      <w:r w:rsidRPr="00FF0ACC">
        <w:rPr>
          <w:sz w:val="20"/>
          <w:szCs w:val="20"/>
          <w:lang w:val="en-GB"/>
        </w:rPr>
        <w:t xml:space="preserve"> Edition </w:t>
      </w:r>
      <w:r w:rsidR="00D535ED" w:rsidRPr="00FF0ACC">
        <w:rPr>
          <w:sz w:val="20"/>
          <w:szCs w:val="20"/>
          <w:lang w:val="en-GB"/>
        </w:rPr>
        <w:t>5</w:t>
      </w:r>
      <w:r w:rsidRPr="00FF0ACC">
        <w:rPr>
          <w:sz w:val="20"/>
          <w:szCs w:val="20"/>
          <w:lang w:val="en-GB"/>
        </w:rPr>
        <w:t>.</w:t>
      </w:r>
      <w:r w:rsidR="001C4B20" w:rsidRPr="00FF0ACC">
        <w:rPr>
          <w:sz w:val="20"/>
          <w:szCs w:val="20"/>
          <w:lang w:val="en-GB"/>
        </w:rPr>
        <w:t>2</w:t>
      </w:r>
      <w:r w:rsidRPr="00FF0ACC">
        <w:rPr>
          <w:sz w:val="20"/>
          <w:szCs w:val="20"/>
          <w:lang w:val="en-GB"/>
        </w:rPr>
        <w:t>.0</w:t>
      </w:r>
      <w:r w:rsidR="00964DFA" w:rsidRPr="00FF0ACC">
        <w:rPr>
          <w:sz w:val="20"/>
          <w:szCs w:val="20"/>
          <w:lang w:val="en-GB"/>
        </w:rPr>
        <w:t>,</w:t>
      </w:r>
      <w:r w:rsidR="00877F8A" w:rsidRPr="00FF0ACC">
        <w:rPr>
          <w:sz w:val="20"/>
          <w:szCs w:val="20"/>
          <w:lang w:val="en-GB"/>
        </w:rPr>
        <w:t xml:space="preserve"> </w:t>
      </w:r>
      <w:r w:rsidR="00631A1F" w:rsidRPr="00FF0ACC">
        <w:rPr>
          <w:sz w:val="20"/>
          <w:szCs w:val="20"/>
          <w:lang w:val="en-GB"/>
        </w:rPr>
        <w:t>June</w:t>
      </w:r>
      <w:r w:rsidR="001C4B20" w:rsidRPr="00FF0ACC">
        <w:rPr>
          <w:sz w:val="20"/>
          <w:szCs w:val="20"/>
          <w:lang w:val="en-GB"/>
        </w:rPr>
        <w:t xml:space="preserve"> 2024</w:t>
      </w:r>
    </w:p>
    <w:p w14:paraId="3D16EF9F" w14:textId="67B27431" w:rsidR="00E2219E" w:rsidRPr="00FF0ACC" w:rsidRDefault="00E2219E" w:rsidP="003B4C18">
      <w:pPr>
        <w:tabs>
          <w:tab w:val="num" w:pos="1701"/>
        </w:tabs>
        <w:spacing w:after="120" w:line="240" w:lineRule="auto"/>
        <w:ind w:left="1701" w:hanging="1701"/>
        <w:jc w:val="both"/>
        <w:rPr>
          <w:sz w:val="20"/>
          <w:szCs w:val="20"/>
          <w:lang w:val="en-GB"/>
        </w:rPr>
      </w:pPr>
      <w:r w:rsidRPr="00FF0ACC">
        <w:rPr>
          <w:sz w:val="20"/>
          <w:szCs w:val="20"/>
          <w:lang w:val="en-GB"/>
        </w:rPr>
        <w:t>S-157:124</w:t>
      </w:r>
      <w:r w:rsidRPr="00FF0ACC">
        <w:rPr>
          <w:sz w:val="20"/>
          <w:szCs w:val="20"/>
          <w:lang w:val="en-GB"/>
        </w:rPr>
        <w:tab/>
      </w:r>
      <w:r w:rsidRPr="00FF0ACC">
        <w:rPr>
          <w:i/>
          <w:iCs/>
          <w:sz w:val="20"/>
          <w:szCs w:val="20"/>
          <w:lang w:val="en-GB"/>
        </w:rPr>
        <w:t>Validation Checks for S-124</w:t>
      </w:r>
    </w:p>
    <w:p w14:paraId="024EB53D" w14:textId="522FCD01" w:rsidR="00E366B1" w:rsidRPr="00FF0ACC" w:rsidRDefault="00877F8A" w:rsidP="00B54007">
      <w:pPr>
        <w:pStyle w:val="Heading3"/>
        <w:tabs>
          <w:tab w:val="clear" w:pos="450"/>
          <w:tab w:val="num" w:pos="851"/>
        </w:tabs>
        <w:spacing w:after="120" w:line="240" w:lineRule="auto"/>
        <w:ind w:left="851" w:hanging="851"/>
        <w:rPr>
          <w:sz w:val="20"/>
          <w:szCs w:val="20"/>
          <w:lang w:val="en-GB"/>
        </w:rPr>
      </w:pPr>
      <w:bookmarkStart w:id="14" w:name="_Toc182149043"/>
      <w:r w:rsidRPr="00FF0ACC">
        <w:rPr>
          <w:sz w:val="20"/>
          <w:szCs w:val="20"/>
          <w:lang w:val="en-GB"/>
        </w:rPr>
        <w:lastRenderedPageBreak/>
        <w:t>Informative</w:t>
      </w:r>
      <w:bookmarkEnd w:id="14"/>
    </w:p>
    <w:p w14:paraId="362EB97B" w14:textId="3C5DF011" w:rsidR="00877F8A"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8601:2004 </w:t>
      </w:r>
      <w:r w:rsidRPr="00FF0ACC">
        <w:rPr>
          <w:sz w:val="20"/>
          <w:szCs w:val="20"/>
          <w:lang w:val="en-GB"/>
        </w:rPr>
        <w:tab/>
      </w:r>
      <w:r w:rsidRPr="00FF0ACC">
        <w:rPr>
          <w:i/>
          <w:iCs/>
          <w:sz w:val="20"/>
          <w:szCs w:val="20"/>
          <w:lang w:val="en-GB"/>
        </w:rPr>
        <w:t>Data Elements and Interchange Formats – Information Interchange – Representation of Dates and Times</w:t>
      </w:r>
    </w:p>
    <w:p w14:paraId="37908985" w14:textId="0684A29B"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ISO 19103:2005</w:t>
      </w:r>
      <w:r w:rsidRPr="00FF0ACC">
        <w:rPr>
          <w:sz w:val="20"/>
          <w:szCs w:val="20"/>
          <w:lang w:val="en-GB"/>
        </w:rPr>
        <w:tab/>
      </w:r>
      <w:r w:rsidRPr="00FF0ACC">
        <w:rPr>
          <w:i/>
          <w:iCs/>
          <w:sz w:val="20"/>
          <w:szCs w:val="20"/>
          <w:lang w:val="en-GB"/>
        </w:rPr>
        <w:t>Geographic Information – Conceptual Schema Language</w:t>
      </w:r>
      <w:r w:rsidRPr="00FF0ACC">
        <w:rPr>
          <w:sz w:val="20"/>
          <w:szCs w:val="20"/>
          <w:lang w:val="en-GB"/>
        </w:rPr>
        <w:t xml:space="preserve"> </w:t>
      </w:r>
    </w:p>
    <w:p w14:paraId="11914EB2" w14:textId="295ECDA1"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19103-2:2005 </w:t>
      </w:r>
      <w:r w:rsidRPr="00FF0ACC">
        <w:rPr>
          <w:sz w:val="20"/>
          <w:szCs w:val="20"/>
          <w:lang w:val="en-GB"/>
        </w:rPr>
        <w:tab/>
      </w:r>
      <w:r w:rsidRPr="00FF0ACC">
        <w:rPr>
          <w:i/>
          <w:iCs/>
          <w:sz w:val="20"/>
          <w:szCs w:val="20"/>
          <w:lang w:val="en-GB"/>
        </w:rPr>
        <w:t>Geographic Information – Conceptual Schema Language – Part 2</w:t>
      </w:r>
    </w:p>
    <w:p w14:paraId="0FFD867A" w14:textId="3D4917C4"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19115-1 </w:t>
      </w:r>
      <w:r w:rsidRPr="00FF0ACC">
        <w:rPr>
          <w:sz w:val="20"/>
          <w:szCs w:val="20"/>
          <w:lang w:val="en-GB"/>
        </w:rPr>
        <w:tab/>
      </w:r>
      <w:r w:rsidRPr="00FF0ACC">
        <w:rPr>
          <w:i/>
          <w:iCs/>
          <w:sz w:val="20"/>
          <w:szCs w:val="20"/>
          <w:lang w:val="en-GB"/>
        </w:rPr>
        <w:t>Geographic information – Metadata – Part 1 - Fundamentals</w:t>
      </w:r>
      <w:r w:rsidRPr="00FF0ACC">
        <w:rPr>
          <w:sz w:val="20"/>
          <w:szCs w:val="20"/>
          <w:lang w:val="en-GB"/>
        </w:rPr>
        <w:t xml:space="preserve">. As amended by Amendment 01 (2018) </w:t>
      </w:r>
    </w:p>
    <w:p w14:paraId="0C1CB14B" w14:textId="49079A57"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ISO/TS 19115-3 </w:t>
      </w:r>
      <w:r w:rsidRPr="00FF0ACC">
        <w:rPr>
          <w:sz w:val="20"/>
          <w:szCs w:val="20"/>
          <w:lang w:val="en-GB"/>
        </w:rPr>
        <w:tab/>
      </w:r>
      <w:r w:rsidRPr="00FF0ACC">
        <w:rPr>
          <w:i/>
          <w:iCs/>
          <w:sz w:val="20"/>
          <w:szCs w:val="20"/>
          <w:lang w:val="en-GB"/>
        </w:rPr>
        <w:t>Geographic information - Metadata - XML schema implementation for fundamental concepts</w:t>
      </w:r>
      <w:r w:rsidRPr="00FF0ACC">
        <w:rPr>
          <w:sz w:val="20"/>
          <w:szCs w:val="20"/>
          <w:lang w:val="en-GB"/>
        </w:rPr>
        <w:t xml:space="preserve"> </w:t>
      </w:r>
    </w:p>
    <w:p w14:paraId="43CA3BD9" w14:textId="500FBF0A"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19117:2012 </w:t>
      </w:r>
      <w:r w:rsidRPr="00FF0ACC">
        <w:rPr>
          <w:sz w:val="20"/>
          <w:szCs w:val="20"/>
          <w:lang w:val="en-GB"/>
        </w:rPr>
        <w:tab/>
      </w:r>
      <w:r w:rsidRPr="00FF0ACC">
        <w:rPr>
          <w:i/>
          <w:iCs/>
          <w:sz w:val="20"/>
          <w:szCs w:val="20"/>
          <w:lang w:val="en-GB"/>
        </w:rPr>
        <w:t>Geographic Information – Portrayal</w:t>
      </w:r>
      <w:r w:rsidRPr="00FF0ACC">
        <w:rPr>
          <w:sz w:val="20"/>
          <w:szCs w:val="20"/>
          <w:lang w:val="en-GB"/>
        </w:rPr>
        <w:t xml:space="preserve"> </w:t>
      </w:r>
    </w:p>
    <w:p w14:paraId="4066D71D" w14:textId="0720BC67"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19131:2008 </w:t>
      </w:r>
      <w:r w:rsidRPr="00FF0ACC">
        <w:rPr>
          <w:sz w:val="20"/>
          <w:szCs w:val="20"/>
          <w:lang w:val="en-GB"/>
        </w:rPr>
        <w:tab/>
      </w:r>
      <w:r w:rsidRPr="00FF0ACC">
        <w:rPr>
          <w:i/>
          <w:iCs/>
          <w:sz w:val="20"/>
          <w:szCs w:val="20"/>
          <w:lang w:val="en-GB"/>
        </w:rPr>
        <w:t>Geographic Information – Data Product Specifications</w:t>
      </w:r>
      <w:r w:rsidRPr="00FF0ACC">
        <w:rPr>
          <w:sz w:val="20"/>
          <w:szCs w:val="20"/>
          <w:lang w:val="en-GB"/>
        </w:rPr>
        <w:t xml:space="preserve"> </w:t>
      </w:r>
    </w:p>
    <w:p w14:paraId="4AACB63A" w14:textId="0DE85FC3" w:rsidR="00877F8A"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ISO 19157:2013 </w:t>
      </w:r>
      <w:r w:rsidRPr="00FF0ACC">
        <w:rPr>
          <w:sz w:val="20"/>
          <w:szCs w:val="20"/>
          <w:lang w:val="en-GB"/>
        </w:rPr>
        <w:tab/>
      </w:r>
      <w:r w:rsidRPr="00FF0ACC">
        <w:rPr>
          <w:i/>
          <w:iCs/>
          <w:sz w:val="20"/>
          <w:szCs w:val="20"/>
          <w:lang w:val="en-GB"/>
        </w:rPr>
        <w:t>Geographic Information – Data Quality</w:t>
      </w:r>
    </w:p>
    <w:p w14:paraId="14CF9B74" w14:textId="0AA4A863" w:rsidR="00F4549F" w:rsidRPr="00FF0ACC" w:rsidRDefault="00F4549F" w:rsidP="008F580D">
      <w:pPr>
        <w:spacing w:after="120" w:line="240" w:lineRule="auto"/>
        <w:ind w:left="1985" w:hanging="1985"/>
        <w:jc w:val="both"/>
        <w:rPr>
          <w:sz w:val="20"/>
          <w:szCs w:val="20"/>
          <w:lang w:val="en-GB"/>
        </w:rPr>
      </w:pPr>
      <w:r w:rsidRPr="00FF0ACC">
        <w:rPr>
          <w:sz w:val="20"/>
          <w:szCs w:val="20"/>
          <w:lang w:val="en-GB"/>
        </w:rPr>
        <w:t xml:space="preserve">S-101 </w:t>
      </w:r>
      <w:r w:rsidRPr="00FF0ACC">
        <w:rPr>
          <w:sz w:val="20"/>
          <w:szCs w:val="20"/>
          <w:lang w:val="en-GB"/>
        </w:rPr>
        <w:tab/>
      </w:r>
      <w:r w:rsidRPr="00FF0ACC">
        <w:rPr>
          <w:i/>
          <w:iCs/>
          <w:sz w:val="20"/>
          <w:szCs w:val="20"/>
          <w:lang w:val="en-GB"/>
        </w:rPr>
        <w:t>IHO Electronic Navigational Chart Product Specification</w:t>
      </w:r>
      <w:r w:rsidR="00407C55" w:rsidRPr="00FF0ACC">
        <w:rPr>
          <w:sz w:val="20"/>
          <w:szCs w:val="20"/>
          <w:lang w:val="en-GB"/>
        </w:rPr>
        <w:t>,</w:t>
      </w:r>
      <w:r w:rsidRPr="00FF0ACC">
        <w:rPr>
          <w:sz w:val="20"/>
          <w:szCs w:val="20"/>
          <w:lang w:val="en-GB"/>
        </w:rPr>
        <w:t xml:space="preserve"> Edition 1.1.0 (under development).</w:t>
      </w:r>
    </w:p>
    <w:p w14:paraId="654174F8" w14:textId="523EF6AF" w:rsidR="009420D9" w:rsidRPr="00FF0ACC" w:rsidRDefault="009420D9" w:rsidP="008F580D">
      <w:pPr>
        <w:spacing w:after="120" w:line="240" w:lineRule="auto"/>
        <w:ind w:left="1985" w:hanging="1985"/>
        <w:jc w:val="both"/>
        <w:rPr>
          <w:sz w:val="20"/>
          <w:szCs w:val="20"/>
          <w:lang w:val="en-GB"/>
        </w:rPr>
      </w:pPr>
      <w:r w:rsidRPr="00FF0ACC">
        <w:rPr>
          <w:sz w:val="20"/>
          <w:szCs w:val="20"/>
          <w:lang w:val="en-GB"/>
        </w:rPr>
        <w:t>IEC 63173-2:2022</w:t>
      </w:r>
      <w:r w:rsidRPr="00FF0ACC">
        <w:rPr>
          <w:sz w:val="20"/>
          <w:szCs w:val="20"/>
          <w:lang w:val="en-GB"/>
        </w:rPr>
        <w:tab/>
      </w:r>
      <w:r w:rsidRPr="00FF0ACC">
        <w:rPr>
          <w:i/>
          <w:iCs/>
          <w:sz w:val="20"/>
          <w:szCs w:val="20"/>
          <w:lang w:val="en-GB"/>
        </w:rPr>
        <w:t>Maritime navigation and radiocommunication equipment and systems - Data interfaces - Part 2: Secure communication between ship and shore (SECOM)</w:t>
      </w:r>
    </w:p>
    <w:p w14:paraId="110C6C20" w14:textId="77777777" w:rsidR="00255BF1" w:rsidRPr="00FF0ACC" w:rsidRDefault="00255BF1" w:rsidP="00255BF1">
      <w:pPr>
        <w:spacing w:after="120" w:line="240" w:lineRule="auto"/>
        <w:jc w:val="both"/>
        <w:rPr>
          <w:sz w:val="20"/>
          <w:szCs w:val="20"/>
          <w:lang w:val="en-GB"/>
        </w:rPr>
      </w:pPr>
    </w:p>
    <w:p w14:paraId="208BA65A" w14:textId="575242F7" w:rsidR="00E366B1" w:rsidRPr="00FF0ACC" w:rsidRDefault="0025005B" w:rsidP="00255BF1">
      <w:pPr>
        <w:pStyle w:val="Heading2"/>
        <w:tabs>
          <w:tab w:val="clear" w:pos="0"/>
          <w:tab w:val="num" w:pos="709"/>
        </w:tabs>
        <w:spacing w:before="120" w:after="200" w:line="240" w:lineRule="auto"/>
        <w:ind w:left="709" w:hanging="709"/>
        <w:rPr>
          <w:lang w:val="en-GB"/>
        </w:rPr>
      </w:pPr>
      <w:bookmarkStart w:id="15" w:name="_Toc422820090"/>
      <w:bookmarkStart w:id="16" w:name="_Toc482116359"/>
      <w:bookmarkStart w:id="17" w:name="_Toc182149044"/>
      <w:r w:rsidRPr="00FF0ACC">
        <w:rPr>
          <w:lang w:val="en-GB"/>
        </w:rPr>
        <w:t>Terms, Definitions and Abbreviations</w:t>
      </w:r>
      <w:bookmarkEnd w:id="15"/>
      <w:bookmarkEnd w:id="16"/>
      <w:bookmarkEnd w:id="17"/>
    </w:p>
    <w:p w14:paraId="28797F39" w14:textId="4B106DFA" w:rsidR="00E366B1" w:rsidRPr="00FF0ACC" w:rsidRDefault="00F4549F" w:rsidP="00082AF8">
      <w:pPr>
        <w:pStyle w:val="Heading3"/>
        <w:tabs>
          <w:tab w:val="clear" w:pos="450"/>
          <w:tab w:val="num" w:pos="851"/>
        </w:tabs>
        <w:spacing w:after="120" w:line="240" w:lineRule="auto"/>
        <w:ind w:left="851" w:hanging="851"/>
        <w:rPr>
          <w:sz w:val="20"/>
          <w:szCs w:val="20"/>
          <w:lang w:val="en-GB"/>
        </w:rPr>
      </w:pPr>
      <w:bookmarkStart w:id="18" w:name="_Toc182149045"/>
      <w:r w:rsidRPr="00FF0ACC">
        <w:rPr>
          <w:sz w:val="20"/>
          <w:szCs w:val="20"/>
          <w:lang w:val="en-GB"/>
        </w:rPr>
        <w:t>Use of language</w:t>
      </w:r>
      <w:bookmarkEnd w:id="18"/>
    </w:p>
    <w:p w14:paraId="2E4A0CBB" w14:textId="50201DAF" w:rsidR="005E67EB" w:rsidRPr="00FF0ACC" w:rsidRDefault="00676387" w:rsidP="009C4BDD">
      <w:pPr>
        <w:pStyle w:val="BalloonText"/>
        <w:spacing w:after="60" w:line="240" w:lineRule="auto"/>
        <w:jc w:val="both"/>
        <w:rPr>
          <w:sz w:val="22"/>
          <w:szCs w:val="22"/>
          <w:lang w:val="en-GB"/>
        </w:rPr>
      </w:pPr>
      <w:r w:rsidRPr="00FF0ACC">
        <w:rPr>
          <w:rFonts w:ascii="Arial" w:eastAsia="MS Mincho" w:hAnsi="Arial" w:cs="Times New Roman"/>
          <w:color w:val="auto"/>
          <w:sz w:val="20"/>
          <w:szCs w:val="20"/>
          <w:lang w:val="en-GB" w:eastAsia="ja-JP"/>
        </w:rPr>
        <w:t>Within this document:</w:t>
      </w:r>
    </w:p>
    <w:p w14:paraId="2249E082" w14:textId="64CD2D27" w:rsidR="00F4549F" w:rsidRPr="00FF0ACC" w:rsidRDefault="00F4549F" w:rsidP="009C4BDD">
      <w:pPr>
        <w:pStyle w:val="BalloonText"/>
        <w:numPr>
          <w:ilvl w:val="0"/>
          <w:numId w:val="16"/>
        </w:numPr>
        <w:spacing w:after="60" w:line="240" w:lineRule="auto"/>
        <w:ind w:left="284" w:hanging="284"/>
        <w:jc w:val="both"/>
        <w:rPr>
          <w:rFonts w:ascii="Arial" w:hAnsi="Arial" w:cs="Arial"/>
          <w:sz w:val="20"/>
          <w:szCs w:val="20"/>
          <w:lang w:val="en-GB"/>
        </w:rPr>
      </w:pPr>
      <w:r w:rsidRPr="00FF0ACC">
        <w:rPr>
          <w:rFonts w:ascii="Arial" w:hAnsi="Arial" w:cs="Arial"/>
          <w:sz w:val="20"/>
          <w:szCs w:val="20"/>
          <w:lang w:val="en-GB"/>
        </w:rPr>
        <w:t xml:space="preserve">“Must” indicates a mandatory requirement. </w:t>
      </w:r>
    </w:p>
    <w:p w14:paraId="0736AD21" w14:textId="20305DAA" w:rsidR="00F4549F" w:rsidRPr="00FF0ACC" w:rsidRDefault="00F4549F" w:rsidP="009C4BDD">
      <w:pPr>
        <w:pStyle w:val="BalloonText"/>
        <w:numPr>
          <w:ilvl w:val="0"/>
          <w:numId w:val="16"/>
        </w:numPr>
        <w:spacing w:after="60" w:line="240" w:lineRule="auto"/>
        <w:ind w:left="284" w:hanging="284"/>
        <w:jc w:val="both"/>
        <w:rPr>
          <w:rFonts w:ascii="Arial" w:hAnsi="Arial" w:cs="Arial"/>
          <w:sz w:val="20"/>
          <w:szCs w:val="20"/>
          <w:lang w:val="en-GB"/>
        </w:rPr>
      </w:pPr>
      <w:r w:rsidRPr="00FF0ACC">
        <w:rPr>
          <w:rFonts w:ascii="Arial" w:hAnsi="Arial" w:cs="Arial"/>
          <w:sz w:val="20"/>
          <w:szCs w:val="20"/>
          <w:lang w:val="en-GB"/>
        </w:rPr>
        <w:t xml:space="preserve">“Should” indicates an optional requirement, that is the recommended process to be followed, but is not mandatory. </w:t>
      </w:r>
    </w:p>
    <w:p w14:paraId="579C6C8E" w14:textId="004FACF5" w:rsidR="00F4549F" w:rsidRPr="00FF0ACC" w:rsidRDefault="00F4549F" w:rsidP="009C4BDD">
      <w:pPr>
        <w:pStyle w:val="BalloonText"/>
        <w:numPr>
          <w:ilvl w:val="0"/>
          <w:numId w:val="16"/>
        </w:numPr>
        <w:spacing w:after="120" w:line="240" w:lineRule="auto"/>
        <w:ind w:left="284" w:hanging="284"/>
        <w:jc w:val="both"/>
        <w:rPr>
          <w:rFonts w:ascii="Arial" w:hAnsi="Arial" w:cs="Arial"/>
          <w:sz w:val="20"/>
          <w:szCs w:val="20"/>
          <w:lang w:val="en-GB"/>
        </w:rPr>
      </w:pPr>
      <w:r w:rsidRPr="00FF0ACC">
        <w:rPr>
          <w:rFonts w:ascii="Arial" w:hAnsi="Arial" w:cs="Arial"/>
          <w:sz w:val="20"/>
          <w:szCs w:val="20"/>
          <w:lang w:val="en-GB"/>
        </w:rPr>
        <w:t xml:space="preserve">“May” means “allowed to” or “could possibly”, and is not mandatory. </w:t>
      </w:r>
    </w:p>
    <w:p w14:paraId="581284D9" w14:textId="77777777" w:rsidR="00E366B1" w:rsidRPr="00FF0ACC" w:rsidRDefault="0025005B" w:rsidP="00192DE9">
      <w:pPr>
        <w:pStyle w:val="Heading3"/>
        <w:tabs>
          <w:tab w:val="clear" w:pos="450"/>
          <w:tab w:val="num" w:pos="851"/>
        </w:tabs>
        <w:spacing w:after="120" w:line="240" w:lineRule="auto"/>
        <w:ind w:left="851" w:hanging="851"/>
        <w:rPr>
          <w:sz w:val="20"/>
          <w:szCs w:val="20"/>
          <w:lang w:val="en-GB"/>
        </w:rPr>
      </w:pPr>
      <w:bookmarkStart w:id="19" w:name="_Toc422820091"/>
      <w:bookmarkStart w:id="20" w:name="_Toc482116360"/>
      <w:bookmarkStart w:id="21" w:name="_Toc182149046"/>
      <w:r w:rsidRPr="00FF0ACC">
        <w:rPr>
          <w:sz w:val="20"/>
          <w:szCs w:val="20"/>
          <w:lang w:val="en-GB"/>
        </w:rPr>
        <w:t>Terms and Definitions</w:t>
      </w:r>
      <w:bookmarkEnd w:id="19"/>
      <w:bookmarkEnd w:id="20"/>
      <w:bookmarkEnd w:id="21"/>
      <w:r w:rsidRPr="00FF0ACC">
        <w:rPr>
          <w:sz w:val="20"/>
          <w:szCs w:val="20"/>
          <w:lang w:val="en-GB"/>
        </w:rPr>
        <w:t xml:space="preserve"> </w:t>
      </w:r>
    </w:p>
    <w:p w14:paraId="060071BC" w14:textId="77777777" w:rsidR="00E366B1" w:rsidRPr="00FF0ACC" w:rsidRDefault="0025005B" w:rsidP="009C4BDD">
      <w:pPr>
        <w:spacing w:after="120" w:line="240" w:lineRule="auto"/>
        <w:jc w:val="both"/>
        <w:rPr>
          <w:color w:val="1F3864"/>
          <w:sz w:val="20"/>
          <w:szCs w:val="20"/>
          <w:lang w:val="en-GB"/>
        </w:rPr>
      </w:pPr>
      <w:bookmarkStart w:id="22" w:name="_Toc386114206"/>
      <w:r w:rsidRPr="00FF0ACC">
        <w:rPr>
          <w:sz w:val="20"/>
          <w:szCs w:val="20"/>
          <w:lang w:val="en-GB"/>
        </w:rPr>
        <w:t>The S-100 framework is based on the ISO 19100 series of geographic standards. The terms and definitions provided here are used to standardize the nomenclature found within that framework, whenever possible. They are taken from the references cited in clause 2.1. Modifications have been made when necessary.</w:t>
      </w:r>
    </w:p>
    <w:bookmarkEnd w:id="22"/>
    <w:p w14:paraId="64E002B5" w14:textId="4A7A4931" w:rsidR="00E366B1" w:rsidRPr="00FF0ACC" w:rsidRDefault="004C0AB8" w:rsidP="004C0AB8">
      <w:pPr>
        <w:spacing w:line="240" w:lineRule="auto"/>
        <w:rPr>
          <w:sz w:val="20"/>
          <w:szCs w:val="20"/>
          <w:lang w:val="en-GB"/>
        </w:rPr>
      </w:pPr>
      <w:r w:rsidRPr="00FF0ACC">
        <w:rPr>
          <w:b/>
          <w:sz w:val="20"/>
          <w:szCs w:val="20"/>
          <w:lang w:val="en-GB"/>
        </w:rPr>
        <w:t>A</w:t>
      </w:r>
      <w:r w:rsidR="0025005B" w:rsidRPr="00FF0ACC">
        <w:rPr>
          <w:b/>
          <w:sz w:val="20"/>
          <w:szCs w:val="20"/>
          <w:lang w:val="en-GB"/>
        </w:rPr>
        <w:t>pplication</w:t>
      </w:r>
    </w:p>
    <w:p w14:paraId="0094FF5C" w14:textId="18CD5D83" w:rsidR="00E366B1" w:rsidRPr="00FF0ACC" w:rsidRDefault="004C0AB8" w:rsidP="002D1AA2">
      <w:pPr>
        <w:spacing w:after="120" w:line="240" w:lineRule="auto"/>
        <w:rPr>
          <w:b/>
          <w:sz w:val="20"/>
          <w:szCs w:val="20"/>
          <w:lang w:val="en-GB"/>
        </w:rPr>
      </w:pPr>
      <w:r w:rsidRPr="00FF0ACC">
        <w:rPr>
          <w:sz w:val="20"/>
          <w:szCs w:val="20"/>
          <w:lang w:val="en-GB"/>
        </w:rPr>
        <w:t>M</w:t>
      </w:r>
      <w:r w:rsidR="0025005B" w:rsidRPr="00FF0ACC">
        <w:rPr>
          <w:sz w:val="20"/>
          <w:szCs w:val="20"/>
          <w:lang w:val="en-GB"/>
        </w:rPr>
        <w:t>anipulation and processing of data in support of user requirements (ISO 19101)</w:t>
      </w:r>
    </w:p>
    <w:p w14:paraId="30FCBAE7" w14:textId="4E7143D4" w:rsidR="00E366B1" w:rsidRPr="00FF0ACC" w:rsidRDefault="006467E1" w:rsidP="001C5820">
      <w:pPr>
        <w:spacing w:line="240" w:lineRule="auto"/>
        <w:rPr>
          <w:b/>
          <w:sz w:val="20"/>
          <w:szCs w:val="20"/>
          <w:lang w:val="en-GB"/>
        </w:rPr>
      </w:pPr>
      <w:r w:rsidRPr="00FF0ACC">
        <w:rPr>
          <w:b/>
          <w:sz w:val="20"/>
          <w:szCs w:val="20"/>
          <w:lang w:val="en-GB"/>
        </w:rPr>
        <w:t>D</w:t>
      </w:r>
      <w:r w:rsidR="0025005B" w:rsidRPr="00FF0ACC">
        <w:rPr>
          <w:b/>
          <w:sz w:val="20"/>
          <w:szCs w:val="20"/>
          <w:lang w:val="en-GB"/>
        </w:rPr>
        <w:t xml:space="preserve">ata </w:t>
      </w:r>
      <w:r w:rsidRPr="00FF0ACC">
        <w:rPr>
          <w:b/>
          <w:sz w:val="20"/>
          <w:szCs w:val="20"/>
          <w:lang w:val="en-GB"/>
        </w:rPr>
        <w:t>P</w:t>
      </w:r>
      <w:r w:rsidR="0025005B" w:rsidRPr="00FF0ACC">
        <w:rPr>
          <w:b/>
          <w:sz w:val="20"/>
          <w:szCs w:val="20"/>
          <w:lang w:val="en-GB"/>
        </w:rPr>
        <w:t>roduct</w:t>
      </w:r>
    </w:p>
    <w:p w14:paraId="57201CAD" w14:textId="06E9DDBD" w:rsidR="00E366B1" w:rsidRPr="00FF0ACC" w:rsidRDefault="001C5820" w:rsidP="002D1AA2">
      <w:pPr>
        <w:spacing w:after="120" w:line="240" w:lineRule="auto"/>
        <w:rPr>
          <w:b/>
          <w:sz w:val="20"/>
          <w:szCs w:val="20"/>
          <w:lang w:val="en-GB"/>
        </w:rPr>
      </w:pPr>
      <w:r w:rsidRPr="00FF0ACC">
        <w:rPr>
          <w:bCs/>
          <w:sz w:val="20"/>
          <w:szCs w:val="20"/>
          <w:lang w:val="en-GB"/>
        </w:rPr>
        <w:t xml:space="preserve">A </w:t>
      </w:r>
      <w:r w:rsidR="0025005B" w:rsidRPr="00FF0ACC">
        <w:rPr>
          <w:b/>
          <w:sz w:val="20"/>
          <w:szCs w:val="20"/>
          <w:lang w:val="en-GB"/>
        </w:rPr>
        <w:t xml:space="preserve">dataset </w:t>
      </w:r>
      <w:r w:rsidR="0025005B" w:rsidRPr="00FF0ACC">
        <w:rPr>
          <w:sz w:val="20"/>
          <w:szCs w:val="20"/>
          <w:lang w:val="en-GB"/>
        </w:rPr>
        <w:t xml:space="preserve">or </w:t>
      </w:r>
      <w:r w:rsidR="0025005B" w:rsidRPr="00FF0ACC">
        <w:rPr>
          <w:b/>
          <w:sz w:val="20"/>
          <w:szCs w:val="20"/>
          <w:lang w:val="en-GB"/>
        </w:rPr>
        <w:t xml:space="preserve">dataset series </w:t>
      </w:r>
      <w:r w:rsidR="0025005B" w:rsidRPr="00FF0ACC">
        <w:rPr>
          <w:sz w:val="20"/>
          <w:szCs w:val="20"/>
          <w:lang w:val="en-GB"/>
        </w:rPr>
        <w:t xml:space="preserve">that conforms to a </w:t>
      </w:r>
      <w:r w:rsidR="0025005B" w:rsidRPr="00FF0ACC">
        <w:rPr>
          <w:b/>
          <w:sz w:val="20"/>
          <w:szCs w:val="20"/>
          <w:lang w:val="en-GB"/>
        </w:rPr>
        <w:t>data product specification</w:t>
      </w:r>
    </w:p>
    <w:p w14:paraId="3BB6ADC6" w14:textId="12125D97" w:rsidR="00E366B1" w:rsidRPr="00FF0ACC" w:rsidRDefault="005338ED" w:rsidP="007F5FC8">
      <w:pPr>
        <w:spacing w:line="240" w:lineRule="auto"/>
        <w:rPr>
          <w:sz w:val="20"/>
          <w:szCs w:val="20"/>
          <w:lang w:val="en-GB"/>
        </w:rPr>
      </w:pPr>
      <w:r w:rsidRPr="00FF0ACC">
        <w:rPr>
          <w:b/>
          <w:sz w:val="20"/>
          <w:szCs w:val="20"/>
          <w:lang w:val="en-GB"/>
        </w:rPr>
        <w:t>D</w:t>
      </w:r>
      <w:r w:rsidR="0025005B" w:rsidRPr="00FF0ACC">
        <w:rPr>
          <w:b/>
          <w:sz w:val="20"/>
          <w:szCs w:val="20"/>
          <w:lang w:val="en-GB"/>
        </w:rPr>
        <w:t xml:space="preserve">ata </w:t>
      </w:r>
      <w:r w:rsidRPr="00FF0ACC">
        <w:rPr>
          <w:b/>
          <w:sz w:val="20"/>
          <w:szCs w:val="20"/>
          <w:lang w:val="en-GB"/>
        </w:rPr>
        <w:t>P</w:t>
      </w:r>
      <w:r w:rsidR="0025005B" w:rsidRPr="00FF0ACC">
        <w:rPr>
          <w:b/>
          <w:sz w:val="20"/>
          <w:szCs w:val="20"/>
          <w:lang w:val="en-GB"/>
        </w:rPr>
        <w:t xml:space="preserve">roduct </w:t>
      </w:r>
      <w:r w:rsidRPr="00FF0ACC">
        <w:rPr>
          <w:b/>
          <w:sz w:val="20"/>
          <w:szCs w:val="20"/>
          <w:lang w:val="en-GB"/>
        </w:rPr>
        <w:t>S</w:t>
      </w:r>
      <w:r w:rsidR="0025005B" w:rsidRPr="00FF0ACC">
        <w:rPr>
          <w:b/>
          <w:sz w:val="20"/>
          <w:szCs w:val="20"/>
          <w:lang w:val="en-GB"/>
        </w:rPr>
        <w:t>pecification</w:t>
      </w:r>
    </w:p>
    <w:p w14:paraId="1998FEBC" w14:textId="1D686B65" w:rsidR="00E366B1" w:rsidRPr="00FF0ACC" w:rsidRDefault="007F5FC8" w:rsidP="009C4BDD">
      <w:pPr>
        <w:spacing w:after="60" w:line="240" w:lineRule="auto"/>
        <w:jc w:val="both"/>
        <w:rPr>
          <w:sz w:val="20"/>
          <w:szCs w:val="20"/>
          <w:lang w:val="en-GB"/>
        </w:rPr>
      </w:pPr>
      <w:r w:rsidRPr="00FF0ACC">
        <w:rPr>
          <w:sz w:val="20"/>
          <w:szCs w:val="20"/>
          <w:lang w:val="en-GB"/>
        </w:rPr>
        <w:t>D</w:t>
      </w:r>
      <w:r w:rsidR="0025005B" w:rsidRPr="00FF0ACC">
        <w:rPr>
          <w:sz w:val="20"/>
          <w:szCs w:val="20"/>
          <w:lang w:val="en-GB"/>
        </w:rPr>
        <w:t xml:space="preserve">etailed description of a </w:t>
      </w:r>
      <w:r w:rsidR="0025005B" w:rsidRPr="00FF0ACC">
        <w:rPr>
          <w:b/>
          <w:sz w:val="20"/>
          <w:szCs w:val="20"/>
          <w:lang w:val="en-GB"/>
        </w:rPr>
        <w:t xml:space="preserve">dataset </w:t>
      </w:r>
      <w:r w:rsidR="0025005B" w:rsidRPr="00FF0ACC">
        <w:rPr>
          <w:sz w:val="20"/>
          <w:szCs w:val="20"/>
          <w:lang w:val="en-GB"/>
        </w:rPr>
        <w:t xml:space="preserve">or </w:t>
      </w:r>
      <w:r w:rsidR="0025005B" w:rsidRPr="00FF0ACC">
        <w:rPr>
          <w:b/>
          <w:sz w:val="20"/>
          <w:szCs w:val="20"/>
          <w:lang w:val="en-GB"/>
        </w:rPr>
        <w:t xml:space="preserve">dataset series </w:t>
      </w:r>
      <w:r w:rsidR="0025005B" w:rsidRPr="00FF0ACC">
        <w:rPr>
          <w:sz w:val="20"/>
          <w:szCs w:val="20"/>
          <w:lang w:val="en-GB"/>
        </w:rPr>
        <w:t>together with additional information that will enable it to be created, supplied to and used by another party</w:t>
      </w:r>
    </w:p>
    <w:p w14:paraId="1D7144DF" w14:textId="77777777" w:rsidR="00E366B1" w:rsidRPr="00FF0ACC" w:rsidRDefault="0025005B" w:rsidP="009C4BDD">
      <w:pPr>
        <w:spacing w:after="120" w:line="240" w:lineRule="auto"/>
        <w:jc w:val="both"/>
        <w:rPr>
          <w:b/>
          <w:sz w:val="20"/>
          <w:szCs w:val="20"/>
          <w:lang w:val="en-GB"/>
        </w:rPr>
      </w:pPr>
      <w:r w:rsidRPr="00FF0ACC">
        <w:rPr>
          <w:sz w:val="20"/>
          <w:szCs w:val="20"/>
          <w:lang w:val="en-GB"/>
        </w:rPr>
        <w:t>NOTE: A data product specification provides a description of the universe of discourse and a specification for mapping the universe of discourse to a dataset. It may be used for production, sales, end-use or other purpose.</w:t>
      </w:r>
    </w:p>
    <w:p w14:paraId="4D6E0BF6" w14:textId="5347BFC6" w:rsidR="00E366B1" w:rsidRPr="00FF0ACC" w:rsidRDefault="00C40EC8" w:rsidP="009C4BDD">
      <w:pPr>
        <w:spacing w:line="240" w:lineRule="auto"/>
        <w:jc w:val="both"/>
        <w:rPr>
          <w:sz w:val="20"/>
          <w:szCs w:val="20"/>
          <w:lang w:val="en-GB"/>
        </w:rPr>
      </w:pPr>
      <w:r w:rsidRPr="00FF0ACC">
        <w:rPr>
          <w:b/>
          <w:sz w:val="20"/>
          <w:szCs w:val="20"/>
          <w:lang w:val="en-GB"/>
        </w:rPr>
        <w:t>D</w:t>
      </w:r>
      <w:r w:rsidR="0025005B" w:rsidRPr="00FF0ACC">
        <w:rPr>
          <w:b/>
          <w:sz w:val="20"/>
          <w:szCs w:val="20"/>
          <w:lang w:val="en-GB"/>
        </w:rPr>
        <w:t>ataset</w:t>
      </w:r>
    </w:p>
    <w:p w14:paraId="1A63F17B" w14:textId="16ED4733" w:rsidR="00E366B1" w:rsidRPr="00FF0ACC" w:rsidRDefault="003D5BB7" w:rsidP="009C4BDD">
      <w:pPr>
        <w:spacing w:after="60" w:line="240" w:lineRule="auto"/>
        <w:jc w:val="both"/>
        <w:rPr>
          <w:sz w:val="20"/>
          <w:szCs w:val="20"/>
          <w:lang w:val="en-GB"/>
        </w:rPr>
      </w:pPr>
      <w:r w:rsidRPr="00FF0ACC">
        <w:rPr>
          <w:sz w:val="20"/>
          <w:szCs w:val="20"/>
          <w:lang w:val="en-GB"/>
        </w:rPr>
        <w:t>I</w:t>
      </w:r>
      <w:r w:rsidR="0025005B" w:rsidRPr="00FF0ACC">
        <w:rPr>
          <w:sz w:val="20"/>
          <w:szCs w:val="20"/>
          <w:lang w:val="en-GB"/>
        </w:rPr>
        <w:t>dentifiable collection of data (ISO 19115)</w:t>
      </w:r>
    </w:p>
    <w:p w14:paraId="0733CB7C" w14:textId="77777777" w:rsidR="00E366B1" w:rsidRPr="00FF0ACC" w:rsidRDefault="0025005B" w:rsidP="009C4BDD">
      <w:pPr>
        <w:spacing w:after="120" w:line="240" w:lineRule="auto"/>
        <w:jc w:val="both"/>
        <w:rPr>
          <w:b/>
          <w:sz w:val="20"/>
          <w:szCs w:val="20"/>
          <w:lang w:val="en-GB"/>
        </w:rPr>
      </w:pPr>
      <w:r w:rsidRPr="00FF0ACC">
        <w:rPr>
          <w:sz w:val="20"/>
          <w:szCs w:val="20"/>
          <w:lang w:val="en-GB"/>
        </w:rPr>
        <w:t xml:space="preserve">NOTE: A dataset may be a smaller grouping of data which, though limited by some constraint such as spatial extent or feature type, is located physically within a larger dataset. Theoretically, a dataset may be </w:t>
      </w:r>
      <w:r w:rsidRPr="00FF0ACC">
        <w:rPr>
          <w:sz w:val="20"/>
          <w:szCs w:val="20"/>
          <w:lang w:val="en-GB"/>
        </w:rPr>
        <w:lastRenderedPageBreak/>
        <w:t>as small as a single feature or feature attribute contained within a larger dataset. A hardcopy map or chart may be considered a dataset.</w:t>
      </w:r>
    </w:p>
    <w:p w14:paraId="7649B3BC" w14:textId="6E6A50C8" w:rsidR="00E366B1" w:rsidRPr="00FF0ACC" w:rsidRDefault="00622575" w:rsidP="000C4EF8">
      <w:pPr>
        <w:spacing w:line="240" w:lineRule="auto"/>
        <w:jc w:val="both"/>
        <w:rPr>
          <w:sz w:val="20"/>
          <w:szCs w:val="20"/>
          <w:lang w:val="en-GB"/>
        </w:rPr>
      </w:pPr>
      <w:r w:rsidRPr="00FF0ACC">
        <w:rPr>
          <w:b/>
          <w:sz w:val="20"/>
          <w:szCs w:val="20"/>
          <w:lang w:val="en-GB"/>
        </w:rPr>
        <w:t>D</w:t>
      </w:r>
      <w:r w:rsidR="0025005B" w:rsidRPr="00FF0ACC">
        <w:rPr>
          <w:b/>
          <w:sz w:val="20"/>
          <w:szCs w:val="20"/>
          <w:lang w:val="en-GB"/>
        </w:rPr>
        <w:t xml:space="preserve">ataset </w:t>
      </w:r>
      <w:r w:rsidRPr="00FF0ACC">
        <w:rPr>
          <w:b/>
          <w:sz w:val="20"/>
          <w:szCs w:val="20"/>
          <w:lang w:val="en-GB"/>
        </w:rPr>
        <w:t>S</w:t>
      </w:r>
      <w:r w:rsidR="0025005B" w:rsidRPr="00FF0ACC">
        <w:rPr>
          <w:b/>
          <w:sz w:val="20"/>
          <w:szCs w:val="20"/>
          <w:lang w:val="en-GB"/>
        </w:rPr>
        <w:t>eries</w:t>
      </w:r>
    </w:p>
    <w:p w14:paraId="59CB5284" w14:textId="4BBA38A6" w:rsidR="00CF1DF7" w:rsidRPr="00FF0ACC" w:rsidRDefault="00622575" w:rsidP="000C4EF8">
      <w:pPr>
        <w:spacing w:after="60" w:line="240" w:lineRule="auto"/>
        <w:jc w:val="both"/>
        <w:rPr>
          <w:sz w:val="20"/>
          <w:szCs w:val="20"/>
          <w:lang w:val="en-GB"/>
        </w:rPr>
      </w:pPr>
      <w:r w:rsidRPr="00FF0ACC">
        <w:rPr>
          <w:sz w:val="20"/>
          <w:szCs w:val="20"/>
          <w:lang w:val="en-GB"/>
        </w:rPr>
        <w:t>C</w:t>
      </w:r>
      <w:r w:rsidR="0025005B" w:rsidRPr="00FF0ACC">
        <w:rPr>
          <w:sz w:val="20"/>
          <w:szCs w:val="20"/>
          <w:lang w:val="en-GB"/>
        </w:rPr>
        <w:t xml:space="preserve">ollection of </w:t>
      </w:r>
      <w:r w:rsidR="0025005B" w:rsidRPr="00FF0ACC">
        <w:rPr>
          <w:b/>
          <w:sz w:val="20"/>
          <w:szCs w:val="20"/>
          <w:lang w:val="en-GB"/>
        </w:rPr>
        <w:t xml:space="preserve">datasets </w:t>
      </w:r>
      <w:r w:rsidR="0025005B" w:rsidRPr="00FF0ACC">
        <w:rPr>
          <w:sz w:val="20"/>
          <w:szCs w:val="20"/>
          <w:lang w:val="en-GB"/>
        </w:rPr>
        <w:t>sharing the same product specification (ISO 19115)</w:t>
      </w:r>
    </w:p>
    <w:p w14:paraId="5AB9C456" w14:textId="454AFFFB" w:rsidR="00E366B1" w:rsidRPr="00FF0ACC" w:rsidRDefault="00CF1DF7" w:rsidP="000C4EF8">
      <w:pPr>
        <w:spacing w:after="120" w:line="240" w:lineRule="auto"/>
        <w:jc w:val="both"/>
        <w:rPr>
          <w:b/>
          <w:sz w:val="20"/>
          <w:szCs w:val="20"/>
          <w:lang w:val="en-GB"/>
        </w:rPr>
      </w:pPr>
      <w:r w:rsidRPr="00FF0ACC">
        <w:rPr>
          <w:sz w:val="20"/>
          <w:szCs w:val="20"/>
          <w:lang w:val="en-GB"/>
        </w:rPr>
        <w:t>Distinction: series</w:t>
      </w:r>
    </w:p>
    <w:p w14:paraId="23AE016B" w14:textId="3ACA9970" w:rsidR="00E366B1" w:rsidRPr="00FF0ACC" w:rsidRDefault="00720718" w:rsidP="000C4EF8">
      <w:pPr>
        <w:spacing w:line="240" w:lineRule="auto"/>
        <w:jc w:val="both"/>
        <w:rPr>
          <w:sz w:val="20"/>
          <w:szCs w:val="20"/>
          <w:lang w:val="en-GB"/>
        </w:rPr>
      </w:pPr>
      <w:r w:rsidRPr="00FF0ACC">
        <w:rPr>
          <w:b/>
          <w:sz w:val="20"/>
          <w:szCs w:val="20"/>
          <w:lang w:val="en-GB"/>
        </w:rPr>
        <w:t>D</w:t>
      </w:r>
      <w:r w:rsidR="0025005B" w:rsidRPr="00FF0ACC">
        <w:rPr>
          <w:b/>
          <w:sz w:val="20"/>
          <w:szCs w:val="20"/>
          <w:lang w:val="en-GB"/>
        </w:rPr>
        <w:t>omain</w:t>
      </w:r>
    </w:p>
    <w:p w14:paraId="74048386" w14:textId="3C6B5990" w:rsidR="00E366B1" w:rsidRPr="00FF0ACC" w:rsidRDefault="00720718" w:rsidP="000C4EF8">
      <w:pPr>
        <w:spacing w:after="60" w:line="240" w:lineRule="auto"/>
        <w:jc w:val="both"/>
        <w:rPr>
          <w:sz w:val="20"/>
          <w:szCs w:val="20"/>
          <w:lang w:val="en-GB"/>
        </w:rPr>
      </w:pPr>
      <w:r w:rsidRPr="00FF0ACC">
        <w:rPr>
          <w:sz w:val="20"/>
          <w:szCs w:val="20"/>
          <w:lang w:val="en-GB"/>
        </w:rPr>
        <w:t>W</w:t>
      </w:r>
      <w:r w:rsidR="0025005B" w:rsidRPr="00FF0ACC">
        <w:rPr>
          <w:sz w:val="20"/>
          <w:szCs w:val="20"/>
          <w:lang w:val="en-GB"/>
        </w:rPr>
        <w:t>ell-defined set (ISO/TS 19103)</w:t>
      </w:r>
    </w:p>
    <w:p w14:paraId="6C36A536" w14:textId="77777777" w:rsidR="00E366B1" w:rsidRPr="00FF0ACC" w:rsidRDefault="0025005B" w:rsidP="000C4EF8">
      <w:pPr>
        <w:spacing w:after="120" w:line="240" w:lineRule="auto"/>
        <w:jc w:val="both"/>
        <w:rPr>
          <w:sz w:val="20"/>
          <w:szCs w:val="20"/>
          <w:lang w:val="en-GB"/>
        </w:rPr>
      </w:pPr>
      <w:r w:rsidRPr="00FF0ACC">
        <w:rPr>
          <w:sz w:val="20"/>
          <w:szCs w:val="20"/>
          <w:lang w:val="en-GB"/>
        </w:rPr>
        <w:t>NOTE: Well-defined means that the definition is both necessary and sufficient, as everything that satisfies the definition is in the set and everything that does not satisfy the definition is necessarily outside the set.</w:t>
      </w:r>
    </w:p>
    <w:p w14:paraId="1DFE6F1E" w14:textId="687E8E13" w:rsidR="00522280" w:rsidRPr="00FF0ACC" w:rsidRDefault="007A34AE" w:rsidP="000C4EF8">
      <w:pPr>
        <w:spacing w:line="240" w:lineRule="auto"/>
        <w:jc w:val="both"/>
        <w:rPr>
          <w:b/>
          <w:sz w:val="20"/>
          <w:szCs w:val="20"/>
          <w:lang w:val="en-GB"/>
        </w:rPr>
      </w:pPr>
      <w:r w:rsidRPr="00FF0ACC">
        <w:rPr>
          <w:b/>
          <w:sz w:val="20"/>
          <w:szCs w:val="20"/>
          <w:lang w:val="en-GB"/>
        </w:rPr>
        <w:t>E</w:t>
      </w:r>
      <w:r w:rsidR="00522280" w:rsidRPr="00FF0ACC">
        <w:rPr>
          <w:b/>
          <w:sz w:val="20"/>
          <w:szCs w:val="20"/>
          <w:lang w:val="en-GB"/>
        </w:rPr>
        <w:t xml:space="preserve">xchange </w:t>
      </w:r>
      <w:r w:rsidRPr="00FF0ACC">
        <w:rPr>
          <w:b/>
          <w:sz w:val="20"/>
          <w:szCs w:val="20"/>
          <w:lang w:val="en-GB"/>
        </w:rPr>
        <w:t>S</w:t>
      </w:r>
      <w:r w:rsidR="00522280" w:rsidRPr="00FF0ACC">
        <w:rPr>
          <w:b/>
          <w:sz w:val="20"/>
          <w:szCs w:val="20"/>
          <w:lang w:val="en-GB"/>
        </w:rPr>
        <w:t>et</w:t>
      </w:r>
    </w:p>
    <w:p w14:paraId="57606379" w14:textId="239D0AFB" w:rsidR="00522280" w:rsidRPr="00FF0ACC" w:rsidRDefault="007A34AE" w:rsidP="000C4EF8">
      <w:pPr>
        <w:spacing w:after="120" w:line="240" w:lineRule="auto"/>
        <w:jc w:val="both"/>
        <w:rPr>
          <w:b/>
          <w:sz w:val="20"/>
          <w:szCs w:val="20"/>
          <w:lang w:val="en-GB"/>
        </w:rPr>
      </w:pPr>
      <w:r w:rsidRPr="00FF0ACC">
        <w:rPr>
          <w:sz w:val="20"/>
          <w:szCs w:val="20"/>
          <w:lang w:val="en-GB"/>
        </w:rPr>
        <w:t>D</w:t>
      </w:r>
      <w:r w:rsidR="00522280" w:rsidRPr="00FF0ACC">
        <w:rPr>
          <w:sz w:val="20"/>
          <w:szCs w:val="20"/>
          <w:lang w:val="en-GB"/>
        </w:rPr>
        <w:t>atasets may be grouped into exchange sets. Each exchange set consists of one or more datasets with an associated XML metadata file and a single Exchange Catalogue XML file containing metadata. It may also include one or more support files.</w:t>
      </w:r>
    </w:p>
    <w:p w14:paraId="7AD04ADD" w14:textId="3145E788" w:rsidR="00E366B1" w:rsidRPr="00FF0ACC" w:rsidRDefault="00601D44" w:rsidP="000C4EF8">
      <w:pPr>
        <w:spacing w:line="240" w:lineRule="auto"/>
        <w:jc w:val="both"/>
        <w:rPr>
          <w:sz w:val="20"/>
          <w:szCs w:val="20"/>
          <w:lang w:val="en-GB"/>
        </w:rPr>
      </w:pPr>
      <w:r w:rsidRPr="00FF0ACC">
        <w:rPr>
          <w:b/>
          <w:sz w:val="20"/>
          <w:szCs w:val="20"/>
          <w:lang w:val="en-GB"/>
        </w:rPr>
        <w:t>F</w:t>
      </w:r>
      <w:r w:rsidR="0025005B" w:rsidRPr="00FF0ACC">
        <w:rPr>
          <w:b/>
          <w:sz w:val="20"/>
          <w:szCs w:val="20"/>
          <w:lang w:val="en-GB"/>
        </w:rPr>
        <w:t>eature</w:t>
      </w:r>
    </w:p>
    <w:p w14:paraId="3C52BAD0" w14:textId="509ECB16" w:rsidR="00E366B1" w:rsidRPr="00FF0ACC" w:rsidRDefault="00601D44" w:rsidP="000C4EF8">
      <w:pPr>
        <w:spacing w:after="60" w:line="240" w:lineRule="auto"/>
        <w:jc w:val="both"/>
        <w:rPr>
          <w:sz w:val="20"/>
          <w:szCs w:val="20"/>
          <w:lang w:val="en-GB"/>
        </w:rPr>
      </w:pPr>
      <w:r w:rsidRPr="00FF0ACC">
        <w:rPr>
          <w:sz w:val="20"/>
          <w:szCs w:val="20"/>
          <w:lang w:val="en-GB"/>
        </w:rPr>
        <w:t>A</w:t>
      </w:r>
      <w:r w:rsidR="0025005B" w:rsidRPr="00FF0ACC">
        <w:rPr>
          <w:sz w:val="20"/>
          <w:szCs w:val="20"/>
          <w:lang w:val="en-GB"/>
        </w:rPr>
        <w:t>bstraction of real world phenomena (ISO 19101)</w:t>
      </w:r>
    </w:p>
    <w:p w14:paraId="4CD5893D" w14:textId="77777777" w:rsidR="00E366B1" w:rsidRPr="00FF0ACC" w:rsidRDefault="0025005B" w:rsidP="000C4EF8">
      <w:pPr>
        <w:spacing w:after="120" w:line="240" w:lineRule="auto"/>
        <w:jc w:val="both"/>
        <w:rPr>
          <w:sz w:val="20"/>
          <w:szCs w:val="20"/>
          <w:lang w:val="en-GB"/>
        </w:rPr>
      </w:pPr>
      <w:r w:rsidRPr="00FF0ACC">
        <w:rPr>
          <w:sz w:val="20"/>
          <w:szCs w:val="20"/>
          <w:lang w:val="en-GB"/>
        </w:rPr>
        <w:t xml:space="preserve">NOTE:  A feature may occur as a type or an instance. Feature type or feature instance shall be used when only one is meant. </w:t>
      </w:r>
    </w:p>
    <w:p w14:paraId="692C4A68" w14:textId="5ED4A3A9" w:rsidR="00E366B1" w:rsidRPr="00FF0ACC" w:rsidRDefault="00EE36CE" w:rsidP="003B1F2D">
      <w:pPr>
        <w:spacing w:line="240" w:lineRule="auto"/>
        <w:jc w:val="both"/>
        <w:rPr>
          <w:sz w:val="20"/>
          <w:szCs w:val="20"/>
          <w:lang w:val="en-GB"/>
        </w:rPr>
      </w:pPr>
      <w:r w:rsidRPr="00FF0ACC">
        <w:rPr>
          <w:b/>
          <w:sz w:val="20"/>
          <w:szCs w:val="20"/>
          <w:lang w:val="en-GB"/>
        </w:rPr>
        <w:t>F</w:t>
      </w:r>
      <w:r w:rsidR="0025005B" w:rsidRPr="00FF0ACC">
        <w:rPr>
          <w:b/>
          <w:sz w:val="20"/>
          <w:szCs w:val="20"/>
          <w:lang w:val="en-GB"/>
        </w:rPr>
        <w:t xml:space="preserve">eature </w:t>
      </w:r>
      <w:r w:rsidRPr="00FF0ACC">
        <w:rPr>
          <w:b/>
          <w:sz w:val="20"/>
          <w:szCs w:val="20"/>
          <w:lang w:val="en-GB"/>
        </w:rPr>
        <w:t>A</w:t>
      </w:r>
      <w:r w:rsidR="0025005B" w:rsidRPr="00FF0ACC">
        <w:rPr>
          <w:b/>
          <w:sz w:val="20"/>
          <w:szCs w:val="20"/>
          <w:lang w:val="en-GB"/>
        </w:rPr>
        <w:t>ssociation</w:t>
      </w:r>
    </w:p>
    <w:p w14:paraId="2E405A0D" w14:textId="2067A634" w:rsidR="00E366B1" w:rsidRPr="00FF0ACC" w:rsidRDefault="003B1F2D" w:rsidP="003B1F2D">
      <w:pPr>
        <w:spacing w:after="60" w:line="240" w:lineRule="auto"/>
        <w:jc w:val="both"/>
        <w:rPr>
          <w:sz w:val="20"/>
          <w:szCs w:val="20"/>
          <w:lang w:val="en-GB"/>
        </w:rPr>
      </w:pPr>
      <w:r w:rsidRPr="00FF0ACC">
        <w:rPr>
          <w:sz w:val="20"/>
          <w:szCs w:val="20"/>
          <w:lang w:val="en-GB"/>
        </w:rPr>
        <w:t>R</w:t>
      </w:r>
      <w:r w:rsidR="0025005B" w:rsidRPr="00FF0ACC">
        <w:rPr>
          <w:sz w:val="20"/>
          <w:szCs w:val="20"/>
          <w:lang w:val="en-GB"/>
        </w:rPr>
        <w:t xml:space="preserve">elationship that links instances of one </w:t>
      </w:r>
      <w:r w:rsidR="0025005B" w:rsidRPr="00FF0ACC">
        <w:rPr>
          <w:b/>
          <w:sz w:val="20"/>
          <w:szCs w:val="20"/>
          <w:lang w:val="en-GB"/>
        </w:rPr>
        <w:t xml:space="preserve">feature </w:t>
      </w:r>
      <w:r w:rsidR="0025005B" w:rsidRPr="00FF0ACC">
        <w:rPr>
          <w:sz w:val="20"/>
          <w:szCs w:val="20"/>
          <w:lang w:val="en-GB"/>
        </w:rPr>
        <w:t xml:space="preserve">type with instances of the same or a different </w:t>
      </w:r>
      <w:r w:rsidR="0025005B" w:rsidRPr="00FF0ACC">
        <w:rPr>
          <w:b/>
          <w:sz w:val="20"/>
          <w:szCs w:val="20"/>
          <w:lang w:val="en-GB"/>
        </w:rPr>
        <w:t xml:space="preserve">feature </w:t>
      </w:r>
      <w:r w:rsidR="0025005B" w:rsidRPr="00FF0ACC">
        <w:rPr>
          <w:sz w:val="20"/>
          <w:szCs w:val="20"/>
          <w:lang w:val="en-GB"/>
        </w:rPr>
        <w:t>type (ISO19110)</w:t>
      </w:r>
    </w:p>
    <w:p w14:paraId="75CB5E0A" w14:textId="77777777" w:rsidR="00E366B1" w:rsidRPr="00FF0ACC" w:rsidRDefault="0025005B" w:rsidP="003B1F2D">
      <w:pPr>
        <w:spacing w:after="60" w:line="240" w:lineRule="auto"/>
        <w:jc w:val="both"/>
        <w:rPr>
          <w:sz w:val="20"/>
          <w:szCs w:val="20"/>
          <w:lang w:val="en-GB"/>
        </w:rPr>
      </w:pPr>
      <w:r w:rsidRPr="00FF0ACC">
        <w:rPr>
          <w:sz w:val="20"/>
          <w:szCs w:val="20"/>
          <w:lang w:val="en-GB"/>
        </w:rPr>
        <w:t>NOTE 1; A feature association may occur as a type or an instance. Feature association type or feature association instance is used when only one is meant.</w:t>
      </w:r>
    </w:p>
    <w:p w14:paraId="15E3A41D" w14:textId="77777777" w:rsidR="00E366B1" w:rsidRPr="00FF0ACC" w:rsidRDefault="0025005B" w:rsidP="000C4EF8">
      <w:pPr>
        <w:spacing w:after="120" w:line="240" w:lineRule="auto"/>
        <w:jc w:val="both"/>
        <w:rPr>
          <w:b/>
          <w:sz w:val="20"/>
          <w:szCs w:val="20"/>
          <w:lang w:val="en-GB"/>
        </w:rPr>
      </w:pPr>
      <w:r w:rsidRPr="00FF0ACC">
        <w:rPr>
          <w:sz w:val="20"/>
          <w:szCs w:val="20"/>
          <w:lang w:val="en-GB"/>
        </w:rPr>
        <w:t>NOTE 2: Feature associations include aggregation of features.</w:t>
      </w:r>
    </w:p>
    <w:p w14:paraId="17573C6A" w14:textId="533076B0" w:rsidR="00E366B1" w:rsidRPr="00FF0ACC" w:rsidRDefault="006B4482" w:rsidP="006B4482">
      <w:pPr>
        <w:spacing w:line="240" w:lineRule="auto"/>
        <w:jc w:val="both"/>
        <w:rPr>
          <w:sz w:val="20"/>
          <w:szCs w:val="20"/>
          <w:lang w:val="en-GB"/>
        </w:rPr>
      </w:pPr>
      <w:r w:rsidRPr="00FF0ACC">
        <w:rPr>
          <w:b/>
          <w:sz w:val="20"/>
          <w:szCs w:val="20"/>
          <w:lang w:val="en-GB"/>
        </w:rPr>
        <w:t>F</w:t>
      </w:r>
      <w:r w:rsidR="0025005B" w:rsidRPr="00FF0ACC">
        <w:rPr>
          <w:b/>
          <w:sz w:val="20"/>
          <w:szCs w:val="20"/>
          <w:lang w:val="en-GB"/>
        </w:rPr>
        <w:t xml:space="preserve">eature </w:t>
      </w:r>
      <w:r w:rsidRPr="00FF0ACC">
        <w:rPr>
          <w:b/>
          <w:sz w:val="20"/>
          <w:szCs w:val="20"/>
          <w:lang w:val="en-GB"/>
        </w:rPr>
        <w:t>A</w:t>
      </w:r>
      <w:r w:rsidR="0025005B" w:rsidRPr="00FF0ACC">
        <w:rPr>
          <w:b/>
          <w:sz w:val="20"/>
          <w:szCs w:val="20"/>
          <w:lang w:val="en-GB"/>
        </w:rPr>
        <w:t>ttribute</w:t>
      </w:r>
    </w:p>
    <w:p w14:paraId="343472EC" w14:textId="39C19B80" w:rsidR="00E366B1" w:rsidRPr="00FF0ACC" w:rsidRDefault="006B4482" w:rsidP="00E61942">
      <w:pPr>
        <w:spacing w:after="60" w:line="240" w:lineRule="auto"/>
        <w:jc w:val="both"/>
        <w:rPr>
          <w:sz w:val="20"/>
          <w:szCs w:val="20"/>
          <w:lang w:val="en-GB"/>
        </w:rPr>
      </w:pPr>
      <w:r w:rsidRPr="00FF0ACC">
        <w:rPr>
          <w:sz w:val="20"/>
          <w:szCs w:val="20"/>
          <w:lang w:val="en-GB"/>
        </w:rPr>
        <w:t>C</w:t>
      </w:r>
      <w:r w:rsidR="0025005B" w:rsidRPr="00FF0ACC">
        <w:rPr>
          <w:sz w:val="20"/>
          <w:szCs w:val="20"/>
          <w:lang w:val="en-GB"/>
        </w:rPr>
        <w:t xml:space="preserve">haracteristic of a </w:t>
      </w:r>
      <w:r w:rsidR="0025005B" w:rsidRPr="00FF0ACC">
        <w:rPr>
          <w:b/>
          <w:sz w:val="20"/>
          <w:szCs w:val="20"/>
          <w:lang w:val="en-GB"/>
        </w:rPr>
        <w:t xml:space="preserve">feature </w:t>
      </w:r>
      <w:r w:rsidR="0025005B" w:rsidRPr="00FF0ACC">
        <w:rPr>
          <w:sz w:val="20"/>
          <w:szCs w:val="20"/>
          <w:lang w:val="en-GB"/>
        </w:rPr>
        <w:t>(ISO 19101)</w:t>
      </w:r>
    </w:p>
    <w:p w14:paraId="5B29A146" w14:textId="77777777" w:rsidR="00E366B1" w:rsidRPr="00FF0ACC" w:rsidRDefault="0025005B" w:rsidP="00E61942">
      <w:pPr>
        <w:spacing w:after="60" w:line="240" w:lineRule="auto"/>
        <w:jc w:val="both"/>
        <w:rPr>
          <w:sz w:val="20"/>
          <w:szCs w:val="20"/>
          <w:lang w:val="en-GB"/>
        </w:rPr>
      </w:pPr>
      <w:r w:rsidRPr="00FF0ACC">
        <w:rPr>
          <w:sz w:val="20"/>
          <w:szCs w:val="20"/>
          <w:lang w:val="en-GB"/>
        </w:rPr>
        <w:t>NOTE 1: A feature attribute may occur as a type or an instance. Feature attribute type or feature attribute instance is used when only one is meant.</w:t>
      </w:r>
    </w:p>
    <w:p w14:paraId="671CD697" w14:textId="77777777" w:rsidR="00E366B1" w:rsidRPr="00FF0ACC" w:rsidRDefault="0025005B" w:rsidP="006B4482">
      <w:pPr>
        <w:spacing w:after="120" w:line="240" w:lineRule="auto"/>
        <w:jc w:val="both"/>
        <w:rPr>
          <w:b/>
          <w:sz w:val="20"/>
          <w:szCs w:val="20"/>
          <w:lang w:val="en-GB"/>
        </w:rPr>
      </w:pPr>
      <w:r w:rsidRPr="00FF0ACC">
        <w:rPr>
          <w:sz w:val="20"/>
          <w:szCs w:val="20"/>
          <w:lang w:val="en-GB"/>
        </w:rPr>
        <w:t>NOTE 2: A feature attribute type has a name, a data type and a domain associated to it. A feature attribute for a feature instance has an attribute value taken from the domain.</w:t>
      </w:r>
    </w:p>
    <w:p w14:paraId="272FFAA9" w14:textId="5A4C704A" w:rsidR="00E366B1" w:rsidRPr="00FF0ACC" w:rsidRDefault="00E61942" w:rsidP="00E61942">
      <w:pPr>
        <w:spacing w:line="240" w:lineRule="auto"/>
        <w:jc w:val="both"/>
        <w:rPr>
          <w:sz w:val="20"/>
          <w:szCs w:val="20"/>
          <w:lang w:val="en-GB"/>
        </w:rPr>
      </w:pPr>
      <w:r w:rsidRPr="00FF0ACC">
        <w:rPr>
          <w:b/>
          <w:sz w:val="20"/>
          <w:szCs w:val="20"/>
          <w:lang w:val="en-GB"/>
        </w:rPr>
        <w:t>G</w:t>
      </w:r>
      <w:r w:rsidR="0025005B" w:rsidRPr="00FF0ACC">
        <w:rPr>
          <w:b/>
          <w:sz w:val="20"/>
          <w:szCs w:val="20"/>
          <w:lang w:val="en-GB"/>
        </w:rPr>
        <w:t xml:space="preserve">eographic </w:t>
      </w:r>
      <w:r w:rsidRPr="00FF0ACC">
        <w:rPr>
          <w:b/>
          <w:sz w:val="20"/>
          <w:szCs w:val="20"/>
          <w:lang w:val="en-GB"/>
        </w:rPr>
        <w:t>D</w:t>
      </w:r>
      <w:r w:rsidR="0025005B" w:rsidRPr="00FF0ACC">
        <w:rPr>
          <w:b/>
          <w:sz w:val="20"/>
          <w:szCs w:val="20"/>
          <w:lang w:val="en-GB"/>
        </w:rPr>
        <w:t>ata</w:t>
      </w:r>
    </w:p>
    <w:p w14:paraId="58DF7278" w14:textId="144D9922" w:rsidR="00E366B1" w:rsidRPr="00FF0ACC" w:rsidRDefault="00E61942" w:rsidP="00E61942">
      <w:pPr>
        <w:spacing w:after="60" w:line="240" w:lineRule="auto"/>
        <w:jc w:val="both"/>
        <w:rPr>
          <w:sz w:val="20"/>
          <w:szCs w:val="20"/>
          <w:lang w:val="en-GB"/>
        </w:rPr>
      </w:pPr>
      <w:r w:rsidRPr="00FF0ACC">
        <w:rPr>
          <w:sz w:val="20"/>
          <w:szCs w:val="20"/>
          <w:lang w:val="en-GB"/>
        </w:rPr>
        <w:t>D</w:t>
      </w:r>
      <w:r w:rsidR="0025005B" w:rsidRPr="00FF0ACC">
        <w:rPr>
          <w:sz w:val="20"/>
          <w:szCs w:val="20"/>
          <w:lang w:val="en-GB"/>
        </w:rPr>
        <w:t>ata with implicit or explicit reference to a location relative to the Earth (ISO 19109)</w:t>
      </w:r>
    </w:p>
    <w:p w14:paraId="0F373F23" w14:textId="77777777" w:rsidR="00E366B1" w:rsidRPr="00FF0ACC" w:rsidRDefault="0025005B" w:rsidP="00E61942">
      <w:pPr>
        <w:spacing w:after="120" w:line="240" w:lineRule="auto"/>
        <w:jc w:val="both"/>
        <w:rPr>
          <w:b/>
          <w:sz w:val="20"/>
          <w:szCs w:val="20"/>
          <w:lang w:val="en-GB"/>
        </w:rPr>
      </w:pPr>
      <w:r w:rsidRPr="00FF0ACC">
        <w:rPr>
          <w:sz w:val="20"/>
          <w:szCs w:val="20"/>
          <w:lang w:val="en-GB"/>
        </w:rPr>
        <w:t>NOTE: Geographic information is also used as a term for information concerning phenomena implicitly or explicitly associated with a location relative to the Earth.</w:t>
      </w:r>
    </w:p>
    <w:p w14:paraId="49A315C0" w14:textId="714EE44C" w:rsidR="003A36F4" w:rsidRPr="00FF0ACC" w:rsidRDefault="003A36F4" w:rsidP="00227962">
      <w:pPr>
        <w:spacing w:line="240" w:lineRule="auto"/>
        <w:jc w:val="both"/>
        <w:rPr>
          <w:b/>
          <w:sz w:val="20"/>
          <w:szCs w:val="20"/>
          <w:lang w:val="en-GB"/>
        </w:rPr>
      </w:pPr>
      <w:r w:rsidRPr="00FF0ACC">
        <w:rPr>
          <w:b/>
          <w:sz w:val="20"/>
          <w:szCs w:val="20"/>
          <w:lang w:val="en-GB"/>
        </w:rPr>
        <w:t>In-</w:t>
      </w:r>
      <w:r w:rsidR="00431E57" w:rsidRPr="00FF0ACC">
        <w:rPr>
          <w:b/>
          <w:sz w:val="20"/>
          <w:szCs w:val="20"/>
          <w:lang w:val="en-GB"/>
        </w:rPr>
        <w:t>F</w:t>
      </w:r>
      <w:r w:rsidRPr="00FF0ACC">
        <w:rPr>
          <w:b/>
          <w:sz w:val="20"/>
          <w:szCs w:val="20"/>
          <w:lang w:val="en-GB"/>
        </w:rPr>
        <w:t xml:space="preserve">orce </w:t>
      </w:r>
      <w:r w:rsidR="00431E57" w:rsidRPr="00FF0ACC">
        <w:rPr>
          <w:b/>
          <w:sz w:val="20"/>
          <w:szCs w:val="20"/>
          <w:lang w:val="en-GB"/>
        </w:rPr>
        <w:t>B</w:t>
      </w:r>
      <w:r w:rsidRPr="00FF0ACC">
        <w:rPr>
          <w:b/>
          <w:sz w:val="20"/>
          <w:szCs w:val="20"/>
          <w:lang w:val="en-GB"/>
        </w:rPr>
        <w:t>ulletin</w:t>
      </w:r>
    </w:p>
    <w:p w14:paraId="2CE271EF" w14:textId="5C72BA48" w:rsidR="003A36F4" w:rsidRPr="00FF0ACC" w:rsidRDefault="00227962" w:rsidP="00227962">
      <w:pPr>
        <w:spacing w:after="60" w:line="240" w:lineRule="auto"/>
        <w:jc w:val="both"/>
        <w:rPr>
          <w:sz w:val="20"/>
          <w:szCs w:val="20"/>
          <w:lang w:val="en-GB"/>
        </w:rPr>
      </w:pPr>
      <w:r w:rsidRPr="00FF0ACC">
        <w:rPr>
          <w:sz w:val="20"/>
          <w:szCs w:val="20"/>
          <w:lang w:val="en-GB"/>
        </w:rPr>
        <w:t>A</w:t>
      </w:r>
      <w:r w:rsidR="003A36F4" w:rsidRPr="00FF0ACC">
        <w:rPr>
          <w:sz w:val="20"/>
          <w:szCs w:val="20"/>
          <w:lang w:val="en-GB"/>
        </w:rPr>
        <w:t xml:space="preserve"> list of serial numbers of those NAVAREA, Sub-area or coastal warnings in force issued and broadcast by the NAVAREA Coordinator, Sub-area Coordinator or National Coordinator</w:t>
      </w:r>
    </w:p>
    <w:p w14:paraId="72F55AA3" w14:textId="17C5D57D" w:rsidR="003A36F4" w:rsidRPr="00FF0ACC" w:rsidRDefault="009114B0" w:rsidP="00227962">
      <w:pPr>
        <w:spacing w:after="120" w:line="240" w:lineRule="auto"/>
        <w:jc w:val="both"/>
        <w:rPr>
          <w:sz w:val="20"/>
          <w:szCs w:val="20"/>
          <w:lang w:val="en-GB"/>
        </w:rPr>
      </w:pPr>
      <w:r w:rsidRPr="00FF0ACC">
        <w:rPr>
          <w:sz w:val="20"/>
          <w:szCs w:val="20"/>
          <w:lang w:val="en-GB"/>
        </w:rPr>
        <w:t>NOTE: S-124 also includes local warnings in-force bulletin.</w:t>
      </w:r>
    </w:p>
    <w:p w14:paraId="57C1A676" w14:textId="77BD9106" w:rsidR="00E366B1" w:rsidRPr="00FF0ACC" w:rsidRDefault="00B20650" w:rsidP="005526A3">
      <w:pPr>
        <w:spacing w:line="240" w:lineRule="auto"/>
        <w:jc w:val="both"/>
        <w:rPr>
          <w:sz w:val="20"/>
          <w:szCs w:val="20"/>
          <w:lang w:val="en-GB"/>
        </w:rPr>
      </w:pPr>
      <w:r w:rsidRPr="00FF0ACC">
        <w:rPr>
          <w:b/>
          <w:sz w:val="20"/>
          <w:szCs w:val="20"/>
          <w:lang w:val="en-GB"/>
        </w:rPr>
        <w:t>M</w:t>
      </w:r>
      <w:r w:rsidR="0025005B" w:rsidRPr="00FF0ACC">
        <w:rPr>
          <w:b/>
          <w:sz w:val="20"/>
          <w:szCs w:val="20"/>
          <w:lang w:val="en-GB"/>
        </w:rPr>
        <w:t>etadata</w:t>
      </w:r>
    </w:p>
    <w:p w14:paraId="39D163D8" w14:textId="5B3467FC" w:rsidR="00E366B1" w:rsidRPr="00FF0ACC" w:rsidRDefault="005526A3" w:rsidP="000C4EF8">
      <w:pPr>
        <w:spacing w:after="120" w:line="240" w:lineRule="auto"/>
        <w:jc w:val="both"/>
        <w:rPr>
          <w:b/>
          <w:sz w:val="20"/>
          <w:szCs w:val="20"/>
          <w:lang w:val="en-GB"/>
        </w:rPr>
      </w:pPr>
      <w:r w:rsidRPr="00FF0ACC">
        <w:rPr>
          <w:sz w:val="20"/>
          <w:szCs w:val="20"/>
          <w:lang w:val="en-GB"/>
        </w:rPr>
        <w:t>D</w:t>
      </w:r>
      <w:r w:rsidR="0025005B" w:rsidRPr="00FF0ACC">
        <w:rPr>
          <w:sz w:val="20"/>
          <w:szCs w:val="20"/>
          <w:lang w:val="en-GB"/>
        </w:rPr>
        <w:t>ata about data (ISO 19115)</w:t>
      </w:r>
    </w:p>
    <w:p w14:paraId="081A6979" w14:textId="1F064B43" w:rsidR="00E366B1" w:rsidRPr="00FF0ACC" w:rsidRDefault="005526A3" w:rsidP="00B42457">
      <w:pPr>
        <w:spacing w:line="240" w:lineRule="auto"/>
        <w:jc w:val="both"/>
        <w:rPr>
          <w:sz w:val="20"/>
          <w:szCs w:val="20"/>
          <w:lang w:val="en-GB"/>
        </w:rPr>
      </w:pPr>
      <w:r w:rsidRPr="00FF0ACC">
        <w:rPr>
          <w:b/>
          <w:sz w:val="20"/>
          <w:szCs w:val="20"/>
          <w:lang w:val="en-GB"/>
        </w:rPr>
        <w:t>M</w:t>
      </w:r>
      <w:r w:rsidR="0025005B" w:rsidRPr="00FF0ACC">
        <w:rPr>
          <w:b/>
          <w:sz w:val="20"/>
          <w:szCs w:val="20"/>
          <w:lang w:val="en-GB"/>
        </w:rPr>
        <w:t>odel</w:t>
      </w:r>
    </w:p>
    <w:p w14:paraId="3A72BA0B" w14:textId="7DE500EC" w:rsidR="00E366B1" w:rsidRPr="00FF0ACC" w:rsidRDefault="005526A3" w:rsidP="000C4EF8">
      <w:pPr>
        <w:spacing w:after="120" w:line="240" w:lineRule="auto"/>
        <w:jc w:val="both"/>
        <w:rPr>
          <w:sz w:val="20"/>
          <w:szCs w:val="20"/>
          <w:lang w:val="en-GB"/>
        </w:rPr>
      </w:pPr>
      <w:r w:rsidRPr="00FF0ACC">
        <w:rPr>
          <w:sz w:val="20"/>
          <w:szCs w:val="20"/>
          <w:lang w:val="en-GB"/>
        </w:rPr>
        <w:t>A</w:t>
      </w:r>
      <w:r w:rsidR="0025005B" w:rsidRPr="00FF0ACC">
        <w:rPr>
          <w:sz w:val="20"/>
          <w:szCs w:val="20"/>
          <w:lang w:val="en-GB"/>
        </w:rPr>
        <w:t>bstraction of some aspects of reality (ISO 19109)</w:t>
      </w:r>
    </w:p>
    <w:p w14:paraId="765B01CF" w14:textId="6E272BA2" w:rsidR="00BC3C87" w:rsidRPr="00FF0ACC" w:rsidRDefault="00B42457" w:rsidP="009E7ACC">
      <w:pPr>
        <w:spacing w:line="240" w:lineRule="auto"/>
        <w:jc w:val="both"/>
        <w:rPr>
          <w:b/>
          <w:iCs/>
          <w:sz w:val="20"/>
          <w:szCs w:val="20"/>
          <w:lang w:val="en-GB"/>
        </w:rPr>
      </w:pPr>
      <w:r w:rsidRPr="00FF0ACC">
        <w:rPr>
          <w:b/>
          <w:iCs/>
          <w:sz w:val="20"/>
          <w:szCs w:val="20"/>
          <w:lang w:val="en-GB"/>
        </w:rPr>
        <w:t>N</w:t>
      </w:r>
      <w:r w:rsidR="00BC3C87" w:rsidRPr="00FF0ACC">
        <w:rPr>
          <w:b/>
          <w:iCs/>
          <w:sz w:val="20"/>
          <w:szCs w:val="20"/>
          <w:lang w:val="en-GB"/>
        </w:rPr>
        <w:t xml:space="preserve">avigational </w:t>
      </w:r>
      <w:r w:rsidRPr="00FF0ACC">
        <w:rPr>
          <w:b/>
          <w:iCs/>
          <w:sz w:val="20"/>
          <w:szCs w:val="20"/>
          <w:lang w:val="en-GB"/>
        </w:rPr>
        <w:t>W</w:t>
      </w:r>
      <w:r w:rsidR="00BC3C87" w:rsidRPr="00FF0ACC">
        <w:rPr>
          <w:b/>
          <w:iCs/>
          <w:sz w:val="20"/>
          <w:szCs w:val="20"/>
          <w:lang w:val="en-GB"/>
        </w:rPr>
        <w:t>arning</w:t>
      </w:r>
    </w:p>
    <w:p w14:paraId="316722F4" w14:textId="27712490" w:rsidR="00BC3C87" w:rsidRPr="00FF0ACC" w:rsidRDefault="00BC3C87" w:rsidP="00B42457">
      <w:pPr>
        <w:spacing w:after="120" w:line="240" w:lineRule="auto"/>
        <w:jc w:val="both"/>
        <w:rPr>
          <w:sz w:val="20"/>
          <w:szCs w:val="20"/>
          <w:lang w:val="en-GB"/>
        </w:rPr>
      </w:pPr>
      <w:r w:rsidRPr="00FF0ACC">
        <w:rPr>
          <w:sz w:val="20"/>
          <w:szCs w:val="20"/>
          <w:lang w:val="en-GB"/>
        </w:rPr>
        <w:t>Navigational warning means a message containing urgent information relevant to safe navigation broadcast to ships in accordance with the provisions of the International Convention for the Safety of Life at Sea, 1974, as amended</w:t>
      </w:r>
    </w:p>
    <w:p w14:paraId="71A02835" w14:textId="6BA9CA71" w:rsidR="00E366B1" w:rsidRPr="00FF0ACC" w:rsidRDefault="009E7ACC" w:rsidP="009E7ACC">
      <w:pPr>
        <w:spacing w:line="240" w:lineRule="auto"/>
        <w:jc w:val="both"/>
        <w:rPr>
          <w:sz w:val="20"/>
          <w:szCs w:val="20"/>
          <w:lang w:val="en-GB"/>
        </w:rPr>
      </w:pPr>
      <w:r w:rsidRPr="00FF0ACC">
        <w:rPr>
          <w:b/>
          <w:sz w:val="20"/>
          <w:szCs w:val="20"/>
          <w:lang w:val="en-GB"/>
        </w:rPr>
        <w:t>P</w:t>
      </w:r>
      <w:r w:rsidR="0025005B" w:rsidRPr="00FF0ACC">
        <w:rPr>
          <w:b/>
          <w:sz w:val="20"/>
          <w:szCs w:val="20"/>
          <w:lang w:val="en-GB"/>
        </w:rPr>
        <w:t>ortrayal</w:t>
      </w:r>
    </w:p>
    <w:p w14:paraId="585D1F8B" w14:textId="42D71F02" w:rsidR="00E366B1" w:rsidRPr="00FF0ACC" w:rsidRDefault="009E7ACC" w:rsidP="000C4EF8">
      <w:pPr>
        <w:spacing w:after="120" w:line="240" w:lineRule="auto"/>
        <w:jc w:val="both"/>
        <w:rPr>
          <w:b/>
          <w:sz w:val="20"/>
          <w:szCs w:val="20"/>
          <w:lang w:val="en-GB"/>
        </w:rPr>
      </w:pPr>
      <w:r w:rsidRPr="00FF0ACC">
        <w:rPr>
          <w:sz w:val="20"/>
          <w:szCs w:val="20"/>
          <w:lang w:val="en-GB"/>
        </w:rPr>
        <w:t>P</w:t>
      </w:r>
      <w:r w:rsidR="0025005B" w:rsidRPr="00FF0ACC">
        <w:rPr>
          <w:sz w:val="20"/>
          <w:szCs w:val="20"/>
          <w:lang w:val="en-GB"/>
        </w:rPr>
        <w:t>resentation of information to humans (ISO 19117)</w:t>
      </w:r>
    </w:p>
    <w:p w14:paraId="3C37F33A" w14:textId="5952EE1F" w:rsidR="00E366B1" w:rsidRPr="00FF0ACC" w:rsidRDefault="009E7ACC" w:rsidP="000C4EF8">
      <w:pPr>
        <w:spacing w:after="120" w:line="240" w:lineRule="auto"/>
        <w:jc w:val="both"/>
        <w:rPr>
          <w:b/>
          <w:sz w:val="20"/>
          <w:szCs w:val="20"/>
          <w:lang w:val="en-GB"/>
        </w:rPr>
      </w:pPr>
      <w:r w:rsidRPr="00FF0ACC">
        <w:rPr>
          <w:b/>
          <w:sz w:val="20"/>
          <w:szCs w:val="20"/>
          <w:lang w:val="en-GB"/>
        </w:rPr>
        <w:lastRenderedPageBreak/>
        <w:t>Q</w:t>
      </w:r>
      <w:r w:rsidR="0025005B" w:rsidRPr="00FF0ACC">
        <w:rPr>
          <w:b/>
          <w:sz w:val="20"/>
          <w:szCs w:val="20"/>
          <w:lang w:val="en-GB"/>
        </w:rPr>
        <w:t>uality</w:t>
      </w:r>
    </w:p>
    <w:p w14:paraId="497AD9ED" w14:textId="63DEDDC1" w:rsidR="00E366B1" w:rsidRPr="00FF0ACC" w:rsidRDefault="009E7ACC" w:rsidP="009E7ACC">
      <w:pPr>
        <w:spacing w:after="120" w:line="240" w:lineRule="auto"/>
        <w:jc w:val="both"/>
        <w:rPr>
          <w:sz w:val="20"/>
          <w:szCs w:val="20"/>
          <w:lang w:val="en-GB"/>
        </w:rPr>
      </w:pPr>
      <w:r w:rsidRPr="00FF0ACC">
        <w:rPr>
          <w:sz w:val="20"/>
          <w:szCs w:val="20"/>
          <w:lang w:val="en-GB"/>
        </w:rPr>
        <w:t>T</w:t>
      </w:r>
      <w:r w:rsidR="0025005B" w:rsidRPr="00FF0ACC">
        <w:rPr>
          <w:sz w:val="20"/>
          <w:szCs w:val="20"/>
          <w:lang w:val="en-GB"/>
        </w:rPr>
        <w:t>otality of characteristics of a product that bear on its ability to satisfy stated and implied needs (ISO 19101)</w:t>
      </w:r>
    </w:p>
    <w:p w14:paraId="6FD8F4C9" w14:textId="4544CC55" w:rsidR="00BC3C87" w:rsidRPr="00FF0ACC" w:rsidRDefault="00FA7A45" w:rsidP="000C4EF8">
      <w:pPr>
        <w:spacing w:after="120" w:line="240" w:lineRule="auto"/>
        <w:jc w:val="both"/>
        <w:rPr>
          <w:b/>
          <w:sz w:val="20"/>
          <w:szCs w:val="20"/>
          <w:lang w:val="en-GB"/>
        </w:rPr>
      </w:pPr>
      <w:r w:rsidRPr="00FF0ACC">
        <w:rPr>
          <w:b/>
          <w:sz w:val="20"/>
          <w:szCs w:val="20"/>
          <w:lang w:val="en-GB"/>
        </w:rPr>
        <w:t>S</w:t>
      </w:r>
      <w:r w:rsidR="00BC3C87" w:rsidRPr="00FF0ACC">
        <w:rPr>
          <w:b/>
          <w:sz w:val="20"/>
          <w:szCs w:val="20"/>
          <w:lang w:val="en-GB"/>
        </w:rPr>
        <w:t>erie</w:t>
      </w:r>
      <w:r w:rsidR="000C745E" w:rsidRPr="00FF0ACC">
        <w:rPr>
          <w:b/>
          <w:sz w:val="20"/>
          <w:szCs w:val="20"/>
          <w:lang w:val="en-GB"/>
        </w:rPr>
        <w:t>s</w:t>
      </w:r>
    </w:p>
    <w:p w14:paraId="3F4F6660" w14:textId="3A0E253B" w:rsidR="00BC3C87" w:rsidRPr="00FF0ACC" w:rsidRDefault="00BC3C87" w:rsidP="00FA7A45">
      <w:pPr>
        <w:spacing w:after="120" w:line="240" w:lineRule="auto"/>
        <w:jc w:val="both"/>
        <w:rPr>
          <w:iCs/>
          <w:sz w:val="20"/>
          <w:szCs w:val="20"/>
          <w:lang w:val="en-GB"/>
        </w:rPr>
      </w:pPr>
      <w:r w:rsidRPr="00FF0ACC">
        <w:rPr>
          <w:iCs/>
          <w:sz w:val="20"/>
          <w:szCs w:val="20"/>
          <w:lang w:val="en-GB"/>
        </w:rPr>
        <w:t>A series is a numbered sequence of navigational warnings of the same type (NAVAREA, sub-area, coastal or local) issued by a</w:t>
      </w:r>
      <w:r w:rsidR="002328BF" w:rsidRPr="00FF0ACC">
        <w:rPr>
          <w:iCs/>
          <w:sz w:val="20"/>
          <w:szCs w:val="20"/>
          <w:lang w:val="en-GB"/>
        </w:rPr>
        <w:t>n</w:t>
      </w:r>
      <w:r w:rsidRPr="00FF0ACC">
        <w:rPr>
          <w:iCs/>
          <w:sz w:val="20"/>
          <w:szCs w:val="20"/>
          <w:lang w:val="en-GB"/>
        </w:rPr>
        <w:t xml:space="preserve"> authority acting as official production agency. Rem: S-53 identifies NAVAREA coordinator, sub-Area coordinator, national coordinator for coastal warnings.  As local warnings are out of the scope of S-53, the term of “coordinators” is not used for local warnings</w:t>
      </w:r>
    </w:p>
    <w:p w14:paraId="7023E37E" w14:textId="77777777" w:rsidR="00E366B1" w:rsidRPr="00FF0ACC" w:rsidRDefault="0025005B" w:rsidP="00472530">
      <w:pPr>
        <w:pStyle w:val="Heading3"/>
        <w:tabs>
          <w:tab w:val="clear" w:pos="450"/>
          <w:tab w:val="num" w:pos="851"/>
        </w:tabs>
        <w:spacing w:after="120" w:line="240" w:lineRule="auto"/>
        <w:ind w:left="851" w:hanging="851"/>
        <w:rPr>
          <w:sz w:val="20"/>
          <w:szCs w:val="20"/>
          <w:lang w:val="en-GB"/>
        </w:rPr>
      </w:pPr>
      <w:bookmarkStart w:id="23" w:name="_Toc422820092"/>
      <w:bookmarkStart w:id="24" w:name="_Toc482116361"/>
      <w:bookmarkStart w:id="25" w:name="_Toc182149047"/>
      <w:r w:rsidRPr="00FF0ACC">
        <w:rPr>
          <w:sz w:val="20"/>
          <w:szCs w:val="20"/>
          <w:lang w:val="en-GB"/>
        </w:rPr>
        <w:t>Abbreviations</w:t>
      </w:r>
      <w:bookmarkEnd w:id="23"/>
      <w:bookmarkEnd w:id="24"/>
      <w:bookmarkEnd w:id="25"/>
      <w:r w:rsidRPr="00FF0ACC">
        <w:rPr>
          <w:sz w:val="20"/>
          <w:szCs w:val="20"/>
          <w:lang w:val="en-GB"/>
        </w:rPr>
        <w:t xml:space="preserve"> </w:t>
      </w:r>
    </w:p>
    <w:p w14:paraId="15C0E54C" w14:textId="77777777" w:rsidR="00E366B1" w:rsidRPr="00FF0ACC" w:rsidRDefault="0025005B" w:rsidP="006C45D5">
      <w:pPr>
        <w:spacing w:after="120" w:line="240" w:lineRule="auto"/>
        <w:rPr>
          <w:sz w:val="20"/>
          <w:szCs w:val="20"/>
          <w:lang w:val="en-GB"/>
        </w:rPr>
      </w:pPr>
      <w:r w:rsidRPr="00FF0ACC">
        <w:rPr>
          <w:sz w:val="20"/>
          <w:szCs w:val="20"/>
          <w:lang w:val="en-GB"/>
        </w:rPr>
        <w:t>This product specification adopts the following convention for</w:t>
      </w:r>
      <w:bookmarkStart w:id="26" w:name="_Toc315635462"/>
      <w:r w:rsidRPr="00FF0ACC">
        <w:rPr>
          <w:sz w:val="20"/>
          <w:szCs w:val="20"/>
          <w:lang w:val="en-GB"/>
        </w:rPr>
        <w:t xml:space="preserve"> symbols and abbreviated terms:</w:t>
      </w:r>
    </w:p>
    <w:p w14:paraId="776F7016" w14:textId="3CFBA5C6" w:rsidR="00C77D22" w:rsidRPr="00FF0ACC" w:rsidRDefault="00C77D22" w:rsidP="00D264DA">
      <w:pPr>
        <w:spacing w:after="120" w:line="240" w:lineRule="auto"/>
        <w:ind w:left="1418" w:hanging="1418"/>
        <w:rPr>
          <w:sz w:val="20"/>
          <w:szCs w:val="20"/>
          <w:lang w:val="en-GB"/>
        </w:rPr>
      </w:pPr>
      <w:r w:rsidRPr="00FF0ACC">
        <w:rPr>
          <w:sz w:val="20"/>
          <w:szCs w:val="20"/>
          <w:lang w:val="en-GB"/>
        </w:rPr>
        <w:t>DCEG</w:t>
      </w:r>
      <w:r w:rsidRPr="00FF0ACC">
        <w:rPr>
          <w:sz w:val="20"/>
          <w:szCs w:val="20"/>
          <w:lang w:val="en-GB"/>
        </w:rPr>
        <w:tab/>
      </w:r>
      <w:r w:rsidRPr="00FF0ACC">
        <w:rPr>
          <w:sz w:val="20"/>
          <w:szCs w:val="20"/>
          <w:lang w:val="en-GB"/>
        </w:rPr>
        <w:tab/>
        <w:t>Data Classification and Encoding Guide</w:t>
      </w:r>
    </w:p>
    <w:p w14:paraId="7A987F9F" w14:textId="1D136743" w:rsidR="00D264DA" w:rsidRPr="00FF0ACC" w:rsidRDefault="0025005B" w:rsidP="00D264DA">
      <w:pPr>
        <w:spacing w:after="120" w:line="240" w:lineRule="auto"/>
        <w:ind w:left="1418" w:hanging="1418"/>
        <w:rPr>
          <w:sz w:val="20"/>
          <w:szCs w:val="20"/>
          <w:lang w:val="en-GB"/>
        </w:rPr>
      </w:pPr>
      <w:r w:rsidRPr="00FF0ACC">
        <w:rPr>
          <w:sz w:val="20"/>
          <w:szCs w:val="20"/>
          <w:lang w:val="en-GB"/>
        </w:rPr>
        <w:t>ECDIS</w:t>
      </w:r>
      <w:r w:rsidRPr="00FF0ACC">
        <w:rPr>
          <w:sz w:val="20"/>
          <w:szCs w:val="20"/>
          <w:lang w:val="en-GB"/>
        </w:rPr>
        <w:tab/>
      </w:r>
      <w:r w:rsidR="00CE2CF1" w:rsidRPr="00FF0ACC">
        <w:rPr>
          <w:sz w:val="20"/>
          <w:szCs w:val="20"/>
          <w:lang w:val="en-GB"/>
        </w:rPr>
        <w:tab/>
      </w:r>
      <w:r w:rsidRPr="00FF0ACC">
        <w:rPr>
          <w:sz w:val="20"/>
          <w:szCs w:val="20"/>
          <w:lang w:val="en-GB"/>
        </w:rPr>
        <w:t>Electronic Chart Display and Information Systems</w:t>
      </w:r>
      <w:bookmarkStart w:id="27" w:name="_Toc263956859"/>
      <w:bookmarkStart w:id="28" w:name="_Toc263958510"/>
      <w:bookmarkStart w:id="29" w:name="_Toc263965195"/>
    </w:p>
    <w:p w14:paraId="21FAE708" w14:textId="0C6D3003" w:rsidR="00B65E41" w:rsidRPr="00FF0ACC" w:rsidRDefault="0025005B" w:rsidP="00D264DA">
      <w:pPr>
        <w:spacing w:after="120" w:line="240" w:lineRule="auto"/>
        <w:ind w:left="1418" w:hanging="1418"/>
        <w:rPr>
          <w:sz w:val="20"/>
          <w:szCs w:val="20"/>
          <w:lang w:val="en-GB"/>
        </w:rPr>
      </w:pPr>
      <w:r w:rsidRPr="00FF0ACC">
        <w:rPr>
          <w:sz w:val="20"/>
          <w:szCs w:val="20"/>
          <w:lang w:val="en-GB"/>
        </w:rPr>
        <w:t>ENC</w:t>
      </w:r>
      <w:r w:rsidRPr="00FF0ACC">
        <w:rPr>
          <w:sz w:val="20"/>
          <w:szCs w:val="20"/>
          <w:lang w:val="en-GB"/>
        </w:rPr>
        <w:tab/>
      </w:r>
      <w:r w:rsidR="00CE2CF1" w:rsidRPr="00FF0ACC">
        <w:rPr>
          <w:sz w:val="20"/>
          <w:szCs w:val="20"/>
          <w:lang w:val="en-GB"/>
        </w:rPr>
        <w:tab/>
      </w:r>
      <w:r w:rsidRPr="00FF0ACC">
        <w:rPr>
          <w:sz w:val="20"/>
          <w:szCs w:val="20"/>
          <w:lang w:val="en-GB"/>
        </w:rPr>
        <w:t>Electronic Navigational Chart</w:t>
      </w:r>
    </w:p>
    <w:p w14:paraId="44CE2732" w14:textId="77777777" w:rsidR="00D264DA" w:rsidRPr="00FF0ACC" w:rsidRDefault="00B65E41" w:rsidP="00D264DA">
      <w:pPr>
        <w:spacing w:after="120" w:line="240" w:lineRule="auto"/>
        <w:ind w:left="1418" w:hanging="1418"/>
        <w:rPr>
          <w:sz w:val="20"/>
          <w:szCs w:val="20"/>
          <w:lang w:val="en-GB"/>
        </w:rPr>
      </w:pPr>
      <w:r w:rsidRPr="00FF0ACC">
        <w:rPr>
          <w:sz w:val="20"/>
          <w:szCs w:val="20"/>
          <w:lang w:val="en-GB"/>
        </w:rPr>
        <w:t>GMDSS</w:t>
      </w:r>
      <w:r w:rsidRPr="00FF0ACC">
        <w:rPr>
          <w:sz w:val="20"/>
          <w:szCs w:val="20"/>
          <w:lang w:val="en-GB"/>
        </w:rPr>
        <w:tab/>
      </w:r>
      <w:r w:rsidR="005B593C" w:rsidRPr="00FF0ACC">
        <w:rPr>
          <w:sz w:val="20"/>
          <w:szCs w:val="20"/>
          <w:lang w:val="en-GB"/>
        </w:rPr>
        <w:tab/>
      </w:r>
      <w:r w:rsidRPr="00FF0ACC">
        <w:rPr>
          <w:sz w:val="20"/>
          <w:szCs w:val="20"/>
          <w:lang w:val="en-GB"/>
        </w:rPr>
        <w:t>Global Maritime Distress and Safety System</w:t>
      </w:r>
    </w:p>
    <w:p w14:paraId="299210B2" w14:textId="53D79F2E" w:rsidR="00D264DA" w:rsidRPr="00FF0ACC" w:rsidRDefault="0025005B" w:rsidP="00D264DA">
      <w:pPr>
        <w:spacing w:after="120" w:line="240" w:lineRule="auto"/>
        <w:ind w:left="1418" w:hanging="1418"/>
        <w:rPr>
          <w:sz w:val="20"/>
          <w:szCs w:val="20"/>
          <w:lang w:val="en-GB"/>
        </w:rPr>
      </w:pPr>
      <w:r w:rsidRPr="00FF0ACC">
        <w:rPr>
          <w:sz w:val="20"/>
          <w:szCs w:val="20"/>
          <w:lang w:val="en-GB"/>
        </w:rPr>
        <w:t>GML</w:t>
      </w:r>
      <w:r w:rsidRPr="00FF0ACC">
        <w:rPr>
          <w:sz w:val="20"/>
          <w:szCs w:val="20"/>
          <w:lang w:val="en-GB"/>
        </w:rPr>
        <w:tab/>
      </w:r>
      <w:r w:rsidR="00CE2CF1" w:rsidRPr="00FF0ACC">
        <w:rPr>
          <w:sz w:val="20"/>
          <w:szCs w:val="20"/>
          <w:lang w:val="en-GB"/>
        </w:rPr>
        <w:tab/>
      </w:r>
      <w:r w:rsidRPr="00FF0ACC">
        <w:rPr>
          <w:sz w:val="20"/>
          <w:szCs w:val="20"/>
          <w:lang w:val="en-GB"/>
        </w:rPr>
        <w:t>Geography Markup Language</w:t>
      </w:r>
      <w:bookmarkStart w:id="30" w:name="_Toc263956860"/>
      <w:bookmarkStart w:id="31" w:name="_Toc263958511"/>
      <w:bookmarkStart w:id="32" w:name="_Toc263965196"/>
      <w:bookmarkEnd w:id="27"/>
      <w:bookmarkEnd w:id="28"/>
      <w:bookmarkEnd w:id="29"/>
    </w:p>
    <w:p w14:paraId="47CF7BC0" w14:textId="77777777" w:rsidR="00D264DA" w:rsidRPr="00FF0ACC" w:rsidRDefault="0025005B" w:rsidP="00D264DA">
      <w:pPr>
        <w:spacing w:after="120" w:line="240" w:lineRule="auto"/>
        <w:ind w:left="1418" w:hanging="1418"/>
        <w:rPr>
          <w:sz w:val="20"/>
          <w:szCs w:val="20"/>
          <w:lang w:val="en-GB"/>
        </w:rPr>
      </w:pPr>
      <w:r w:rsidRPr="00FF0ACC">
        <w:rPr>
          <w:sz w:val="20"/>
          <w:szCs w:val="20"/>
          <w:lang w:val="en-GB"/>
        </w:rPr>
        <w:t>IHO</w:t>
      </w:r>
      <w:r w:rsidRPr="00FF0ACC">
        <w:rPr>
          <w:sz w:val="20"/>
          <w:szCs w:val="20"/>
          <w:lang w:val="en-GB"/>
        </w:rPr>
        <w:tab/>
      </w:r>
      <w:r w:rsidR="00CE2CF1" w:rsidRPr="00FF0ACC">
        <w:rPr>
          <w:sz w:val="20"/>
          <w:szCs w:val="20"/>
          <w:lang w:val="en-GB"/>
        </w:rPr>
        <w:tab/>
      </w:r>
      <w:r w:rsidRPr="00FF0ACC">
        <w:rPr>
          <w:sz w:val="20"/>
          <w:szCs w:val="20"/>
          <w:lang w:val="en-GB"/>
        </w:rPr>
        <w:t>International Hydrographic Organization</w:t>
      </w:r>
      <w:bookmarkStart w:id="33" w:name="_Toc263956861"/>
      <w:bookmarkStart w:id="34" w:name="_Toc263958512"/>
      <w:bookmarkStart w:id="35" w:name="_Toc263965197"/>
      <w:bookmarkEnd w:id="30"/>
      <w:bookmarkEnd w:id="31"/>
      <w:bookmarkEnd w:id="32"/>
    </w:p>
    <w:p w14:paraId="4C0CA3EF" w14:textId="5CFBB69D" w:rsidR="0025284F" w:rsidRPr="00FF0ACC" w:rsidRDefault="0025005B" w:rsidP="00D264DA">
      <w:pPr>
        <w:spacing w:after="120" w:line="240" w:lineRule="auto"/>
        <w:ind w:left="1418" w:hanging="1418"/>
        <w:rPr>
          <w:sz w:val="20"/>
          <w:szCs w:val="20"/>
          <w:lang w:val="en-GB"/>
        </w:rPr>
      </w:pPr>
      <w:bookmarkStart w:id="36" w:name="_Toc263956862"/>
      <w:bookmarkStart w:id="37" w:name="_Toc263958513"/>
      <w:bookmarkStart w:id="38" w:name="_Toc263965198"/>
      <w:bookmarkEnd w:id="33"/>
      <w:bookmarkEnd w:id="34"/>
      <w:bookmarkEnd w:id="35"/>
      <w:r w:rsidRPr="00FF0ACC">
        <w:rPr>
          <w:sz w:val="20"/>
          <w:szCs w:val="20"/>
          <w:lang w:val="en-GB"/>
        </w:rPr>
        <w:t>ISO</w:t>
      </w:r>
      <w:r w:rsidRPr="00FF0ACC">
        <w:rPr>
          <w:sz w:val="20"/>
          <w:szCs w:val="20"/>
          <w:lang w:val="en-GB"/>
        </w:rPr>
        <w:tab/>
      </w:r>
      <w:r w:rsidR="00CE2CF1" w:rsidRPr="00FF0ACC">
        <w:rPr>
          <w:sz w:val="20"/>
          <w:szCs w:val="20"/>
          <w:lang w:val="en-GB"/>
        </w:rPr>
        <w:tab/>
      </w:r>
      <w:r w:rsidRPr="00FF0ACC">
        <w:rPr>
          <w:sz w:val="20"/>
          <w:szCs w:val="20"/>
          <w:lang w:val="en-GB"/>
        </w:rPr>
        <w:t>International Organization for Standardization</w:t>
      </w:r>
      <w:bookmarkStart w:id="39" w:name="_Toc263956863"/>
      <w:bookmarkStart w:id="40" w:name="_Toc263958514"/>
      <w:bookmarkStart w:id="41" w:name="_Toc263965199"/>
      <w:bookmarkEnd w:id="36"/>
      <w:bookmarkEnd w:id="37"/>
      <w:bookmarkEnd w:id="38"/>
    </w:p>
    <w:p w14:paraId="68B66681" w14:textId="3F9982B2" w:rsidR="00A14325" w:rsidRPr="00FF0ACC" w:rsidRDefault="006E40A7" w:rsidP="007F078B">
      <w:pPr>
        <w:spacing w:after="120" w:line="240" w:lineRule="auto"/>
        <w:rPr>
          <w:sz w:val="20"/>
          <w:szCs w:val="20"/>
          <w:lang w:val="en-GB"/>
        </w:rPr>
      </w:pPr>
      <w:r w:rsidRPr="00FF0ACC">
        <w:rPr>
          <w:sz w:val="20"/>
          <w:szCs w:val="20"/>
          <w:lang w:val="en-GB"/>
        </w:rPr>
        <w:t xml:space="preserve">MRN </w:t>
      </w:r>
      <w:r w:rsidRPr="00FF0ACC">
        <w:rPr>
          <w:sz w:val="20"/>
          <w:szCs w:val="20"/>
          <w:lang w:val="en-GB"/>
        </w:rPr>
        <w:tab/>
      </w:r>
      <w:r w:rsidRPr="00FF0ACC">
        <w:rPr>
          <w:sz w:val="20"/>
          <w:szCs w:val="20"/>
          <w:lang w:val="en-GB"/>
        </w:rPr>
        <w:tab/>
        <w:t>Maritime Resource Name</w:t>
      </w:r>
    </w:p>
    <w:p w14:paraId="712826AD" w14:textId="2FBB092E" w:rsidR="00342818" w:rsidRPr="00FF0ACC" w:rsidRDefault="005B593C" w:rsidP="00D264DA">
      <w:pPr>
        <w:spacing w:after="120" w:line="240" w:lineRule="auto"/>
        <w:ind w:left="1418" w:hanging="1418"/>
        <w:rPr>
          <w:sz w:val="20"/>
          <w:szCs w:val="20"/>
          <w:lang w:val="en-GB"/>
        </w:rPr>
      </w:pPr>
      <w:r w:rsidRPr="00FF0ACC">
        <w:rPr>
          <w:sz w:val="20"/>
          <w:szCs w:val="20"/>
          <w:lang w:val="en-GB"/>
        </w:rPr>
        <w:t>NAVWARN</w:t>
      </w:r>
      <w:r w:rsidRPr="00FF0ACC">
        <w:rPr>
          <w:sz w:val="20"/>
          <w:szCs w:val="20"/>
          <w:lang w:val="en-GB"/>
        </w:rPr>
        <w:tab/>
      </w:r>
      <w:r w:rsidRPr="00FF0ACC">
        <w:rPr>
          <w:sz w:val="20"/>
          <w:szCs w:val="20"/>
          <w:lang w:val="en-GB"/>
        </w:rPr>
        <w:tab/>
        <w:t>Navigational Warning</w:t>
      </w:r>
    </w:p>
    <w:p w14:paraId="2BA9451B" w14:textId="3F38256A" w:rsidR="00342818" w:rsidRPr="00FF0ACC" w:rsidRDefault="00522280" w:rsidP="00D264DA">
      <w:pPr>
        <w:spacing w:after="120" w:line="240" w:lineRule="auto"/>
        <w:ind w:left="1418" w:hanging="1418"/>
        <w:rPr>
          <w:sz w:val="20"/>
          <w:szCs w:val="20"/>
          <w:lang w:val="en-GB"/>
        </w:rPr>
      </w:pPr>
      <w:r w:rsidRPr="00FF0ACC">
        <w:rPr>
          <w:sz w:val="20"/>
          <w:szCs w:val="20"/>
          <w:lang w:val="en-GB"/>
        </w:rPr>
        <w:t xml:space="preserve">NWIO </w:t>
      </w:r>
      <w:r w:rsidR="0025005B" w:rsidRPr="00FF0ACC">
        <w:rPr>
          <w:sz w:val="20"/>
          <w:szCs w:val="20"/>
          <w:lang w:val="en-GB"/>
        </w:rPr>
        <w:tab/>
      </w:r>
      <w:r w:rsidR="00CE2CF1" w:rsidRPr="00FF0ACC">
        <w:rPr>
          <w:sz w:val="20"/>
          <w:szCs w:val="20"/>
          <w:lang w:val="en-GB"/>
        </w:rPr>
        <w:tab/>
      </w:r>
      <w:r w:rsidRPr="00FF0ACC">
        <w:rPr>
          <w:sz w:val="20"/>
          <w:szCs w:val="20"/>
          <w:lang w:val="en-GB"/>
        </w:rPr>
        <w:t xml:space="preserve">Navigational Warning </w:t>
      </w:r>
      <w:r w:rsidR="0025005B" w:rsidRPr="00FF0ACC">
        <w:rPr>
          <w:sz w:val="20"/>
          <w:szCs w:val="20"/>
          <w:lang w:val="en-GB"/>
        </w:rPr>
        <w:t>Information Overlay</w:t>
      </w:r>
    </w:p>
    <w:p w14:paraId="2A5D699B" w14:textId="04E7E57B" w:rsidR="00342818" w:rsidRPr="00FF0ACC" w:rsidRDefault="0025005B" w:rsidP="00D264DA">
      <w:pPr>
        <w:spacing w:after="120" w:line="240" w:lineRule="auto"/>
        <w:ind w:left="1418" w:hanging="1418"/>
        <w:rPr>
          <w:sz w:val="20"/>
          <w:szCs w:val="20"/>
          <w:lang w:val="en-GB"/>
        </w:rPr>
      </w:pPr>
      <w:r w:rsidRPr="00FF0ACC">
        <w:rPr>
          <w:sz w:val="20"/>
          <w:szCs w:val="20"/>
          <w:lang w:val="en-GB"/>
        </w:rPr>
        <w:t>UML</w:t>
      </w:r>
      <w:r w:rsidRPr="00FF0ACC">
        <w:rPr>
          <w:sz w:val="20"/>
          <w:szCs w:val="20"/>
          <w:lang w:val="en-GB"/>
        </w:rPr>
        <w:tab/>
      </w:r>
      <w:r w:rsidR="00CE2CF1" w:rsidRPr="00FF0ACC">
        <w:rPr>
          <w:sz w:val="20"/>
          <w:szCs w:val="20"/>
          <w:lang w:val="en-GB"/>
        </w:rPr>
        <w:tab/>
      </w:r>
      <w:r w:rsidRPr="00FF0ACC">
        <w:rPr>
          <w:sz w:val="20"/>
          <w:szCs w:val="20"/>
          <w:lang w:val="en-GB"/>
        </w:rPr>
        <w:t>Unified Modelling Language</w:t>
      </w:r>
      <w:bookmarkStart w:id="42" w:name="_Toc263956864"/>
      <w:bookmarkStart w:id="43" w:name="_Toc263958515"/>
      <w:bookmarkStart w:id="44" w:name="_Toc263965200"/>
      <w:bookmarkEnd w:id="39"/>
      <w:bookmarkEnd w:id="40"/>
      <w:bookmarkEnd w:id="41"/>
    </w:p>
    <w:p w14:paraId="6721C492" w14:textId="157F10D3" w:rsidR="00D8387E" w:rsidRPr="00FF0ACC" w:rsidRDefault="0025005B" w:rsidP="00D264DA">
      <w:pPr>
        <w:spacing w:after="120" w:line="240" w:lineRule="auto"/>
        <w:ind w:left="1418" w:hanging="1418"/>
        <w:rPr>
          <w:sz w:val="20"/>
          <w:szCs w:val="20"/>
          <w:lang w:val="en-GB"/>
        </w:rPr>
      </w:pPr>
      <w:r w:rsidRPr="00FF0ACC">
        <w:rPr>
          <w:sz w:val="20"/>
          <w:szCs w:val="20"/>
          <w:lang w:val="en-GB"/>
        </w:rPr>
        <w:t>URI</w:t>
      </w:r>
      <w:r w:rsidRPr="00FF0ACC">
        <w:rPr>
          <w:sz w:val="20"/>
          <w:szCs w:val="20"/>
          <w:lang w:val="en-GB"/>
        </w:rPr>
        <w:tab/>
      </w:r>
      <w:r w:rsidR="00CE2CF1" w:rsidRPr="00FF0ACC">
        <w:rPr>
          <w:sz w:val="20"/>
          <w:szCs w:val="20"/>
          <w:lang w:val="en-GB"/>
        </w:rPr>
        <w:tab/>
      </w:r>
      <w:r w:rsidRPr="00FF0ACC">
        <w:rPr>
          <w:sz w:val="20"/>
          <w:szCs w:val="20"/>
          <w:lang w:val="en-GB"/>
        </w:rPr>
        <w:t>Uniformed Resource Identifier</w:t>
      </w:r>
      <w:bookmarkStart w:id="45" w:name="_Toc263956865"/>
      <w:bookmarkStart w:id="46" w:name="_Toc263958516"/>
      <w:bookmarkStart w:id="47" w:name="_Toc263965201"/>
      <w:bookmarkEnd w:id="42"/>
      <w:bookmarkEnd w:id="43"/>
      <w:bookmarkEnd w:id="44"/>
    </w:p>
    <w:p w14:paraId="01651D4C" w14:textId="46B53276" w:rsidR="006E40A7" w:rsidRPr="00FF0ACC" w:rsidRDefault="0025005B" w:rsidP="00D264DA">
      <w:pPr>
        <w:spacing w:after="120" w:line="240" w:lineRule="auto"/>
        <w:ind w:left="1418" w:hanging="1418"/>
        <w:rPr>
          <w:sz w:val="20"/>
          <w:szCs w:val="20"/>
          <w:lang w:val="en-GB"/>
        </w:rPr>
      </w:pPr>
      <w:r w:rsidRPr="00FF0ACC">
        <w:rPr>
          <w:sz w:val="20"/>
          <w:szCs w:val="20"/>
          <w:lang w:val="en-GB"/>
        </w:rPr>
        <w:t xml:space="preserve">URL </w:t>
      </w:r>
      <w:r w:rsidRPr="00FF0ACC">
        <w:rPr>
          <w:sz w:val="20"/>
          <w:szCs w:val="20"/>
          <w:lang w:val="en-GB"/>
        </w:rPr>
        <w:tab/>
      </w:r>
      <w:r w:rsidR="00CE2CF1" w:rsidRPr="00FF0ACC">
        <w:rPr>
          <w:sz w:val="20"/>
          <w:szCs w:val="20"/>
          <w:lang w:val="en-GB"/>
        </w:rPr>
        <w:tab/>
      </w:r>
      <w:r w:rsidRPr="00FF0ACC">
        <w:rPr>
          <w:sz w:val="20"/>
          <w:szCs w:val="20"/>
          <w:lang w:val="en-GB"/>
        </w:rPr>
        <w:t>Uniform Resource Locator</w:t>
      </w:r>
      <w:bookmarkStart w:id="48" w:name="_Toc263956866"/>
      <w:bookmarkStart w:id="49" w:name="_Toc263958517"/>
      <w:bookmarkStart w:id="50" w:name="_Toc263965202"/>
      <w:bookmarkEnd w:id="45"/>
      <w:bookmarkEnd w:id="46"/>
      <w:bookmarkEnd w:id="47"/>
    </w:p>
    <w:p w14:paraId="368FFA73" w14:textId="4C87D914" w:rsidR="00D8387E" w:rsidRPr="00FF0ACC" w:rsidRDefault="006E40A7" w:rsidP="00D264DA">
      <w:pPr>
        <w:spacing w:after="120" w:line="240" w:lineRule="auto"/>
        <w:ind w:left="1418" w:hanging="1418"/>
        <w:rPr>
          <w:sz w:val="20"/>
          <w:szCs w:val="20"/>
          <w:lang w:val="en-GB"/>
        </w:rPr>
      </w:pPr>
      <w:r w:rsidRPr="00FF0ACC">
        <w:rPr>
          <w:sz w:val="20"/>
          <w:szCs w:val="20"/>
          <w:lang w:val="en-GB"/>
        </w:rPr>
        <w:t>URN</w:t>
      </w:r>
      <w:r w:rsidR="00457FA4" w:rsidRPr="00FF0ACC">
        <w:rPr>
          <w:sz w:val="20"/>
          <w:szCs w:val="20"/>
          <w:lang w:val="en-GB"/>
        </w:rPr>
        <w:tab/>
      </w:r>
      <w:r w:rsidR="005B593C" w:rsidRPr="00FF0ACC">
        <w:rPr>
          <w:sz w:val="20"/>
          <w:szCs w:val="20"/>
          <w:lang w:val="en-GB"/>
        </w:rPr>
        <w:tab/>
      </w:r>
      <w:r w:rsidRPr="00FF0ACC">
        <w:rPr>
          <w:sz w:val="20"/>
          <w:szCs w:val="20"/>
          <w:lang w:val="en-GB"/>
        </w:rPr>
        <w:t>Uniform Resource Name</w:t>
      </w:r>
      <w:bookmarkStart w:id="51" w:name="_Toc263956868"/>
      <w:bookmarkStart w:id="52" w:name="_Toc263958519"/>
      <w:bookmarkStart w:id="53" w:name="_Toc263965204"/>
      <w:bookmarkEnd w:id="48"/>
      <w:bookmarkEnd w:id="49"/>
      <w:bookmarkEnd w:id="50"/>
    </w:p>
    <w:p w14:paraId="31BB3D33" w14:textId="512D6A59" w:rsidR="00B65E41" w:rsidRPr="00FF0ACC" w:rsidRDefault="00B65E41" w:rsidP="00B85D51">
      <w:pPr>
        <w:spacing w:after="120" w:line="240" w:lineRule="auto"/>
        <w:ind w:left="1418" w:hanging="1418"/>
        <w:jc w:val="both"/>
        <w:rPr>
          <w:sz w:val="20"/>
          <w:szCs w:val="20"/>
          <w:lang w:val="en-GB"/>
        </w:rPr>
      </w:pPr>
      <w:r w:rsidRPr="00FF0ACC">
        <w:rPr>
          <w:sz w:val="20"/>
          <w:szCs w:val="20"/>
          <w:lang w:val="en-GB"/>
        </w:rPr>
        <w:t xml:space="preserve">WWNWS </w:t>
      </w:r>
      <w:r w:rsidRPr="00FF0ACC">
        <w:rPr>
          <w:sz w:val="20"/>
          <w:szCs w:val="20"/>
          <w:lang w:val="en-GB"/>
        </w:rPr>
        <w:tab/>
      </w:r>
      <w:r w:rsidR="00457FA4" w:rsidRPr="00FF0ACC">
        <w:rPr>
          <w:sz w:val="20"/>
          <w:szCs w:val="20"/>
          <w:lang w:val="en-GB"/>
        </w:rPr>
        <w:tab/>
      </w:r>
      <w:r w:rsidRPr="00FF0ACC">
        <w:rPr>
          <w:sz w:val="20"/>
          <w:szCs w:val="20"/>
          <w:lang w:val="en-GB"/>
        </w:rPr>
        <w:t>World-Wide Navigational Warning Service,</w:t>
      </w:r>
      <w:r w:rsidR="005B441A" w:rsidRPr="00FF0ACC">
        <w:rPr>
          <w:sz w:val="20"/>
          <w:szCs w:val="20"/>
          <w:lang w:val="en-GB"/>
        </w:rPr>
        <w:t xml:space="preserve"> the internationally and nationally coordinated service for the promulgation of navigational warnings,</w:t>
      </w:r>
      <w:r w:rsidRPr="00FF0ACC">
        <w:rPr>
          <w:sz w:val="20"/>
          <w:szCs w:val="20"/>
          <w:lang w:val="en-GB"/>
        </w:rPr>
        <w:t xml:space="preserve"> part of the maritime safety information service of the GMDSS</w:t>
      </w:r>
    </w:p>
    <w:p w14:paraId="6E12A386" w14:textId="5C18400B" w:rsidR="00B85D51" w:rsidRPr="00FF0ACC" w:rsidRDefault="00CE2CF1" w:rsidP="00D264DA">
      <w:pPr>
        <w:spacing w:after="120" w:line="240" w:lineRule="auto"/>
        <w:ind w:left="1418" w:hanging="1418"/>
        <w:rPr>
          <w:sz w:val="20"/>
          <w:szCs w:val="20"/>
          <w:lang w:val="en-GB"/>
        </w:rPr>
      </w:pPr>
      <w:r w:rsidRPr="00FF0ACC">
        <w:rPr>
          <w:sz w:val="20"/>
          <w:szCs w:val="20"/>
          <w:lang w:val="en-GB"/>
        </w:rPr>
        <w:t xml:space="preserve">WWNWS-SC </w:t>
      </w:r>
      <w:r w:rsidR="005B593C" w:rsidRPr="00FF0ACC">
        <w:rPr>
          <w:sz w:val="20"/>
          <w:szCs w:val="20"/>
          <w:lang w:val="en-GB"/>
        </w:rPr>
        <w:tab/>
      </w:r>
      <w:r w:rsidRPr="00FF0ACC">
        <w:rPr>
          <w:sz w:val="20"/>
          <w:szCs w:val="20"/>
          <w:lang w:val="en-GB"/>
        </w:rPr>
        <w:tab/>
        <w:t>IHO World-Wide Navigational Warning Service Sub-Committee</w:t>
      </w:r>
    </w:p>
    <w:p w14:paraId="266230DF" w14:textId="1FF9941C" w:rsidR="00B85D51" w:rsidRPr="00FF0ACC" w:rsidRDefault="0025005B" w:rsidP="00D264DA">
      <w:pPr>
        <w:spacing w:after="120" w:line="240" w:lineRule="auto"/>
        <w:ind w:left="1418" w:hanging="1418"/>
        <w:rPr>
          <w:sz w:val="20"/>
          <w:szCs w:val="20"/>
          <w:lang w:val="en-GB"/>
        </w:rPr>
      </w:pPr>
      <w:r w:rsidRPr="00FF0ACC">
        <w:rPr>
          <w:sz w:val="20"/>
          <w:szCs w:val="20"/>
          <w:lang w:val="en-GB"/>
        </w:rPr>
        <w:t xml:space="preserve">www </w:t>
      </w:r>
      <w:r w:rsidRPr="00FF0ACC">
        <w:rPr>
          <w:sz w:val="20"/>
          <w:szCs w:val="20"/>
          <w:lang w:val="en-GB"/>
        </w:rPr>
        <w:tab/>
      </w:r>
      <w:r w:rsidR="00CE2CF1" w:rsidRPr="00FF0ACC">
        <w:rPr>
          <w:sz w:val="20"/>
          <w:szCs w:val="20"/>
          <w:lang w:val="en-GB"/>
        </w:rPr>
        <w:tab/>
      </w:r>
      <w:r w:rsidRPr="00FF0ACC">
        <w:rPr>
          <w:sz w:val="20"/>
          <w:szCs w:val="20"/>
          <w:lang w:val="en-GB"/>
        </w:rPr>
        <w:t>World Wide Web</w:t>
      </w:r>
      <w:bookmarkStart w:id="54" w:name="_Toc263956869"/>
      <w:bookmarkStart w:id="55" w:name="_Toc263958520"/>
      <w:bookmarkStart w:id="56" w:name="_Toc263965205"/>
      <w:bookmarkEnd w:id="51"/>
      <w:bookmarkEnd w:id="52"/>
      <w:bookmarkEnd w:id="53"/>
    </w:p>
    <w:p w14:paraId="31C12B40" w14:textId="5AA5066C" w:rsidR="00B85D51" w:rsidRPr="00FF0ACC" w:rsidRDefault="0025005B" w:rsidP="00D264DA">
      <w:pPr>
        <w:spacing w:after="120" w:line="240" w:lineRule="auto"/>
        <w:ind w:left="1418" w:hanging="1418"/>
        <w:rPr>
          <w:sz w:val="20"/>
          <w:szCs w:val="20"/>
          <w:lang w:val="en-GB"/>
        </w:rPr>
      </w:pPr>
      <w:r w:rsidRPr="00FF0ACC">
        <w:rPr>
          <w:sz w:val="20"/>
          <w:szCs w:val="20"/>
          <w:lang w:val="en-GB"/>
        </w:rPr>
        <w:t>WGS</w:t>
      </w:r>
      <w:r w:rsidRPr="00FF0ACC">
        <w:rPr>
          <w:sz w:val="20"/>
          <w:szCs w:val="20"/>
          <w:lang w:val="en-GB"/>
        </w:rPr>
        <w:tab/>
      </w:r>
      <w:r w:rsidR="00CE2CF1" w:rsidRPr="00FF0ACC">
        <w:rPr>
          <w:sz w:val="20"/>
          <w:szCs w:val="20"/>
          <w:lang w:val="en-GB"/>
        </w:rPr>
        <w:tab/>
      </w:r>
      <w:r w:rsidRPr="00FF0ACC">
        <w:rPr>
          <w:sz w:val="20"/>
          <w:szCs w:val="20"/>
          <w:lang w:val="en-GB"/>
        </w:rPr>
        <w:t>World Geodetic System</w:t>
      </w:r>
      <w:bookmarkStart w:id="57" w:name="_Toc263956870"/>
      <w:bookmarkStart w:id="58" w:name="_Toc263958521"/>
      <w:bookmarkStart w:id="59" w:name="_Toc263965206"/>
      <w:bookmarkEnd w:id="54"/>
      <w:bookmarkEnd w:id="55"/>
      <w:bookmarkEnd w:id="56"/>
    </w:p>
    <w:p w14:paraId="3D7919E5" w14:textId="69E32BDF" w:rsidR="00B85D51" w:rsidRPr="00FF0ACC" w:rsidRDefault="0025005B" w:rsidP="00D264DA">
      <w:pPr>
        <w:spacing w:after="120" w:line="240" w:lineRule="auto"/>
        <w:ind w:left="1418" w:hanging="1418"/>
        <w:rPr>
          <w:sz w:val="20"/>
          <w:szCs w:val="20"/>
          <w:lang w:val="en-GB"/>
        </w:rPr>
      </w:pPr>
      <w:r w:rsidRPr="00FF0ACC">
        <w:rPr>
          <w:sz w:val="20"/>
          <w:szCs w:val="20"/>
          <w:lang w:val="en-GB"/>
        </w:rPr>
        <w:t>XML</w:t>
      </w:r>
      <w:r w:rsidRPr="00FF0ACC">
        <w:rPr>
          <w:sz w:val="20"/>
          <w:szCs w:val="20"/>
          <w:lang w:val="en-GB"/>
        </w:rPr>
        <w:tab/>
      </w:r>
      <w:r w:rsidR="00CE2CF1" w:rsidRPr="00FF0ACC">
        <w:rPr>
          <w:sz w:val="20"/>
          <w:szCs w:val="20"/>
          <w:lang w:val="en-GB"/>
        </w:rPr>
        <w:tab/>
      </w:r>
      <w:r w:rsidRPr="00FF0ACC">
        <w:rPr>
          <w:sz w:val="20"/>
          <w:szCs w:val="20"/>
          <w:lang w:val="en-GB"/>
        </w:rPr>
        <w:t>Extensible Markup Language</w:t>
      </w:r>
      <w:bookmarkStart w:id="60" w:name="_Toc263956871"/>
      <w:bookmarkStart w:id="61" w:name="_Toc263958522"/>
      <w:bookmarkStart w:id="62" w:name="_Toc263965207"/>
      <w:bookmarkEnd w:id="57"/>
      <w:bookmarkEnd w:id="58"/>
      <w:bookmarkEnd w:id="59"/>
    </w:p>
    <w:p w14:paraId="5DD14587" w14:textId="3B6CDDC3" w:rsidR="00E366B1" w:rsidRPr="00FF0ACC" w:rsidRDefault="0025005B" w:rsidP="00E5084F">
      <w:pPr>
        <w:spacing w:after="120" w:line="240" w:lineRule="auto"/>
        <w:rPr>
          <w:sz w:val="20"/>
          <w:szCs w:val="20"/>
          <w:lang w:val="en-GB"/>
        </w:rPr>
      </w:pPr>
      <w:r w:rsidRPr="00FF0ACC">
        <w:rPr>
          <w:sz w:val="20"/>
          <w:szCs w:val="20"/>
          <w:lang w:val="en-GB"/>
        </w:rPr>
        <w:t>XSLT</w:t>
      </w:r>
      <w:r w:rsidRPr="00FF0ACC">
        <w:rPr>
          <w:sz w:val="20"/>
          <w:szCs w:val="20"/>
          <w:lang w:val="en-GB"/>
        </w:rPr>
        <w:tab/>
      </w:r>
      <w:r w:rsidR="00CE2CF1" w:rsidRPr="00FF0ACC">
        <w:rPr>
          <w:sz w:val="20"/>
          <w:szCs w:val="20"/>
          <w:lang w:val="en-GB"/>
        </w:rPr>
        <w:tab/>
      </w:r>
      <w:proofErr w:type="spellStart"/>
      <w:r w:rsidRPr="00FF0ACC">
        <w:rPr>
          <w:sz w:val="20"/>
          <w:szCs w:val="20"/>
          <w:lang w:val="en-GB"/>
        </w:rPr>
        <w:t>eXtensible</w:t>
      </w:r>
      <w:proofErr w:type="spellEnd"/>
      <w:r w:rsidRPr="00FF0ACC">
        <w:rPr>
          <w:sz w:val="20"/>
          <w:szCs w:val="20"/>
          <w:lang w:val="en-GB"/>
        </w:rPr>
        <w:t xml:space="preserve"> Stylesheet Language Transformations</w:t>
      </w:r>
      <w:bookmarkStart w:id="63" w:name="_Toc225648278"/>
      <w:bookmarkStart w:id="64" w:name="_Toc225065135"/>
      <w:bookmarkStart w:id="65" w:name="_Toc265201769"/>
      <w:bookmarkStart w:id="66" w:name="_Toc288810268"/>
      <w:bookmarkStart w:id="67" w:name="_Toc288812315"/>
      <w:bookmarkEnd w:id="26"/>
      <w:bookmarkEnd w:id="60"/>
      <w:bookmarkEnd w:id="61"/>
      <w:bookmarkEnd w:id="62"/>
      <w:r w:rsidRPr="00FF0ACC">
        <w:rPr>
          <w:sz w:val="20"/>
          <w:szCs w:val="20"/>
          <w:lang w:val="en-GB"/>
        </w:rPr>
        <w:br/>
      </w:r>
      <w:bookmarkEnd w:id="63"/>
      <w:bookmarkEnd w:id="64"/>
      <w:bookmarkEnd w:id="65"/>
      <w:bookmarkEnd w:id="66"/>
      <w:bookmarkEnd w:id="67"/>
    </w:p>
    <w:p w14:paraId="6AE87407" w14:textId="6621AA32" w:rsidR="00E366B1" w:rsidRPr="00FF0ACC" w:rsidRDefault="00A878C5" w:rsidP="00170279">
      <w:pPr>
        <w:pStyle w:val="Heading2"/>
        <w:tabs>
          <w:tab w:val="clear" w:pos="0"/>
          <w:tab w:val="num" w:pos="709"/>
        </w:tabs>
        <w:spacing w:before="120" w:after="200" w:line="240" w:lineRule="auto"/>
        <w:ind w:left="709" w:hanging="709"/>
        <w:rPr>
          <w:lang w:val="en-GB"/>
        </w:rPr>
      </w:pPr>
      <w:bookmarkStart w:id="68" w:name="_Toc481681036"/>
      <w:bookmarkStart w:id="69" w:name="_Toc481681351"/>
      <w:bookmarkStart w:id="70" w:name="_Toc481683982"/>
      <w:bookmarkStart w:id="71" w:name="_Toc316976309"/>
      <w:bookmarkStart w:id="72" w:name="_Toc422820095"/>
      <w:bookmarkStart w:id="73" w:name="_Toc482116364"/>
      <w:bookmarkStart w:id="74" w:name="_Toc182149048"/>
      <w:bookmarkEnd w:id="68"/>
      <w:bookmarkEnd w:id="69"/>
      <w:bookmarkEnd w:id="70"/>
      <w:r w:rsidRPr="00FF0ACC">
        <w:rPr>
          <w:lang w:val="en-GB"/>
        </w:rPr>
        <w:t>General data product description</w:t>
      </w:r>
      <w:bookmarkEnd w:id="71"/>
      <w:bookmarkEnd w:id="72"/>
      <w:bookmarkEnd w:id="73"/>
      <w:bookmarkEnd w:id="74"/>
    </w:p>
    <w:p w14:paraId="1949C9A1" w14:textId="28201B4A" w:rsidR="00A878C5" w:rsidRPr="00FF0ACC" w:rsidRDefault="00A878C5" w:rsidP="00854AA4">
      <w:pPr>
        <w:spacing w:after="120" w:line="240" w:lineRule="auto"/>
        <w:ind w:left="2410" w:hanging="2410"/>
        <w:jc w:val="both"/>
        <w:rPr>
          <w:bCs/>
          <w:sz w:val="20"/>
          <w:szCs w:val="20"/>
          <w:lang w:val="en-GB"/>
        </w:rPr>
      </w:pPr>
      <w:r w:rsidRPr="00FF0ACC">
        <w:rPr>
          <w:bCs/>
          <w:sz w:val="20"/>
          <w:szCs w:val="20"/>
          <w:lang w:val="en-GB"/>
        </w:rPr>
        <w:t>NOTE: This information contains general information about the data product.</w:t>
      </w:r>
    </w:p>
    <w:p w14:paraId="1A369A8F" w14:textId="6F5731E3" w:rsidR="00E366B1" w:rsidRPr="00FF0ACC" w:rsidRDefault="0025005B" w:rsidP="003042B7">
      <w:pPr>
        <w:spacing w:after="120" w:line="240" w:lineRule="auto"/>
        <w:ind w:left="1701" w:hanging="1701"/>
        <w:jc w:val="both"/>
        <w:rPr>
          <w:sz w:val="22"/>
          <w:szCs w:val="22"/>
          <w:lang w:val="en-GB"/>
        </w:rPr>
      </w:pPr>
      <w:r w:rsidRPr="00FF0ACC">
        <w:rPr>
          <w:b/>
          <w:sz w:val="22"/>
          <w:szCs w:val="22"/>
          <w:lang w:val="en-GB"/>
        </w:rPr>
        <w:t>Title:</w:t>
      </w:r>
      <w:r w:rsidRPr="00FF0ACC">
        <w:rPr>
          <w:sz w:val="22"/>
          <w:szCs w:val="22"/>
          <w:lang w:val="en-GB"/>
        </w:rPr>
        <w:t xml:space="preserve">  </w:t>
      </w:r>
      <w:r w:rsidRPr="00FF0ACC">
        <w:rPr>
          <w:sz w:val="22"/>
          <w:szCs w:val="22"/>
          <w:lang w:val="en-GB"/>
        </w:rPr>
        <w:tab/>
      </w:r>
      <w:r w:rsidR="0035260E" w:rsidRPr="00FF0ACC">
        <w:rPr>
          <w:sz w:val="20"/>
          <w:szCs w:val="20"/>
          <w:lang w:val="en-GB"/>
        </w:rPr>
        <w:t>Navigational Warnings</w:t>
      </w:r>
      <w:r w:rsidRPr="00FF0ACC">
        <w:rPr>
          <w:sz w:val="20"/>
          <w:szCs w:val="20"/>
          <w:lang w:val="en-GB"/>
        </w:rPr>
        <w:t xml:space="preserve"> Product Specification.</w:t>
      </w:r>
    </w:p>
    <w:p w14:paraId="65AFD098" w14:textId="2A2D9A79" w:rsidR="00E366B1" w:rsidRPr="00FF0ACC" w:rsidRDefault="0025005B" w:rsidP="003042B7">
      <w:pPr>
        <w:spacing w:after="120" w:line="240" w:lineRule="auto"/>
        <w:ind w:left="1701" w:hanging="1701"/>
        <w:jc w:val="both"/>
        <w:rPr>
          <w:sz w:val="20"/>
          <w:szCs w:val="20"/>
          <w:lang w:val="en-GB"/>
        </w:rPr>
      </w:pPr>
      <w:r w:rsidRPr="00FF0ACC">
        <w:rPr>
          <w:b/>
          <w:sz w:val="22"/>
          <w:szCs w:val="22"/>
          <w:lang w:val="en-GB"/>
        </w:rPr>
        <w:t>Abstract:</w:t>
      </w:r>
      <w:r w:rsidRPr="00FF0ACC">
        <w:rPr>
          <w:sz w:val="22"/>
          <w:szCs w:val="22"/>
          <w:lang w:val="en-GB"/>
        </w:rPr>
        <w:t xml:space="preserve"> </w:t>
      </w:r>
      <w:r w:rsidRPr="00FF0ACC">
        <w:rPr>
          <w:sz w:val="22"/>
          <w:szCs w:val="22"/>
          <w:lang w:val="en-GB"/>
        </w:rPr>
        <w:tab/>
      </w:r>
      <w:r w:rsidR="00635EF4" w:rsidRPr="00FF0ACC">
        <w:rPr>
          <w:sz w:val="20"/>
          <w:szCs w:val="20"/>
          <w:lang w:val="en-GB"/>
        </w:rPr>
        <w:t xml:space="preserve">This specification is developed for creating datasets containing navigational warning </w:t>
      </w:r>
      <w:r w:rsidR="00DE612C" w:rsidRPr="00FF0ACC">
        <w:rPr>
          <w:sz w:val="20"/>
          <w:szCs w:val="20"/>
          <w:lang w:val="en-GB"/>
        </w:rPr>
        <w:t xml:space="preserve">information </w:t>
      </w:r>
      <w:r w:rsidR="00635EF4" w:rsidRPr="00FF0ACC">
        <w:rPr>
          <w:sz w:val="20"/>
          <w:szCs w:val="20"/>
          <w:lang w:val="en-GB"/>
        </w:rPr>
        <w:t xml:space="preserve">primarily targeting use in ECDIS. </w:t>
      </w:r>
      <w:r w:rsidR="0035260E" w:rsidRPr="00FF0ACC">
        <w:rPr>
          <w:sz w:val="20"/>
          <w:szCs w:val="20"/>
          <w:lang w:val="en-GB"/>
        </w:rPr>
        <w:t xml:space="preserve">Navigational warning means a message containing urgent information relevant to safe navigation broadcast to ships in accordance with the provisions of the International Convention for the Safety of Life at </w:t>
      </w:r>
      <w:r w:rsidR="0035260E" w:rsidRPr="00FF0ACC">
        <w:rPr>
          <w:sz w:val="20"/>
          <w:szCs w:val="20"/>
          <w:lang w:val="en-GB"/>
        </w:rPr>
        <w:lastRenderedPageBreak/>
        <w:t xml:space="preserve">Sea,1974, as amended (S-53, 2.2.1.23). </w:t>
      </w:r>
      <w:r w:rsidR="00635EF4" w:rsidRPr="00FF0ACC">
        <w:rPr>
          <w:sz w:val="20"/>
          <w:szCs w:val="20"/>
          <w:lang w:val="en-GB"/>
        </w:rPr>
        <w:t>U</w:t>
      </w:r>
      <w:r w:rsidR="0035260E" w:rsidRPr="00FF0ACC">
        <w:rPr>
          <w:sz w:val="20"/>
          <w:szCs w:val="20"/>
          <w:lang w:val="en-GB"/>
        </w:rPr>
        <w:t xml:space="preserve">se of </w:t>
      </w:r>
      <w:r w:rsidR="00197A61" w:rsidRPr="00FF0ACC">
        <w:rPr>
          <w:sz w:val="20"/>
          <w:szCs w:val="20"/>
          <w:lang w:val="en-GB"/>
        </w:rPr>
        <w:t xml:space="preserve">Navigational Warning </w:t>
      </w:r>
      <w:r w:rsidR="0035260E" w:rsidRPr="00FF0ACC">
        <w:rPr>
          <w:sz w:val="20"/>
          <w:szCs w:val="20"/>
          <w:lang w:val="en-GB"/>
        </w:rPr>
        <w:t>datasets in other systems than ECDIS is permitted.</w:t>
      </w:r>
    </w:p>
    <w:p w14:paraId="24E2375B" w14:textId="77120AC9" w:rsidR="00E366B1" w:rsidRPr="00FF0ACC" w:rsidRDefault="0025005B" w:rsidP="009913CE">
      <w:pPr>
        <w:spacing w:after="120" w:line="240" w:lineRule="auto"/>
        <w:ind w:left="1701" w:hanging="1701"/>
        <w:jc w:val="both"/>
        <w:rPr>
          <w:sz w:val="20"/>
          <w:szCs w:val="20"/>
          <w:lang w:val="en-GB"/>
        </w:rPr>
      </w:pPr>
      <w:r w:rsidRPr="00FF0ACC">
        <w:rPr>
          <w:b/>
          <w:sz w:val="22"/>
          <w:szCs w:val="22"/>
          <w:lang w:val="en-GB"/>
        </w:rPr>
        <w:t>Content:</w:t>
      </w:r>
      <w:r w:rsidRPr="00FF0ACC">
        <w:rPr>
          <w:b/>
          <w:sz w:val="22"/>
          <w:szCs w:val="22"/>
          <w:lang w:val="en-GB"/>
        </w:rPr>
        <w:tab/>
      </w:r>
      <w:r w:rsidR="00197A61" w:rsidRPr="00FF0ACC">
        <w:rPr>
          <w:sz w:val="20"/>
          <w:szCs w:val="20"/>
          <w:lang w:val="en-GB"/>
        </w:rPr>
        <w:t xml:space="preserve">A dataset conforming to this specification will contain all relevant information of an individual Navigational Warning. Datasets </w:t>
      </w:r>
      <w:r w:rsidR="00CF1DF7" w:rsidRPr="00FF0ACC">
        <w:rPr>
          <w:sz w:val="20"/>
          <w:szCs w:val="20"/>
          <w:lang w:val="en-GB"/>
        </w:rPr>
        <w:t xml:space="preserve">of a series </w:t>
      </w:r>
      <w:r w:rsidR="00197A61" w:rsidRPr="00FF0ACC">
        <w:rPr>
          <w:sz w:val="20"/>
          <w:szCs w:val="20"/>
          <w:lang w:val="en-GB"/>
        </w:rPr>
        <w:t xml:space="preserve">are delivered by means of an exchange set. </w:t>
      </w:r>
      <w:r w:rsidR="006A0A32" w:rsidRPr="00FF0ACC">
        <w:rPr>
          <w:sz w:val="20"/>
          <w:szCs w:val="20"/>
          <w:lang w:val="en-GB"/>
        </w:rPr>
        <w:t>Additionally,</w:t>
      </w:r>
      <w:r w:rsidRPr="00FF0ACC">
        <w:rPr>
          <w:sz w:val="20"/>
          <w:szCs w:val="20"/>
          <w:lang w:val="en-GB"/>
        </w:rPr>
        <w:t xml:space="preserve"> there will be relevant metadata </w:t>
      </w:r>
      <w:r w:rsidR="00197A61" w:rsidRPr="00FF0ACC">
        <w:rPr>
          <w:sz w:val="20"/>
          <w:szCs w:val="20"/>
          <w:lang w:val="en-GB"/>
        </w:rPr>
        <w:t xml:space="preserve">about </w:t>
      </w:r>
      <w:r w:rsidRPr="00FF0ACC">
        <w:rPr>
          <w:sz w:val="20"/>
          <w:szCs w:val="20"/>
          <w:lang w:val="en-GB"/>
        </w:rPr>
        <w:t>data quality, production authority, and publication date.</w:t>
      </w:r>
    </w:p>
    <w:p w14:paraId="077E627A" w14:textId="77777777" w:rsidR="009913CE" w:rsidRPr="00FF0ACC" w:rsidRDefault="0025005B" w:rsidP="00E676D4">
      <w:pPr>
        <w:tabs>
          <w:tab w:val="left" w:pos="3459"/>
        </w:tabs>
        <w:spacing w:after="60" w:line="240" w:lineRule="auto"/>
        <w:ind w:left="1701" w:hanging="1701"/>
        <w:rPr>
          <w:b/>
          <w:sz w:val="22"/>
          <w:szCs w:val="22"/>
          <w:lang w:val="en-GB"/>
        </w:rPr>
      </w:pPr>
      <w:r w:rsidRPr="00FF0ACC">
        <w:rPr>
          <w:b/>
          <w:sz w:val="22"/>
          <w:szCs w:val="22"/>
          <w:lang w:val="en-GB"/>
        </w:rPr>
        <w:t>Spatial Extent:</w:t>
      </w:r>
      <w:r w:rsidRPr="00FF0ACC">
        <w:rPr>
          <w:b/>
          <w:sz w:val="22"/>
          <w:szCs w:val="22"/>
          <w:lang w:val="en-GB"/>
        </w:rPr>
        <w:tab/>
      </w:r>
    </w:p>
    <w:p w14:paraId="5DF0E377" w14:textId="67635DCD" w:rsidR="00E366B1" w:rsidRPr="00FF0ACC" w:rsidRDefault="00DD0247" w:rsidP="00E676D4">
      <w:pPr>
        <w:tabs>
          <w:tab w:val="left" w:pos="3459"/>
        </w:tabs>
        <w:spacing w:after="60" w:line="240" w:lineRule="auto"/>
        <w:ind w:left="1701"/>
        <w:rPr>
          <w:sz w:val="20"/>
          <w:szCs w:val="20"/>
          <w:lang w:val="en-GB"/>
        </w:rPr>
      </w:pPr>
      <w:r w:rsidRPr="00FF0ACC">
        <w:rPr>
          <w:b/>
          <w:bCs/>
          <w:sz w:val="20"/>
          <w:szCs w:val="20"/>
          <w:lang w:val="en-GB"/>
        </w:rPr>
        <w:t>Description:</w:t>
      </w:r>
      <w:r w:rsidRPr="00FF0ACC">
        <w:rPr>
          <w:sz w:val="20"/>
          <w:szCs w:val="20"/>
          <w:lang w:val="en-GB"/>
        </w:rPr>
        <w:t xml:space="preserve"> </w:t>
      </w:r>
      <w:r w:rsidR="0025005B" w:rsidRPr="00FF0ACC">
        <w:rPr>
          <w:sz w:val="20"/>
          <w:szCs w:val="20"/>
          <w:lang w:val="en-GB"/>
        </w:rPr>
        <w:t>Global coverage of maritime areas.</w:t>
      </w:r>
    </w:p>
    <w:p w14:paraId="0F22EA15" w14:textId="2F23CF3D" w:rsidR="00A878C5" w:rsidRPr="00FF0ACC" w:rsidRDefault="00A878C5" w:rsidP="00E676D4">
      <w:pPr>
        <w:tabs>
          <w:tab w:val="left" w:pos="3459"/>
        </w:tabs>
        <w:spacing w:after="60" w:line="240" w:lineRule="auto"/>
        <w:ind w:left="1701"/>
        <w:rPr>
          <w:b/>
          <w:sz w:val="20"/>
          <w:szCs w:val="20"/>
          <w:lang w:val="en-GB"/>
        </w:rPr>
      </w:pPr>
      <w:r w:rsidRPr="00FF0ACC">
        <w:rPr>
          <w:b/>
          <w:bCs/>
          <w:sz w:val="20"/>
          <w:szCs w:val="20"/>
          <w:lang w:val="en-GB"/>
        </w:rPr>
        <w:t xml:space="preserve">East Bounding Longitude: </w:t>
      </w:r>
      <w:r w:rsidRPr="00FF0ACC">
        <w:rPr>
          <w:bCs/>
          <w:sz w:val="20"/>
          <w:szCs w:val="20"/>
          <w:lang w:val="en-GB"/>
        </w:rPr>
        <w:t>180°</w:t>
      </w:r>
      <w:r w:rsidRPr="00FF0ACC">
        <w:rPr>
          <w:b/>
          <w:sz w:val="20"/>
          <w:szCs w:val="20"/>
          <w:lang w:val="en-GB"/>
        </w:rPr>
        <w:t xml:space="preserve"> </w:t>
      </w:r>
    </w:p>
    <w:p w14:paraId="497AD1D0" w14:textId="77777777" w:rsidR="00A878C5" w:rsidRPr="00FF0ACC" w:rsidRDefault="00A878C5" w:rsidP="00E676D4">
      <w:pPr>
        <w:tabs>
          <w:tab w:val="left" w:pos="3459"/>
        </w:tabs>
        <w:spacing w:after="60" w:line="240" w:lineRule="auto"/>
        <w:ind w:left="1701"/>
        <w:rPr>
          <w:b/>
          <w:sz w:val="20"/>
          <w:szCs w:val="20"/>
          <w:lang w:val="en-GB"/>
        </w:rPr>
      </w:pPr>
      <w:r w:rsidRPr="00FF0ACC">
        <w:rPr>
          <w:b/>
          <w:bCs/>
          <w:sz w:val="20"/>
          <w:szCs w:val="20"/>
          <w:lang w:val="en-GB"/>
        </w:rPr>
        <w:t xml:space="preserve">West Bounding Longitude: </w:t>
      </w:r>
      <w:r w:rsidRPr="00FF0ACC">
        <w:rPr>
          <w:bCs/>
          <w:sz w:val="20"/>
          <w:szCs w:val="20"/>
          <w:lang w:val="en-GB"/>
        </w:rPr>
        <w:t>-180°</w:t>
      </w:r>
      <w:r w:rsidRPr="00FF0ACC">
        <w:rPr>
          <w:b/>
          <w:sz w:val="20"/>
          <w:szCs w:val="20"/>
          <w:lang w:val="en-GB"/>
        </w:rPr>
        <w:t xml:space="preserve"> </w:t>
      </w:r>
    </w:p>
    <w:p w14:paraId="07CFFC85" w14:textId="77777777" w:rsidR="00A878C5" w:rsidRPr="00FF0ACC" w:rsidRDefault="00A878C5" w:rsidP="00E676D4">
      <w:pPr>
        <w:tabs>
          <w:tab w:val="left" w:pos="3459"/>
        </w:tabs>
        <w:spacing w:after="60" w:line="240" w:lineRule="auto"/>
        <w:ind w:left="1701"/>
        <w:rPr>
          <w:b/>
          <w:sz w:val="20"/>
          <w:szCs w:val="20"/>
          <w:lang w:val="en-GB"/>
        </w:rPr>
      </w:pPr>
      <w:r w:rsidRPr="00FF0ACC">
        <w:rPr>
          <w:b/>
          <w:bCs/>
          <w:sz w:val="20"/>
          <w:szCs w:val="20"/>
          <w:lang w:val="en-GB"/>
        </w:rPr>
        <w:t>North Bounding Latitude:</w:t>
      </w:r>
      <w:r w:rsidRPr="00FF0ACC">
        <w:rPr>
          <w:bCs/>
          <w:sz w:val="20"/>
          <w:szCs w:val="20"/>
          <w:lang w:val="en-GB"/>
        </w:rPr>
        <w:t xml:space="preserve"> 90° </w:t>
      </w:r>
    </w:p>
    <w:p w14:paraId="0133F5EE" w14:textId="511739A1" w:rsidR="00A878C5" w:rsidRPr="00FF0ACC" w:rsidRDefault="00A878C5" w:rsidP="00DD0247">
      <w:pPr>
        <w:tabs>
          <w:tab w:val="left" w:pos="3459"/>
        </w:tabs>
        <w:spacing w:after="120" w:line="240" w:lineRule="auto"/>
        <w:ind w:left="1701"/>
        <w:rPr>
          <w:sz w:val="20"/>
          <w:szCs w:val="20"/>
          <w:lang w:val="en-GB"/>
        </w:rPr>
      </w:pPr>
      <w:r w:rsidRPr="00FF0ACC">
        <w:rPr>
          <w:b/>
          <w:bCs/>
          <w:sz w:val="20"/>
          <w:szCs w:val="20"/>
          <w:lang w:val="en-GB"/>
        </w:rPr>
        <w:t xml:space="preserve">South Bounding Latitude: </w:t>
      </w:r>
      <w:r w:rsidRPr="00FF0ACC">
        <w:rPr>
          <w:bCs/>
          <w:sz w:val="20"/>
          <w:szCs w:val="20"/>
          <w:lang w:val="en-GB"/>
        </w:rPr>
        <w:t>-90°</w:t>
      </w:r>
    </w:p>
    <w:p w14:paraId="7CE20FF0" w14:textId="0E6A9BFD" w:rsidR="00E366B1" w:rsidRPr="00FF0ACC" w:rsidRDefault="0025005B" w:rsidP="008632CD">
      <w:pPr>
        <w:tabs>
          <w:tab w:val="left" w:pos="3459"/>
        </w:tabs>
        <w:spacing w:after="120" w:line="240" w:lineRule="auto"/>
        <w:ind w:left="1701" w:hanging="1701"/>
        <w:jc w:val="both"/>
        <w:rPr>
          <w:sz w:val="20"/>
          <w:szCs w:val="20"/>
          <w:lang w:val="en-GB"/>
        </w:rPr>
      </w:pPr>
      <w:r w:rsidRPr="00FF0ACC">
        <w:rPr>
          <w:b/>
          <w:bCs/>
          <w:sz w:val="22"/>
          <w:szCs w:val="22"/>
          <w:lang w:val="en-GB"/>
        </w:rPr>
        <w:t>Purpose:</w:t>
      </w:r>
      <w:r w:rsidRPr="00FF0ACC">
        <w:rPr>
          <w:b/>
          <w:bCs/>
          <w:sz w:val="22"/>
          <w:szCs w:val="22"/>
          <w:lang w:val="en-GB"/>
        </w:rPr>
        <w:tab/>
      </w:r>
      <w:r w:rsidR="00A40290" w:rsidRPr="00FF0ACC">
        <w:rPr>
          <w:sz w:val="20"/>
          <w:szCs w:val="20"/>
          <w:lang w:val="en-GB"/>
        </w:rPr>
        <w:t xml:space="preserve">The purpose of this document is to respond to requests to produce a data product that can be used </w:t>
      </w:r>
      <w:r w:rsidR="0068486C" w:rsidRPr="00FF0ACC">
        <w:rPr>
          <w:sz w:val="20"/>
          <w:szCs w:val="20"/>
          <w:lang w:val="en-GB"/>
        </w:rPr>
        <w:t xml:space="preserve">as </w:t>
      </w:r>
      <w:r w:rsidR="00A40290" w:rsidRPr="00FF0ACC">
        <w:rPr>
          <w:sz w:val="20"/>
          <w:szCs w:val="20"/>
          <w:lang w:val="en-GB"/>
        </w:rPr>
        <w:t>a Navigational Warning</w:t>
      </w:r>
      <w:r w:rsidR="001F5A9D" w:rsidRPr="00FF0ACC">
        <w:rPr>
          <w:sz w:val="20"/>
          <w:szCs w:val="20"/>
          <w:lang w:val="en-GB"/>
        </w:rPr>
        <w:t xml:space="preserve"> Information</w:t>
      </w:r>
      <w:r w:rsidR="00A40290" w:rsidRPr="00FF0ACC">
        <w:rPr>
          <w:sz w:val="20"/>
          <w:szCs w:val="20"/>
          <w:lang w:val="en-GB"/>
        </w:rPr>
        <w:t xml:space="preserve"> Overlay (NWIO) within an Electronic Chart Display and Information System (ECDIS). It is based on the IHO S-100 framework specification and the ISO 19100 series of standards. It is a vector product specification that is primarily intended for encoding the extent and nature of Navigational Warnings, for navigational purposes.</w:t>
      </w:r>
    </w:p>
    <w:p w14:paraId="33ACC446" w14:textId="77777777" w:rsidR="007B68A2" w:rsidRPr="00FF0ACC" w:rsidRDefault="007B68A2" w:rsidP="007B68A2">
      <w:pPr>
        <w:spacing w:after="120" w:line="240" w:lineRule="auto"/>
        <w:jc w:val="both"/>
        <w:rPr>
          <w:sz w:val="20"/>
          <w:szCs w:val="20"/>
          <w:lang w:val="en-GB"/>
        </w:rPr>
      </w:pPr>
    </w:p>
    <w:p w14:paraId="6162EFA1" w14:textId="0F74100A" w:rsidR="00E366B1" w:rsidRPr="00FF0ACC" w:rsidRDefault="0025005B" w:rsidP="00EB440F">
      <w:pPr>
        <w:pStyle w:val="Heading2"/>
        <w:tabs>
          <w:tab w:val="clear" w:pos="0"/>
          <w:tab w:val="num" w:pos="709"/>
        </w:tabs>
        <w:spacing w:before="120" w:after="200" w:line="240" w:lineRule="auto"/>
        <w:ind w:left="709" w:hanging="709"/>
        <w:rPr>
          <w:lang w:val="en-GB"/>
        </w:rPr>
      </w:pPr>
      <w:bookmarkStart w:id="75" w:name="_Toc482116365"/>
      <w:bookmarkStart w:id="76" w:name="_Ref12446574"/>
      <w:bookmarkStart w:id="77" w:name="_Toc182149049"/>
      <w:r w:rsidRPr="00FF0ACC">
        <w:rPr>
          <w:rFonts w:eastAsia="Arial"/>
          <w:bCs/>
          <w:lang w:val="en-GB"/>
        </w:rPr>
        <w:t xml:space="preserve">Data </w:t>
      </w:r>
      <w:r w:rsidR="00EB440F" w:rsidRPr="00FF0ACC">
        <w:rPr>
          <w:rFonts w:eastAsia="Arial"/>
          <w:bCs/>
          <w:lang w:val="en-GB"/>
        </w:rPr>
        <w:t>P</w:t>
      </w:r>
      <w:r w:rsidRPr="00FF0ACC">
        <w:rPr>
          <w:rFonts w:eastAsia="Arial"/>
          <w:bCs/>
          <w:lang w:val="en-GB"/>
        </w:rPr>
        <w:t xml:space="preserve">roduct </w:t>
      </w:r>
      <w:r w:rsidR="00EB440F" w:rsidRPr="00FF0ACC">
        <w:rPr>
          <w:rFonts w:eastAsia="Arial"/>
          <w:bCs/>
          <w:lang w:val="en-GB"/>
        </w:rPr>
        <w:t>S</w:t>
      </w:r>
      <w:r w:rsidRPr="00FF0ACC">
        <w:rPr>
          <w:rFonts w:eastAsia="Arial"/>
          <w:bCs/>
          <w:lang w:val="en-GB"/>
        </w:rPr>
        <w:t>pecification metadata</w:t>
      </w:r>
      <w:bookmarkEnd w:id="75"/>
      <w:bookmarkEnd w:id="76"/>
      <w:bookmarkEnd w:id="77"/>
    </w:p>
    <w:p w14:paraId="48F567F8" w14:textId="77777777" w:rsidR="00E366B1" w:rsidRPr="00FF0ACC" w:rsidRDefault="0025005B" w:rsidP="00A40132">
      <w:pPr>
        <w:pStyle w:val="ListParagraph"/>
        <w:spacing w:after="120" w:line="240" w:lineRule="auto"/>
        <w:ind w:left="0"/>
        <w:jc w:val="both"/>
        <w:rPr>
          <w:i/>
          <w:color w:val="00000A"/>
          <w:sz w:val="20"/>
          <w:szCs w:val="20"/>
          <w:lang w:val="en-GB"/>
        </w:rPr>
      </w:pPr>
      <w:r w:rsidRPr="00FF0ACC">
        <w:rPr>
          <w:color w:val="00000A"/>
          <w:sz w:val="20"/>
          <w:szCs w:val="20"/>
          <w:lang w:val="en-GB"/>
        </w:rPr>
        <w:t>This information uniquely identifies this Product Specification and provides information about its creation and maintenance. For further information on dataset metadata see the metadata clause.</w:t>
      </w:r>
    </w:p>
    <w:p w14:paraId="37C2F5C8" w14:textId="1785FA51" w:rsidR="00E366B1" w:rsidRPr="00FF0ACC" w:rsidRDefault="00253807" w:rsidP="00253807">
      <w:pPr>
        <w:tabs>
          <w:tab w:val="left" w:pos="2400"/>
        </w:tabs>
        <w:spacing w:after="120" w:line="240" w:lineRule="auto"/>
        <w:ind w:left="1701" w:hanging="1701"/>
        <w:jc w:val="both"/>
        <w:rPr>
          <w:sz w:val="20"/>
          <w:szCs w:val="20"/>
          <w:lang w:val="en-GB"/>
        </w:rPr>
      </w:pPr>
      <w:r w:rsidRPr="00FF0ACC">
        <w:rPr>
          <w:b/>
          <w:sz w:val="22"/>
          <w:szCs w:val="22"/>
          <w:lang w:val="en-GB"/>
        </w:rPr>
        <w:t>T</w:t>
      </w:r>
      <w:r w:rsidR="00913A2F" w:rsidRPr="00FF0ACC">
        <w:rPr>
          <w:b/>
          <w:sz w:val="22"/>
          <w:szCs w:val="22"/>
          <w:lang w:val="en-GB"/>
        </w:rPr>
        <w:t>itle</w:t>
      </w:r>
      <w:r w:rsidR="0025005B" w:rsidRPr="00FF0ACC">
        <w:rPr>
          <w:b/>
          <w:sz w:val="22"/>
          <w:szCs w:val="22"/>
          <w:lang w:val="en-GB"/>
        </w:rPr>
        <w:t>:</w:t>
      </w:r>
      <w:r w:rsidR="0025005B" w:rsidRPr="00FF0ACC">
        <w:rPr>
          <w:sz w:val="22"/>
          <w:szCs w:val="22"/>
          <w:lang w:val="en-GB"/>
        </w:rPr>
        <w:t xml:space="preserve"> </w:t>
      </w:r>
      <w:r w:rsidR="0025005B" w:rsidRPr="00FF0ACC">
        <w:rPr>
          <w:sz w:val="22"/>
          <w:szCs w:val="22"/>
          <w:lang w:val="en-GB"/>
        </w:rPr>
        <w:tab/>
      </w:r>
      <w:r w:rsidR="00F369B9" w:rsidRPr="00FF0ACC">
        <w:rPr>
          <w:sz w:val="20"/>
          <w:szCs w:val="20"/>
          <w:lang w:val="en-GB"/>
        </w:rPr>
        <w:t>Navigational Warnings Product Specification</w:t>
      </w:r>
    </w:p>
    <w:p w14:paraId="6718743A" w14:textId="11040C9C" w:rsidR="001269AB" w:rsidRPr="00FF0ACC" w:rsidRDefault="00253807" w:rsidP="00416DDA">
      <w:pPr>
        <w:tabs>
          <w:tab w:val="left" w:pos="2382"/>
        </w:tabs>
        <w:spacing w:after="120" w:line="240" w:lineRule="auto"/>
        <w:ind w:left="1701" w:hanging="1701"/>
        <w:jc w:val="both"/>
        <w:rPr>
          <w:sz w:val="22"/>
          <w:szCs w:val="22"/>
          <w:lang w:val="en-GB"/>
        </w:rPr>
      </w:pPr>
      <w:r w:rsidRPr="00FF0ACC">
        <w:rPr>
          <w:b/>
          <w:sz w:val="22"/>
          <w:szCs w:val="22"/>
          <w:lang w:val="en-GB"/>
        </w:rPr>
        <w:t>S-100 V</w:t>
      </w:r>
      <w:r w:rsidR="001269AB" w:rsidRPr="00FF0ACC">
        <w:rPr>
          <w:b/>
          <w:sz w:val="22"/>
          <w:szCs w:val="22"/>
          <w:lang w:val="en-GB"/>
        </w:rPr>
        <w:t>ersion</w:t>
      </w:r>
      <w:r w:rsidR="001269AB" w:rsidRPr="00FF0ACC">
        <w:rPr>
          <w:sz w:val="22"/>
          <w:szCs w:val="22"/>
          <w:lang w:val="en-GB"/>
        </w:rPr>
        <w:t xml:space="preserve">: </w:t>
      </w:r>
      <w:r w:rsidR="001269AB" w:rsidRPr="00FF0ACC">
        <w:rPr>
          <w:sz w:val="22"/>
          <w:szCs w:val="22"/>
          <w:lang w:val="en-GB"/>
        </w:rPr>
        <w:tab/>
      </w:r>
      <w:r w:rsidR="00416DDA" w:rsidRPr="00FF0ACC">
        <w:rPr>
          <w:sz w:val="20"/>
          <w:szCs w:val="20"/>
          <w:lang w:val="en-GB"/>
        </w:rPr>
        <w:t>5.2</w:t>
      </w:r>
      <w:r w:rsidR="001269AB" w:rsidRPr="00FF0ACC">
        <w:rPr>
          <w:sz w:val="20"/>
          <w:szCs w:val="20"/>
          <w:lang w:val="en-GB"/>
        </w:rPr>
        <w:t>.0</w:t>
      </w:r>
    </w:p>
    <w:p w14:paraId="0936DF43" w14:textId="2F147416" w:rsidR="00416DDA" w:rsidRPr="00FF0ACC" w:rsidRDefault="00416DDA" w:rsidP="00416DDA">
      <w:pPr>
        <w:tabs>
          <w:tab w:val="left" w:pos="2382"/>
        </w:tabs>
        <w:spacing w:after="120" w:line="240" w:lineRule="auto"/>
        <w:ind w:left="1701" w:hanging="1701"/>
        <w:jc w:val="both"/>
        <w:rPr>
          <w:sz w:val="22"/>
          <w:szCs w:val="22"/>
          <w:lang w:val="en-GB"/>
        </w:rPr>
      </w:pPr>
      <w:r w:rsidRPr="00FF0ACC">
        <w:rPr>
          <w:b/>
          <w:sz w:val="22"/>
          <w:szCs w:val="22"/>
          <w:lang w:val="en-GB"/>
        </w:rPr>
        <w:t>S-124 Version</w:t>
      </w:r>
      <w:r w:rsidRPr="00FF0ACC">
        <w:rPr>
          <w:sz w:val="22"/>
          <w:szCs w:val="22"/>
          <w:lang w:val="en-GB"/>
        </w:rPr>
        <w:t xml:space="preserve">: </w:t>
      </w:r>
      <w:r w:rsidRPr="00FF0ACC">
        <w:rPr>
          <w:sz w:val="22"/>
          <w:szCs w:val="22"/>
          <w:lang w:val="en-GB"/>
        </w:rPr>
        <w:tab/>
      </w:r>
      <w:r w:rsidRPr="00FF0ACC">
        <w:rPr>
          <w:sz w:val="20"/>
          <w:szCs w:val="20"/>
          <w:lang w:val="en-GB"/>
        </w:rPr>
        <w:t>2.0.0</w:t>
      </w:r>
    </w:p>
    <w:p w14:paraId="2B483766" w14:textId="3172C6E2" w:rsidR="00E366B1" w:rsidRPr="00FF0ACC" w:rsidRDefault="008944CF" w:rsidP="008944CF">
      <w:pPr>
        <w:tabs>
          <w:tab w:val="left" w:pos="2365"/>
        </w:tabs>
        <w:spacing w:after="120" w:line="240" w:lineRule="auto"/>
        <w:ind w:left="1701" w:hanging="1701"/>
        <w:jc w:val="both"/>
        <w:rPr>
          <w:sz w:val="22"/>
          <w:szCs w:val="22"/>
          <w:lang w:val="en-GB"/>
        </w:rPr>
      </w:pPr>
      <w:r w:rsidRPr="00FF0ACC">
        <w:rPr>
          <w:b/>
          <w:sz w:val="22"/>
          <w:szCs w:val="22"/>
          <w:lang w:val="en-GB"/>
        </w:rPr>
        <w:t>D</w:t>
      </w:r>
      <w:r w:rsidR="00913A2F" w:rsidRPr="00FF0ACC">
        <w:rPr>
          <w:b/>
          <w:sz w:val="22"/>
          <w:szCs w:val="22"/>
          <w:lang w:val="en-GB"/>
        </w:rPr>
        <w:t>ate</w:t>
      </w:r>
      <w:r w:rsidR="0025005B" w:rsidRPr="00FF0ACC">
        <w:rPr>
          <w:sz w:val="22"/>
          <w:szCs w:val="22"/>
          <w:lang w:val="en-GB"/>
        </w:rPr>
        <w:t xml:space="preserve">: </w:t>
      </w:r>
      <w:r w:rsidR="0025005B" w:rsidRPr="00FF0ACC">
        <w:rPr>
          <w:sz w:val="22"/>
          <w:szCs w:val="22"/>
          <w:lang w:val="en-GB"/>
        </w:rPr>
        <w:tab/>
      </w:r>
      <w:r w:rsidRPr="00FF0ACC">
        <w:rPr>
          <w:sz w:val="20"/>
          <w:szCs w:val="20"/>
          <w:lang w:val="en-GB"/>
        </w:rPr>
        <w:t>March 2025</w:t>
      </w:r>
    </w:p>
    <w:p w14:paraId="73D92D5B" w14:textId="30C1E134" w:rsidR="00E366B1" w:rsidRPr="00FF0ACC" w:rsidRDefault="006946ED" w:rsidP="006946ED">
      <w:pPr>
        <w:tabs>
          <w:tab w:val="left" w:pos="2365"/>
        </w:tabs>
        <w:spacing w:after="120" w:line="240" w:lineRule="auto"/>
        <w:ind w:left="1701" w:hanging="1701"/>
        <w:jc w:val="both"/>
        <w:rPr>
          <w:sz w:val="20"/>
          <w:szCs w:val="20"/>
          <w:lang w:val="en-GB"/>
        </w:rPr>
      </w:pPr>
      <w:r w:rsidRPr="00FF0ACC">
        <w:rPr>
          <w:b/>
          <w:sz w:val="22"/>
          <w:szCs w:val="22"/>
          <w:lang w:val="en-GB"/>
        </w:rPr>
        <w:t>L</w:t>
      </w:r>
      <w:r w:rsidR="00913A2F" w:rsidRPr="00FF0ACC">
        <w:rPr>
          <w:b/>
          <w:sz w:val="22"/>
          <w:szCs w:val="22"/>
          <w:lang w:val="en-GB"/>
        </w:rPr>
        <w:t>anguage</w:t>
      </w:r>
      <w:r w:rsidR="0025005B" w:rsidRPr="00FF0ACC">
        <w:rPr>
          <w:sz w:val="22"/>
          <w:szCs w:val="22"/>
          <w:lang w:val="en-GB"/>
        </w:rPr>
        <w:t xml:space="preserve">: </w:t>
      </w:r>
      <w:r w:rsidR="0025005B" w:rsidRPr="00FF0ACC">
        <w:rPr>
          <w:sz w:val="22"/>
          <w:szCs w:val="22"/>
          <w:lang w:val="en-GB"/>
        </w:rPr>
        <w:tab/>
      </w:r>
      <w:r w:rsidR="0025005B" w:rsidRPr="00FF0ACC">
        <w:rPr>
          <w:sz w:val="20"/>
          <w:szCs w:val="20"/>
          <w:lang w:val="en-GB"/>
        </w:rPr>
        <w:t>English</w:t>
      </w:r>
    </w:p>
    <w:p w14:paraId="459C94B5" w14:textId="564E5F14" w:rsidR="00E366B1" w:rsidRPr="00FF0ACC" w:rsidRDefault="00704CF8" w:rsidP="00704CF8">
      <w:pPr>
        <w:tabs>
          <w:tab w:val="left" w:pos="2382"/>
        </w:tabs>
        <w:spacing w:after="120" w:line="240" w:lineRule="auto"/>
        <w:ind w:left="1701" w:hanging="1701"/>
        <w:jc w:val="both"/>
        <w:rPr>
          <w:sz w:val="20"/>
          <w:szCs w:val="20"/>
          <w:lang w:val="en-GB"/>
        </w:rPr>
      </w:pPr>
      <w:r w:rsidRPr="00FF0ACC">
        <w:rPr>
          <w:b/>
          <w:sz w:val="22"/>
          <w:szCs w:val="22"/>
          <w:lang w:val="en-GB"/>
        </w:rPr>
        <w:t>C</w:t>
      </w:r>
      <w:r w:rsidR="00913A2F" w:rsidRPr="00FF0ACC">
        <w:rPr>
          <w:b/>
          <w:sz w:val="22"/>
          <w:szCs w:val="22"/>
          <w:lang w:val="en-GB"/>
        </w:rPr>
        <w:t>lassification</w:t>
      </w:r>
      <w:r w:rsidR="0025005B" w:rsidRPr="00FF0ACC">
        <w:rPr>
          <w:sz w:val="22"/>
          <w:szCs w:val="22"/>
          <w:lang w:val="en-GB"/>
        </w:rPr>
        <w:t xml:space="preserve">: </w:t>
      </w:r>
      <w:r w:rsidR="0025005B" w:rsidRPr="00FF0ACC">
        <w:rPr>
          <w:sz w:val="22"/>
          <w:szCs w:val="22"/>
          <w:lang w:val="en-GB"/>
        </w:rPr>
        <w:tab/>
      </w:r>
      <w:r w:rsidR="0025005B" w:rsidRPr="00FF0ACC">
        <w:rPr>
          <w:sz w:val="20"/>
          <w:szCs w:val="20"/>
          <w:lang w:val="en-GB"/>
        </w:rPr>
        <w:t>Unclassified</w:t>
      </w:r>
    </w:p>
    <w:p w14:paraId="1385D0E5" w14:textId="486984A3" w:rsidR="00E366B1" w:rsidRPr="00FF0ACC" w:rsidRDefault="00AB5457" w:rsidP="0008627A">
      <w:pPr>
        <w:spacing w:line="240" w:lineRule="auto"/>
        <w:ind w:left="1701" w:hanging="1701"/>
        <w:rPr>
          <w:rFonts w:eastAsia="Calibri"/>
          <w:sz w:val="20"/>
          <w:szCs w:val="20"/>
          <w:lang w:val="en-GB"/>
        </w:rPr>
      </w:pPr>
      <w:r w:rsidRPr="00FF0ACC">
        <w:rPr>
          <w:b/>
          <w:sz w:val="22"/>
          <w:szCs w:val="22"/>
          <w:lang w:val="en-GB"/>
        </w:rPr>
        <w:t>C</w:t>
      </w:r>
      <w:r w:rsidR="00913A2F" w:rsidRPr="00FF0ACC">
        <w:rPr>
          <w:b/>
          <w:sz w:val="22"/>
          <w:szCs w:val="22"/>
          <w:lang w:val="en-GB"/>
        </w:rPr>
        <w:t>ontact</w:t>
      </w:r>
      <w:r w:rsidR="0025005B" w:rsidRPr="00FF0ACC">
        <w:rPr>
          <w:sz w:val="22"/>
          <w:szCs w:val="22"/>
          <w:lang w:val="en-GB"/>
        </w:rPr>
        <w:t xml:space="preserve">: </w:t>
      </w:r>
      <w:r w:rsidR="0025005B" w:rsidRPr="00FF0ACC">
        <w:rPr>
          <w:sz w:val="22"/>
          <w:szCs w:val="22"/>
          <w:lang w:val="en-GB"/>
        </w:rPr>
        <w:tab/>
      </w:r>
      <w:r w:rsidR="0025005B" w:rsidRPr="00FF0ACC">
        <w:rPr>
          <w:rFonts w:eastAsia="Calibri"/>
          <w:sz w:val="20"/>
          <w:szCs w:val="20"/>
          <w:lang w:val="en-GB"/>
        </w:rPr>
        <w:t xml:space="preserve">International Hydrographic Bureau, </w:t>
      </w:r>
      <w:r w:rsidR="0025005B" w:rsidRPr="00FF0ACC">
        <w:rPr>
          <w:rFonts w:eastAsia="Calibri"/>
          <w:sz w:val="20"/>
          <w:szCs w:val="20"/>
          <w:lang w:val="en-GB"/>
        </w:rPr>
        <w:br/>
        <w:t xml:space="preserve">4 </w:t>
      </w:r>
      <w:r w:rsidR="004737E7" w:rsidRPr="00FF0ACC">
        <w:rPr>
          <w:rFonts w:eastAsia="Calibri"/>
          <w:sz w:val="20"/>
          <w:szCs w:val="20"/>
          <w:lang w:val="en-GB"/>
        </w:rPr>
        <w:t>Q</w:t>
      </w:r>
      <w:r w:rsidR="0025005B" w:rsidRPr="00FF0ACC">
        <w:rPr>
          <w:rFonts w:eastAsia="Calibri"/>
          <w:sz w:val="20"/>
          <w:szCs w:val="20"/>
          <w:lang w:val="en-GB"/>
        </w:rPr>
        <w:t>uai Antoine 1er</w:t>
      </w:r>
      <w:r w:rsidR="0025005B" w:rsidRPr="00FF0ACC">
        <w:rPr>
          <w:rFonts w:eastAsia="Calibri"/>
          <w:sz w:val="20"/>
          <w:szCs w:val="20"/>
          <w:lang w:val="en-GB"/>
        </w:rPr>
        <w:br/>
        <w:t>B.P. 445</w:t>
      </w:r>
      <w:r w:rsidR="0025005B" w:rsidRPr="00FF0ACC">
        <w:rPr>
          <w:rFonts w:eastAsia="Calibri"/>
          <w:sz w:val="20"/>
          <w:szCs w:val="20"/>
          <w:lang w:val="en-GB"/>
        </w:rPr>
        <w:br/>
        <w:t>MC 98011 MONACO CEDEX</w:t>
      </w:r>
      <w:r w:rsidR="0025005B" w:rsidRPr="00FF0ACC">
        <w:rPr>
          <w:rFonts w:eastAsia="Calibri"/>
          <w:sz w:val="20"/>
          <w:szCs w:val="20"/>
          <w:lang w:val="en-GB"/>
        </w:rPr>
        <w:br/>
        <w:t>Telephone: +377 93 10 81 00</w:t>
      </w:r>
      <w:r w:rsidR="0025005B" w:rsidRPr="00FF0ACC">
        <w:rPr>
          <w:rFonts w:eastAsia="Calibri"/>
          <w:sz w:val="20"/>
          <w:szCs w:val="20"/>
          <w:lang w:val="en-GB"/>
        </w:rPr>
        <w:br/>
      </w:r>
      <w:r w:rsidR="00002B03" w:rsidRPr="00FF0ACC">
        <w:rPr>
          <w:rFonts w:eastAsia="Calibri"/>
          <w:sz w:val="20"/>
          <w:szCs w:val="20"/>
          <w:lang w:val="en-GB"/>
        </w:rPr>
        <w:t>F</w:t>
      </w:r>
      <w:r w:rsidR="0025005B" w:rsidRPr="00FF0ACC">
        <w:rPr>
          <w:rFonts w:eastAsia="Calibri"/>
          <w:sz w:val="20"/>
          <w:szCs w:val="20"/>
          <w:lang w:val="en-GB"/>
        </w:rPr>
        <w:t>ax: +377 93 10 81 40</w:t>
      </w:r>
    </w:p>
    <w:p w14:paraId="3830DA31" w14:textId="5B91E81D" w:rsidR="00DA7CE3" w:rsidRPr="00FF0ACC" w:rsidRDefault="0008627A" w:rsidP="0008627A">
      <w:pPr>
        <w:spacing w:after="120" w:line="240" w:lineRule="auto"/>
        <w:ind w:left="1701" w:hanging="1701"/>
        <w:rPr>
          <w:rFonts w:eastAsia="Calibri"/>
          <w:sz w:val="20"/>
          <w:szCs w:val="20"/>
          <w:lang w:val="en-GB"/>
        </w:rPr>
      </w:pPr>
      <w:r w:rsidRPr="00FF0ACC">
        <w:rPr>
          <w:rFonts w:eastAsia="Calibri"/>
          <w:sz w:val="20"/>
          <w:szCs w:val="20"/>
          <w:lang w:val="en-GB"/>
        </w:rPr>
        <w:tab/>
      </w:r>
      <w:r w:rsidR="00ED39C5" w:rsidRPr="00FF0ACC">
        <w:rPr>
          <w:rFonts w:eastAsia="Calibri"/>
          <w:sz w:val="20"/>
          <w:szCs w:val="20"/>
          <w:lang w:val="en-GB"/>
        </w:rPr>
        <w:t xml:space="preserve">Email: </w:t>
      </w:r>
      <w:hyperlink r:id="rId19" w:history="1">
        <w:r w:rsidR="00ED39C5" w:rsidRPr="00FF0ACC">
          <w:rPr>
            <w:rStyle w:val="Hyperlink"/>
            <w:rFonts w:eastAsia="Calibri"/>
            <w:sz w:val="20"/>
            <w:szCs w:val="20"/>
            <w:lang w:val="en-GB"/>
          </w:rPr>
          <w:t>info@iho.int</w:t>
        </w:r>
      </w:hyperlink>
    </w:p>
    <w:p w14:paraId="4708580C" w14:textId="484BBD05" w:rsidR="00E366B1" w:rsidRPr="00FF0ACC" w:rsidRDefault="0025005B" w:rsidP="00C1755E">
      <w:pPr>
        <w:tabs>
          <w:tab w:val="left" w:pos="2329"/>
        </w:tabs>
        <w:spacing w:after="120" w:line="240" w:lineRule="auto"/>
        <w:ind w:left="1701" w:hanging="1701"/>
        <w:jc w:val="both"/>
        <w:rPr>
          <w:sz w:val="22"/>
          <w:szCs w:val="22"/>
          <w:lang w:val="en-GB"/>
        </w:rPr>
      </w:pPr>
      <w:r w:rsidRPr="00FF0ACC">
        <w:rPr>
          <w:b/>
          <w:sz w:val="22"/>
          <w:szCs w:val="22"/>
          <w:lang w:val="en-GB"/>
        </w:rPr>
        <w:t>URL</w:t>
      </w:r>
      <w:r w:rsidRPr="00FF0ACC">
        <w:rPr>
          <w:sz w:val="22"/>
          <w:szCs w:val="22"/>
          <w:lang w:val="en-GB"/>
        </w:rPr>
        <w:t xml:space="preserve">: </w:t>
      </w:r>
      <w:r w:rsidR="001269AB" w:rsidRPr="00FF0ACC">
        <w:rPr>
          <w:sz w:val="22"/>
          <w:szCs w:val="22"/>
          <w:lang w:val="en-GB"/>
        </w:rPr>
        <w:tab/>
      </w:r>
      <w:hyperlink r:id="rId20" w:history="1">
        <w:r w:rsidR="00C1755E" w:rsidRPr="00FF0ACC">
          <w:rPr>
            <w:rStyle w:val="Hyperlink"/>
            <w:sz w:val="20"/>
            <w:szCs w:val="20"/>
            <w:lang w:val="en-GB"/>
          </w:rPr>
          <w:t>www.iho.int</w:t>
        </w:r>
      </w:hyperlink>
      <w:r w:rsidR="00C1755E" w:rsidRPr="00FF0ACC">
        <w:rPr>
          <w:sz w:val="20"/>
          <w:szCs w:val="20"/>
          <w:lang w:val="en-GB"/>
        </w:rPr>
        <w:t xml:space="preserve"> </w:t>
      </w:r>
      <w:r w:rsidRPr="00FF0ACC">
        <w:rPr>
          <w:sz w:val="20"/>
          <w:szCs w:val="20"/>
          <w:lang w:val="en-GB"/>
        </w:rPr>
        <w:t xml:space="preserve">  </w:t>
      </w:r>
    </w:p>
    <w:p w14:paraId="342DC994" w14:textId="3E4ACFEE" w:rsidR="00E366B1" w:rsidRPr="00FF0ACC" w:rsidRDefault="00AB5457" w:rsidP="00AB5457">
      <w:pPr>
        <w:tabs>
          <w:tab w:val="left" w:pos="2329"/>
        </w:tabs>
        <w:spacing w:after="120" w:line="240" w:lineRule="auto"/>
        <w:ind w:left="1701" w:hanging="1701"/>
        <w:jc w:val="both"/>
        <w:rPr>
          <w:sz w:val="20"/>
          <w:szCs w:val="20"/>
          <w:lang w:val="en-GB"/>
        </w:rPr>
      </w:pPr>
      <w:r w:rsidRPr="00FF0ACC">
        <w:rPr>
          <w:b/>
          <w:sz w:val="22"/>
          <w:szCs w:val="22"/>
          <w:lang w:val="en-GB"/>
        </w:rPr>
        <w:t>I</w:t>
      </w:r>
      <w:r w:rsidR="00913A2F" w:rsidRPr="00FF0ACC">
        <w:rPr>
          <w:b/>
          <w:sz w:val="22"/>
          <w:szCs w:val="22"/>
          <w:lang w:val="en-GB"/>
        </w:rPr>
        <w:t>dentifier</w:t>
      </w:r>
      <w:r w:rsidR="0025005B" w:rsidRPr="00FF0ACC">
        <w:rPr>
          <w:sz w:val="22"/>
          <w:szCs w:val="22"/>
          <w:lang w:val="en-GB"/>
        </w:rPr>
        <w:t xml:space="preserve">: </w:t>
      </w:r>
      <w:r w:rsidR="001269AB" w:rsidRPr="00FF0ACC">
        <w:rPr>
          <w:sz w:val="22"/>
          <w:szCs w:val="22"/>
          <w:lang w:val="en-GB"/>
        </w:rPr>
        <w:tab/>
      </w:r>
      <w:r w:rsidR="00A40290" w:rsidRPr="00FF0ACC">
        <w:rPr>
          <w:sz w:val="20"/>
          <w:szCs w:val="20"/>
          <w:lang w:val="en-GB"/>
        </w:rPr>
        <w:t>S-124</w:t>
      </w:r>
    </w:p>
    <w:p w14:paraId="0BB780E9" w14:textId="0F11DF66" w:rsidR="00107A5B" w:rsidRPr="00FF0ACC" w:rsidRDefault="00F36424" w:rsidP="00223E30">
      <w:pPr>
        <w:tabs>
          <w:tab w:val="left" w:pos="2276"/>
          <w:tab w:val="left" w:pos="2294"/>
        </w:tabs>
        <w:spacing w:after="120" w:line="240" w:lineRule="auto"/>
        <w:ind w:left="1701" w:hanging="1701"/>
        <w:jc w:val="both"/>
        <w:rPr>
          <w:sz w:val="20"/>
          <w:szCs w:val="20"/>
          <w:lang w:val="en-GB"/>
        </w:rPr>
      </w:pPr>
      <w:r w:rsidRPr="00FF0ACC">
        <w:rPr>
          <w:b/>
          <w:sz w:val="22"/>
          <w:szCs w:val="22"/>
          <w:lang w:val="en-GB"/>
        </w:rPr>
        <w:t>M</w:t>
      </w:r>
      <w:r w:rsidR="00913A2F" w:rsidRPr="00FF0ACC">
        <w:rPr>
          <w:b/>
          <w:sz w:val="22"/>
          <w:szCs w:val="22"/>
          <w:lang w:val="en-GB"/>
        </w:rPr>
        <w:t>aintenance</w:t>
      </w:r>
      <w:r w:rsidR="0025005B" w:rsidRPr="00FF0ACC">
        <w:rPr>
          <w:sz w:val="22"/>
          <w:szCs w:val="22"/>
          <w:lang w:val="en-GB"/>
        </w:rPr>
        <w:t xml:space="preserve">: </w:t>
      </w:r>
      <w:r w:rsidR="0025005B" w:rsidRPr="00FF0ACC">
        <w:rPr>
          <w:sz w:val="22"/>
          <w:szCs w:val="22"/>
          <w:lang w:val="en-GB"/>
        </w:rPr>
        <w:tab/>
      </w:r>
      <w:r w:rsidR="001269AB" w:rsidRPr="00FF0ACC">
        <w:rPr>
          <w:sz w:val="20"/>
          <w:szCs w:val="20"/>
          <w:lang w:val="en-GB"/>
        </w:rPr>
        <w:t xml:space="preserve">Changes to the Product Specification S-124 are coordinated by the </w:t>
      </w:r>
      <w:r w:rsidR="005B441A" w:rsidRPr="00FF0ACC">
        <w:rPr>
          <w:sz w:val="20"/>
          <w:szCs w:val="20"/>
          <w:lang w:val="en-GB"/>
        </w:rPr>
        <w:t xml:space="preserve">IHO </w:t>
      </w:r>
      <w:r w:rsidR="001269AB" w:rsidRPr="00FF0ACC">
        <w:rPr>
          <w:sz w:val="20"/>
          <w:szCs w:val="20"/>
          <w:lang w:val="en-GB"/>
        </w:rPr>
        <w:t>World Wide Navigational Warning Service Sub-Committee, and are made available via the IHO web site. Maintenance of the Product Specification must conform to IHO Resolution 2/2007, as amended.</w:t>
      </w:r>
    </w:p>
    <w:p w14:paraId="3E4B0BA5" w14:textId="77777777" w:rsidR="002838A9" w:rsidRPr="00FF0ACC" w:rsidRDefault="00AC5184" w:rsidP="00AC5184">
      <w:pPr>
        <w:spacing w:after="120" w:line="240" w:lineRule="auto"/>
        <w:ind w:left="1701" w:hanging="1701"/>
        <w:jc w:val="both"/>
        <w:rPr>
          <w:sz w:val="20"/>
          <w:szCs w:val="20"/>
          <w:lang w:val="en-GB"/>
        </w:rPr>
      </w:pPr>
      <w:r w:rsidRPr="00FF0ACC">
        <w:rPr>
          <w:b/>
          <w:bCs/>
          <w:sz w:val="22"/>
          <w:szCs w:val="22"/>
          <w:lang w:val="en-GB"/>
        </w:rPr>
        <w:t>C</w:t>
      </w:r>
      <w:r w:rsidR="001269AB" w:rsidRPr="00FF0ACC">
        <w:rPr>
          <w:b/>
          <w:bCs/>
          <w:sz w:val="22"/>
          <w:szCs w:val="22"/>
          <w:lang w:val="en-GB"/>
        </w:rPr>
        <w:t>ompliancy</w:t>
      </w:r>
      <w:r w:rsidRPr="00FF0ACC">
        <w:rPr>
          <w:b/>
          <w:bCs/>
          <w:sz w:val="22"/>
          <w:szCs w:val="22"/>
          <w:lang w:val="en-GB"/>
        </w:rPr>
        <w:t xml:space="preserve"> </w:t>
      </w:r>
      <w:r w:rsidR="001269AB" w:rsidRPr="00FF0ACC">
        <w:rPr>
          <w:b/>
          <w:bCs/>
          <w:sz w:val="22"/>
          <w:szCs w:val="22"/>
          <w:lang w:val="en-GB"/>
        </w:rPr>
        <w:t>Category:</w:t>
      </w:r>
      <w:r w:rsidR="002838A9" w:rsidRPr="00FF0ACC">
        <w:rPr>
          <w:b/>
          <w:bCs/>
          <w:sz w:val="22"/>
          <w:szCs w:val="22"/>
          <w:lang w:val="en-GB"/>
        </w:rPr>
        <w:t xml:space="preserve"> </w:t>
      </w:r>
      <w:r w:rsidR="00913A2F" w:rsidRPr="00FF0ACC">
        <w:rPr>
          <w:sz w:val="20"/>
          <w:szCs w:val="20"/>
          <w:lang w:val="en-GB"/>
        </w:rPr>
        <w:t>category</w:t>
      </w:r>
      <w:r w:rsidR="006A0A32" w:rsidRPr="00FF0ACC">
        <w:rPr>
          <w:sz w:val="20"/>
          <w:szCs w:val="20"/>
          <w:lang w:val="en-GB"/>
        </w:rPr>
        <w:t>4</w:t>
      </w:r>
    </w:p>
    <w:p w14:paraId="31DB2079" w14:textId="3CD6CC27" w:rsidR="00E366B1" w:rsidRPr="00FF0ACC" w:rsidRDefault="00E366B1" w:rsidP="009C3709">
      <w:pPr>
        <w:spacing w:after="120" w:line="240" w:lineRule="auto"/>
        <w:ind w:left="1701" w:hanging="1701"/>
        <w:jc w:val="both"/>
        <w:rPr>
          <w:b/>
          <w:bCs/>
          <w:sz w:val="20"/>
          <w:szCs w:val="20"/>
          <w:lang w:val="en-GB"/>
        </w:rPr>
      </w:pPr>
    </w:p>
    <w:p w14:paraId="564D0178" w14:textId="04FC0D35" w:rsidR="00E366B1" w:rsidRPr="00FF0ACC" w:rsidRDefault="009C3709" w:rsidP="00530052">
      <w:pPr>
        <w:pStyle w:val="Heading2"/>
        <w:tabs>
          <w:tab w:val="clear" w:pos="0"/>
          <w:tab w:val="num" w:pos="709"/>
        </w:tabs>
        <w:spacing w:before="120" w:after="200" w:line="240" w:lineRule="auto"/>
        <w:ind w:left="709" w:hanging="709"/>
        <w:rPr>
          <w:lang w:val="en-GB"/>
        </w:rPr>
      </w:pPr>
      <w:bookmarkStart w:id="78" w:name="_Toc422820097"/>
      <w:bookmarkStart w:id="79" w:name="_Toc482116366"/>
      <w:bookmarkStart w:id="80" w:name="_Toc182149050"/>
      <w:r w:rsidRPr="00FF0ACC">
        <w:rPr>
          <w:lang w:val="en-GB"/>
        </w:rPr>
        <w:lastRenderedPageBreak/>
        <w:t xml:space="preserve">IHO </w:t>
      </w:r>
      <w:r w:rsidR="0025005B" w:rsidRPr="00FF0ACC">
        <w:rPr>
          <w:lang w:val="en-GB"/>
        </w:rPr>
        <w:t xml:space="preserve">Product Specification </w:t>
      </w:r>
      <w:r w:rsidR="00530052" w:rsidRPr="00FF0ACC">
        <w:rPr>
          <w:lang w:val="en-GB"/>
        </w:rPr>
        <w:t>m</w:t>
      </w:r>
      <w:r w:rsidR="0025005B" w:rsidRPr="00FF0ACC">
        <w:rPr>
          <w:lang w:val="en-GB"/>
        </w:rPr>
        <w:t>aintenance</w:t>
      </w:r>
      <w:bookmarkEnd w:id="78"/>
      <w:bookmarkEnd w:id="79"/>
      <w:bookmarkEnd w:id="80"/>
    </w:p>
    <w:p w14:paraId="633E2984" w14:textId="77777777" w:rsidR="00E366B1" w:rsidRPr="00FF0ACC" w:rsidRDefault="0025005B" w:rsidP="006E4D80">
      <w:pPr>
        <w:pStyle w:val="Heading3"/>
        <w:tabs>
          <w:tab w:val="clear" w:pos="450"/>
          <w:tab w:val="num" w:pos="851"/>
        </w:tabs>
        <w:spacing w:after="120" w:line="240" w:lineRule="auto"/>
        <w:ind w:left="851" w:hanging="851"/>
        <w:rPr>
          <w:sz w:val="20"/>
          <w:szCs w:val="20"/>
          <w:lang w:val="en-GB"/>
        </w:rPr>
      </w:pPr>
      <w:bookmarkStart w:id="81" w:name="_Toc422820098"/>
      <w:bookmarkStart w:id="82" w:name="_Toc482116367"/>
      <w:bookmarkStart w:id="83" w:name="_Toc182149051"/>
      <w:r w:rsidRPr="00FF0ACC">
        <w:rPr>
          <w:sz w:val="20"/>
          <w:szCs w:val="20"/>
          <w:lang w:val="en-GB"/>
        </w:rPr>
        <w:t>Introduction</w:t>
      </w:r>
      <w:bookmarkEnd w:id="81"/>
      <w:bookmarkEnd w:id="82"/>
      <w:bookmarkEnd w:id="83"/>
    </w:p>
    <w:p w14:paraId="62CB8D62" w14:textId="0238D140" w:rsidR="00E366B1" w:rsidRPr="00FF0ACC" w:rsidRDefault="0025005B" w:rsidP="00382F1F">
      <w:pPr>
        <w:spacing w:after="120" w:line="240" w:lineRule="auto"/>
        <w:jc w:val="both"/>
        <w:rPr>
          <w:b/>
          <w:sz w:val="20"/>
          <w:szCs w:val="20"/>
          <w:shd w:val="clear" w:color="auto" w:fill="FFFF00"/>
          <w:lang w:val="en-GB"/>
        </w:rPr>
      </w:pPr>
      <w:r w:rsidRPr="00FF0ACC">
        <w:rPr>
          <w:sz w:val="20"/>
          <w:szCs w:val="20"/>
          <w:lang w:val="en-GB"/>
        </w:rPr>
        <w:t xml:space="preserve">Changes to </w:t>
      </w:r>
      <w:r w:rsidR="00A40290" w:rsidRPr="00FF0ACC">
        <w:rPr>
          <w:sz w:val="20"/>
          <w:szCs w:val="20"/>
          <w:lang w:val="en-GB"/>
        </w:rPr>
        <w:t>S-124</w:t>
      </w:r>
      <w:r w:rsidRPr="00FF0ACC">
        <w:rPr>
          <w:sz w:val="20"/>
          <w:szCs w:val="20"/>
          <w:lang w:val="en-GB"/>
        </w:rPr>
        <w:t xml:space="preserve"> will be released by the IHO as a </w:t>
      </w:r>
      <w:r w:rsidR="00E077C4" w:rsidRPr="00FF0ACC">
        <w:rPr>
          <w:sz w:val="20"/>
          <w:szCs w:val="20"/>
          <w:lang w:val="en-GB"/>
        </w:rPr>
        <w:t>N</w:t>
      </w:r>
      <w:r w:rsidRPr="00FF0ACC">
        <w:rPr>
          <w:sz w:val="20"/>
          <w:szCs w:val="20"/>
          <w:lang w:val="en-GB"/>
        </w:rPr>
        <w:t xml:space="preserve">ew </w:t>
      </w:r>
      <w:r w:rsidR="00E077C4" w:rsidRPr="00FF0ACC">
        <w:rPr>
          <w:sz w:val="20"/>
          <w:szCs w:val="20"/>
          <w:lang w:val="en-GB"/>
        </w:rPr>
        <w:t>E</w:t>
      </w:r>
      <w:r w:rsidRPr="00FF0ACC">
        <w:rPr>
          <w:sz w:val="20"/>
          <w:szCs w:val="20"/>
          <w:lang w:val="en-GB"/>
        </w:rPr>
        <w:t xml:space="preserve">dition, </w:t>
      </w:r>
      <w:r w:rsidR="00382F1F" w:rsidRPr="00FF0ACC">
        <w:rPr>
          <w:sz w:val="20"/>
          <w:szCs w:val="20"/>
          <w:lang w:val="en-GB"/>
        </w:rPr>
        <w:t>r</w:t>
      </w:r>
      <w:r w:rsidRPr="00FF0ACC">
        <w:rPr>
          <w:sz w:val="20"/>
          <w:szCs w:val="20"/>
          <w:lang w:val="en-GB"/>
        </w:rPr>
        <w:t xml:space="preserve">evision, or </w:t>
      </w:r>
      <w:r w:rsidR="00382F1F" w:rsidRPr="00FF0ACC">
        <w:rPr>
          <w:sz w:val="20"/>
          <w:szCs w:val="20"/>
          <w:lang w:val="en-GB"/>
        </w:rPr>
        <w:t>c</w:t>
      </w:r>
      <w:r w:rsidRPr="00FF0ACC">
        <w:rPr>
          <w:sz w:val="20"/>
          <w:szCs w:val="20"/>
          <w:lang w:val="en-GB"/>
        </w:rPr>
        <w:t>larification.</w:t>
      </w:r>
    </w:p>
    <w:p w14:paraId="1ACEA7A4" w14:textId="77777777" w:rsidR="00E366B1" w:rsidRPr="00FF0ACC" w:rsidRDefault="0025005B" w:rsidP="006E4D80">
      <w:pPr>
        <w:pStyle w:val="Heading3"/>
        <w:tabs>
          <w:tab w:val="clear" w:pos="450"/>
          <w:tab w:val="num" w:pos="851"/>
        </w:tabs>
        <w:spacing w:after="120" w:line="240" w:lineRule="auto"/>
        <w:ind w:left="851" w:hanging="851"/>
        <w:rPr>
          <w:sz w:val="20"/>
          <w:szCs w:val="20"/>
          <w:lang w:val="en-GB"/>
        </w:rPr>
      </w:pPr>
      <w:bookmarkStart w:id="84" w:name="_Toc422820099"/>
      <w:bookmarkStart w:id="85" w:name="_Toc482116368"/>
      <w:bookmarkStart w:id="86" w:name="_Toc182149052"/>
      <w:r w:rsidRPr="00FF0ACC">
        <w:rPr>
          <w:sz w:val="20"/>
          <w:szCs w:val="20"/>
          <w:lang w:val="en-GB"/>
        </w:rPr>
        <w:t>New Edition</w:t>
      </w:r>
      <w:bookmarkEnd w:id="84"/>
      <w:bookmarkEnd w:id="85"/>
      <w:bookmarkEnd w:id="86"/>
    </w:p>
    <w:p w14:paraId="39E30FE7" w14:textId="66FE5A3F" w:rsidR="00E366B1" w:rsidRPr="00FF0ACC" w:rsidRDefault="00504E3D" w:rsidP="006E4D80">
      <w:pPr>
        <w:spacing w:after="120"/>
        <w:jc w:val="both"/>
        <w:rPr>
          <w:sz w:val="20"/>
          <w:szCs w:val="20"/>
          <w:lang w:val="en-GB"/>
        </w:rPr>
      </w:pPr>
      <w:r w:rsidRPr="00FF0ACC">
        <w:rPr>
          <w:i/>
          <w:iCs/>
          <w:sz w:val="20"/>
          <w:szCs w:val="20"/>
          <w:lang w:val="en-GB"/>
        </w:rPr>
        <w:t>New Editions</w:t>
      </w:r>
      <w:r w:rsidRPr="00FF0ACC">
        <w:rPr>
          <w:sz w:val="20"/>
          <w:szCs w:val="20"/>
          <w:lang w:val="en-GB"/>
        </w:rPr>
        <w:t xml:space="preserve"> of S-124 introduce significant changes. </w:t>
      </w:r>
      <w:r w:rsidRPr="00FF0ACC">
        <w:rPr>
          <w:i/>
          <w:iCs/>
          <w:sz w:val="20"/>
          <w:szCs w:val="20"/>
          <w:lang w:val="en-GB"/>
        </w:rPr>
        <w:t>New Editions</w:t>
      </w:r>
      <w:r w:rsidRPr="00FF0ACC">
        <w:rPr>
          <w:sz w:val="20"/>
          <w:szCs w:val="20"/>
          <w:lang w:val="en-GB"/>
        </w:rPr>
        <w:t xml:space="preserve"> enable new concepts, such as the ability to support new functions or applications, or the introduction of new constructs or data types. </w:t>
      </w:r>
      <w:r w:rsidRPr="00FF0ACC">
        <w:rPr>
          <w:i/>
          <w:iCs/>
          <w:sz w:val="20"/>
          <w:szCs w:val="20"/>
          <w:lang w:val="en-GB"/>
        </w:rPr>
        <w:t>New Editions</w:t>
      </w:r>
      <w:r w:rsidRPr="00FF0ACC">
        <w:rPr>
          <w:sz w:val="20"/>
          <w:szCs w:val="20"/>
          <w:lang w:val="en-GB"/>
        </w:rPr>
        <w:t xml:space="preserve"> are likely to have a significant impact on either existing users or future users of S-124. All cumulative </w:t>
      </w:r>
      <w:r w:rsidRPr="00FF0ACC">
        <w:rPr>
          <w:i/>
          <w:iCs/>
          <w:sz w:val="20"/>
          <w:szCs w:val="20"/>
          <w:lang w:val="en-GB"/>
        </w:rPr>
        <w:t>revisions</w:t>
      </w:r>
      <w:r w:rsidRPr="00FF0ACC">
        <w:rPr>
          <w:sz w:val="20"/>
          <w:szCs w:val="20"/>
          <w:lang w:val="en-GB"/>
        </w:rPr>
        <w:t xml:space="preserve"> and </w:t>
      </w:r>
      <w:r w:rsidRPr="00FF0ACC">
        <w:rPr>
          <w:i/>
          <w:iCs/>
          <w:sz w:val="20"/>
          <w:szCs w:val="20"/>
          <w:lang w:val="en-GB"/>
        </w:rPr>
        <w:t>clarifications</w:t>
      </w:r>
      <w:r w:rsidRPr="00FF0ACC">
        <w:rPr>
          <w:sz w:val="20"/>
          <w:szCs w:val="20"/>
          <w:lang w:val="en-GB"/>
        </w:rPr>
        <w:t xml:space="preserve"> must be included with the release of approved New Editions.</w:t>
      </w:r>
    </w:p>
    <w:p w14:paraId="56E5D2B4" w14:textId="60EB1FEA" w:rsidR="00E366B1" w:rsidRPr="00FF0ACC" w:rsidRDefault="0025005B" w:rsidP="00A25737">
      <w:pPr>
        <w:pStyle w:val="Heading3"/>
        <w:tabs>
          <w:tab w:val="clear" w:pos="450"/>
          <w:tab w:val="num" w:pos="851"/>
        </w:tabs>
        <w:spacing w:after="120" w:line="240" w:lineRule="auto"/>
        <w:ind w:left="851" w:hanging="851"/>
        <w:rPr>
          <w:sz w:val="20"/>
          <w:szCs w:val="20"/>
          <w:lang w:val="en-GB"/>
        </w:rPr>
      </w:pPr>
      <w:bookmarkStart w:id="87" w:name="_Toc422820100"/>
      <w:bookmarkStart w:id="88" w:name="_Toc482116369"/>
      <w:bookmarkStart w:id="89" w:name="_Toc182149053"/>
      <w:r w:rsidRPr="00FF0ACC">
        <w:rPr>
          <w:sz w:val="20"/>
          <w:szCs w:val="20"/>
          <w:lang w:val="en-GB"/>
        </w:rPr>
        <w:t>Revision</w:t>
      </w:r>
      <w:bookmarkEnd w:id="87"/>
      <w:bookmarkEnd w:id="88"/>
      <w:bookmarkEnd w:id="89"/>
    </w:p>
    <w:p w14:paraId="225B896B" w14:textId="0BC09D8A" w:rsidR="00504E3D" w:rsidRPr="00FF0ACC" w:rsidRDefault="00504E3D" w:rsidP="007B549D">
      <w:pPr>
        <w:pStyle w:val="Default"/>
        <w:spacing w:after="120"/>
        <w:jc w:val="both"/>
        <w:rPr>
          <w:rFonts w:eastAsia="SimSun"/>
          <w:sz w:val="20"/>
          <w:szCs w:val="20"/>
          <w:lang w:val="en-GB" w:eastAsia="ar-SA"/>
        </w:rPr>
      </w:pPr>
      <w:r w:rsidRPr="00FF0ACC">
        <w:rPr>
          <w:rFonts w:eastAsia="SimSun"/>
          <w:i/>
          <w:iCs/>
          <w:sz w:val="20"/>
          <w:szCs w:val="20"/>
          <w:lang w:val="en-GB" w:eastAsia="ar-SA"/>
        </w:rPr>
        <w:t>Revisions</w:t>
      </w:r>
      <w:r w:rsidRPr="00FF0ACC">
        <w:rPr>
          <w:rFonts w:eastAsia="SimSun"/>
          <w:sz w:val="20"/>
          <w:szCs w:val="20"/>
          <w:lang w:val="en-GB" w:eastAsia="ar-SA"/>
        </w:rPr>
        <w:t xml:space="preserve"> are defined as substantive semantic changes to </w:t>
      </w:r>
      <w:r w:rsidR="00C32C2C" w:rsidRPr="00FF0ACC">
        <w:rPr>
          <w:sz w:val="20"/>
          <w:szCs w:val="20"/>
          <w:lang w:val="en-GB"/>
        </w:rPr>
        <w:t>S-124</w:t>
      </w:r>
      <w:r w:rsidRPr="00FF0ACC">
        <w:rPr>
          <w:rFonts w:eastAsia="SimSun"/>
          <w:sz w:val="20"/>
          <w:szCs w:val="20"/>
          <w:lang w:val="en-GB" w:eastAsia="ar-SA"/>
        </w:rPr>
        <w:t xml:space="preserve">. Typically, </w:t>
      </w:r>
      <w:r w:rsidRPr="00FF0ACC">
        <w:rPr>
          <w:rFonts w:eastAsia="SimSun"/>
          <w:i/>
          <w:iCs/>
          <w:sz w:val="20"/>
          <w:szCs w:val="20"/>
          <w:lang w:val="en-GB" w:eastAsia="ar-SA"/>
        </w:rPr>
        <w:t>revisions</w:t>
      </w:r>
      <w:r w:rsidRPr="00FF0ACC">
        <w:rPr>
          <w:rFonts w:eastAsia="SimSun"/>
          <w:sz w:val="20"/>
          <w:szCs w:val="20"/>
          <w:lang w:val="en-GB" w:eastAsia="ar-SA"/>
        </w:rPr>
        <w:t xml:space="preserve"> will change </w:t>
      </w:r>
      <w:r w:rsidR="00C32C2C" w:rsidRPr="00FF0ACC">
        <w:rPr>
          <w:sz w:val="20"/>
          <w:szCs w:val="20"/>
          <w:lang w:val="en-GB"/>
        </w:rPr>
        <w:t xml:space="preserve">S-124 </w:t>
      </w:r>
      <w:r w:rsidRPr="00FF0ACC">
        <w:rPr>
          <w:rFonts w:eastAsia="SimSun"/>
          <w:sz w:val="20"/>
          <w:szCs w:val="20"/>
          <w:lang w:val="en-GB" w:eastAsia="ar-SA"/>
        </w:rPr>
        <w:t xml:space="preserve">to correct factual errors; or introduce necessary changes that have become evident as a result of practical experience or changing circumstances. A </w:t>
      </w:r>
      <w:r w:rsidRPr="00FF0ACC">
        <w:rPr>
          <w:rFonts w:eastAsia="SimSun"/>
          <w:i/>
          <w:iCs/>
          <w:sz w:val="20"/>
          <w:szCs w:val="20"/>
          <w:lang w:val="en-GB" w:eastAsia="ar-SA"/>
        </w:rPr>
        <w:t>revision</w:t>
      </w:r>
      <w:r w:rsidRPr="00FF0ACC">
        <w:rPr>
          <w:rFonts w:eastAsia="SimSun"/>
          <w:sz w:val="20"/>
          <w:szCs w:val="20"/>
          <w:lang w:val="en-GB" w:eastAsia="ar-SA"/>
        </w:rPr>
        <w:t xml:space="preserve"> must not be classified as a clarification. </w:t>
      </w:r>
      <w:r w:rsidRPr="00FF0ACC">
        <w:rPr>
          <w:rFonts w:eastAsia="SimSun"/>
          <w:i/>
          <w:iCs/>
          <w:sz w:val="20"/>
          <w:szCs w:val="20"/>
          <w:lang w:val="en-GB" w:eastAsia="ar-SA"/>
        </w:rPr>
        <w:t>Revisions</w:t>
      </w:r>
      <w:r w:rsidRPr="00FF0ACC">
        <w:rPr>
          <w:rFonts w:eastAsia="SimSun"/>
          <w:sz w:val="20"/>
          <w:szCs w:val="20"/>
          <w:lang w:val="en-GB" w:eastAsia="ar-SA"/>
        </w:rPr>
        <w:t xml:space="preserve"> could have an impact on either existing users or future users of </w:t>
      </w:r>
      <w:r w:rsidR="00C32C2C" w:rsidRPr="00FF0ACC">
        <w:rPr>
          <w:sz w:val="20"/>
          <w:szCs w:val="20"/>
          <w:lang w:val="en-GB"/>
        </w:rPr>
        <w:t>S-124</w:t>
      </w:r>
      <w:r w:rsidRPr="00FF0ACC">
        <w:rPr>
          <w:rFonts w:eastAsia="SimSun"/>
          <w:sz w:val="20"/>
          <w:szCs w:val="20"/>
          <w:lang w:val="en-GB" w:eastAsia="ar-SA"/>
        </w:rPr>
        <w:t xml:space="preserve">. All cumulative </w:t>
      </w:r>
      <w:r w:rsidRPr="00FF0ACC">
        <w:rPr>
          <w:rFonts w:eastAsia="SimSun"/>
          <w:i/>
          <w:iCs/>
          <w:sz w:val="20"/>
          <w:szCs w:val="20"/>
          <w:lang w:val="en-GB" w:eastAsia="ar-SA"/>
        </w:rPr>
        <w:t>clarifications</w:t>
      </w:r>
      <w:r w:rsidRPr="00FF0ACC">
        <w:rPr>
          <w:rFonts w:eastAsia="SimSun"/>
          <w:sz w:val="20"/>
          <w:szCs w:val="20"/>
          <w:lang w:val="en-GB" w:eastAsia="ar-SA"/>
        </w:rPr>
        <w:t xml:space="preserve"> must be included with the release of approved revisions.</w:t>
      </w:r>
    </w:p>
    <w:p w14:paraId="2CB381B9" w14:textId="4A49541C" w:rsidR="00504E3D" w:rsidRPr="00FF0ACC" w:rsidRDefault="00504E3D" w:rsidP="007B549D">
      <w:pPr>
        <w:pStyle w:val="Default"/>
        <w:spacing w:after="120"/>
        <w:jc w:val="both"/>
        <w:rPr>
          <w:rFonts w:eastAsia="SimSun"/>
          <w:sz w:val="20"/>
          <w:szCs w:val="20"/>
          <w:lang w:val="en-GB" w:eastAsia="ar-SA"/>
        </w:rPr>
      </w:pPr>
      <w:r w:rsidRPr="00FF0ACC">
        <w:rPr>
          <w:rFonts w:eastAsia="SimSun"/>
          <w:sz w:val="20"/>
          <w:szCs w:val="20"/>
          <w:lang w:val="en-GB" w:eastAsia="ar-SA"/>
        </w:rPr>
        <w:t xml:space="preserve">Changes in a </w:t>
      </w:r>
      <w:r w:rsidRPr="00FF0ACC">
        <w:rPr>
          <w:rFonts w:eastAsia="SimSun"/>
          <w:i/>
          <w:iCs/>
          <w:sz w:val="20"/>
          <w:szCs w:val="20"/>
          <w:lang w:val="en-GB" w:eastAsia="ar-SA"/>
        </w:rPr>
        <w:t>revision</w:t>
      </w:r>
      <w:r w:rsidRPr="00FF0ACC">
        <w:rPr>
          <w:rFonts w:eastAsia="SimSun"/>
          <w:sz w:val="20"/>
          <w:szCs w:val="20"/>
          <w:lang w:val="en-GB" w:eastAsia="ar-SA"/>
        </w:rPr>
        <w:t xml:space="preserve">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2D0EF7B6" w14:textId="6ABBA2E8" w:rsidR="00E366B1" w:rsidRPr="00FF0ACC" w:rsidRDefault="00504E3D" w:rsidP="007B549D">
      <w:pPr>
        <w:spacing w:after="120" w:line="240" w:lineRule="auto"/>
        <w:jc w:val="both"/>
        <w:rPr>
          <w:sz w:val="20"/>
          <w:szCs w:val="20"/>
          <w:lang w:val="en-GB"/>
        </w:rPr>
      </w:pPr>
      <w:r w:rsidRPr="00FF0ACC">
        <w:rPr>
          <w:sz w:val="20"/>
          <w:szCs w:val="20"/>
          <w:lang w:val="en-GB"/>
        </w:rPr>
        <w:t xml:space="preserve">In most cases a new Feature Catalogue or Portrayal Catalogue will result in a </w:t>
      </w:r>
      <w:r w:rsidRPr="00FF0ACC">
        <w:rPr>
          <w:i/>
          <w:iCs/>
          <w:sz w:val="20"/>
          <w:szCs w:val="20"/>
          <w:lang w:val="en-GB"/>
        </w:rPr>
        <w:t>revision</w:t>
      </w:r>
      <w:r w:rsidRPr="00FF0ACC">
        <w:rPr>
          <w:sz w:val="20"/>
          <w:szCs w:val="20"/>
          <w:lang w:val="en-GB"/>
        </w:rPr>
        <w:t xml:space="preserve"> of </w:t>
      </w:r>
      <w:r w:rsidR="00C32C2C" w:rsidRPr="00FF0ACC">
        <w:rPr>
          <w:sz w:val="20"/>
          <w:szCs w:val="20"/>
          <w:lang w:val="en-GB"/>
        </w:rPr>
        <w:t>S-124</w:t>
      </w:r>
      <w:r w:rsidRPr="00FF0ACC">
        <w:rPr>
          <w:sz w:val="20"/>
          <w:szCs w:val="20"/>
          <w:lang w:val="en-GB"/>
        </w:rPr>
        <w:t>.</w:t>
      </w:r>
    </w:p>
    <w:p w14:paraId="3241BD83" w14:textId="77777777" w:rsidR="00E366B1" w:rsidRPr="00FF0ACC" w:rsidRDefault="0025005B" w:rsidP="00DB0F49">
      <w:pPr>
        <w:pStyle w:val="Heading3"/>
        <w:tabs>
          <w:tab w:val="clear" w:pos="450"/>
          <w:tab w:val="num" w:pos="851"/>
        </w:tabs>
        <w:spacing w:after="120" w:line="240" w:lineRule="auto"/>
        <w:ind w:left="851" w:hanging="851"/>
        <w:rPr>
          <w:sz w:val="20"/>
          <w:szCs w:val="20"/>
          <w:lang w:val="en-GB"/>
        </w:rPr>
      </w:pPr>
      <w:bookmarkStart w:id="90" w:name="_Toc422820101"/>
      <w:bookmarkStart w:id="91" w:name="_Toc482116370"/>
      <w:bookmarkStart w:id="92" w:name="_Toc182149054"/>
      <w:r w:rsidRPr="00FF0ACC">
        <w:rPr>
          <w:sz w:val="20"/>
          <w:szCs w:val="20"/>
          <w:lang w:val="en-GB"/>
        </w:rPr>
        <w:t>Clarification</w:t>
      </w:r>
      <w:bookmarkEnd w:id="90"/>
      <w:bookmarkEnd w:id="91"/>
      <w:bookmarkEnd w:id="92"/>
    </w:p>
    <w:p w14:paraId="7867B28B" w14:textId="77687BFD" w:rsidR="00504E3D" w:rsidRPr="00FF0ACC" w:rsidRDefault="00504E3D" w:rsidP="00745A19">
      <w:pPr>
        <w:spacing w:after="120" w:line="240" w:lineRule="auto"/>
        <w:jc w:val="both"/>
        <w:rPr>
          <w:sz w:val="20"/>
          <w:szCs w:val="20"/>
          <w:lang w:val="en-GB"/>
        </w:rPr>
      </w:pPr>
      <w:r w:rsidRPr="00FF0ACC">
        <w:rPr>
          <w:i/>
          <w:iCs/>
          <w:sz w:val="20"/>
          <w:szCs w:val="20"/>
          <w:lang w:val="en-GB"/>
        </w:rPr>
        <w:t>Clarifications</w:t>
      </w:r>
      <w:r w:rsidRPr="00FF0ACC">
        <w:rPr>
          <w:sz w:val="20"/>
          <w:szCs w:val="20"/>
          <w:lang w:val="en-GB"/>
        </w:rPr>
        <w:t xml:space="preserve"> are defined as non-substantive changes to </w:t>
      </w:r>
      <w:r w:rsidR="00C32C2C" w:rsidRPr="00FF0ACC">
        <w:rPr>
          <w:sz w:val="20"/>
          <w:szCs w:val="20"/>
          <w:lang w:val="en-GB"/>
        </w:rPr>
        <w:t>S-124</w:t>
      </w:r>
      <w:r w:rsidRPr="00FF0ACC">
        <w:rPr>
          <w:sz w:val="20"/>
          <w:szCs w:val="20"/>
          <w:lang w:val="en-GB"/>
        </w:rPr>
        <w:t xml:space="preserve">. Typically, </w:t>
      </w:r>
      <w:r w:rsidRPr="00FF0ACC">
        <w:rPr>
          <w:i/>
          <w:iCs/>
          <w:sz w:val="20"/>
          <w:szCs w:val="20"/>
          <w:lang w:val="en-GB"/>
        </w:rPr>
        <w:t>clarifications</w:t>
      </w:r>
      <w:r w:rsidRPr="00FF0ACC">
        <w:rPr>
          <w:sz w:val="20"/>
          <w:szCs w:val="20"/>
          <w:lang w:val="en-GB"/>
        </w:rPr>
        <w:t xml:space="preserve">: remove ambiguity; correct grammatical and spelling errors; amend or update cross references; and insert improved graphics. A </w:t>
      </w:r>
      <w:r w:rsidRPr="00FF0ACC">
        <w:rPr>
          <w:i/>
          <w:iCs/>
          <w:sz w:val="20"/>
          <w:szCs w:val="20"/>
          <w:lang w:val="en-GB"/>
        </w:rPr>
        <w:t>clarification</w:t>
      </w:r>
      <w:r w:rsidRPr="00FF0ACC">
        <w:rPr>
          <w:sz w:val="20"/>
          <w:szCs w:val="20"/>
          <w:lang w:val="en-GB"/>
        </w:rPr>
        <w:t xml:space="preserve"> must not cause any substantive semantic change to </w:t>
      </w:r>
      <w:r w:rsidR="00C32C2C" w:rsidRPr="00FF0ACC">
        <w:rPr>
          <w:sz w:val="20"/>
          <w:szCs w:val="20"/>
          <w:lang w:val="en-GB"/>
        </w:rPr>
        <w:t>S-124</w:t>
      </w:r>
      <w:r w:rsidRPr="00FF0ACC">
        <w:rPr>
          <w:sz w:val="20"/>
          <w:szCs w:val="20"/>
          <w:lang w:val="en-GB"/>
        </w:rPr>
        <w:t>.</w:t>
      </w:r>
    </w:p>
    <w:p w14:paraId="20967D79" w14:textId="3D397DE0" w:rsidR="00E366B1" w:rsidRPr="00FF0ACC" w:rsidRDefault="00504E3D" w:rsidP="00745A19">
      <w:pPr>
        <w:spacing w:after="120" w:line="240" w:lineRule="auto"/>
        <w:jc w:val="both"/>
        <w:rPr>
          <w:color w:val="1F3864"/>
          <w:sz w:val="20"/>
          <w:szCs w:val="20"/>
          <w:shd w:val="clear" w:color="auto" w:fill="FFFF00"/>
          <w:lang w:val="en-GB"/>
        </w:rPr>
      </w:pPr>
      <w:r w:rsidRPr="00FF0ACC">
        <w:rPr>
          <w:sz w:val="20"/>
          <w:szCs w:val="20"/>
          <w:lang w:val="en-GB"/>
        </w:rPr>
        <w:t xml:space="preserve">Changes in a </w:t>
      </w:r>
      <w:r w:rsidRPr="00FF0ACC">
        <w:rPr>
          <w:i/>
          <w:iCs/>
          <w:sz w:val="20"/>
          <w:szCs w:val="20"/>
          <w:lang w:val="en-GB"/>
        </w:rPr>
        <w:t>clarification</w:t>
      </w:r>
      <w:r w:rsidRPr="00FF0ACC">
        <w:rPr>
          <w:sz w:val="20"/>
          <w:szCs w:val="20"/>
          <w:lang w:val="en-GB"/>
        </w:rPr>
        <w:t xml:space="preserve"> are minor and ensure backward compatibility with the previous versions.</w:t>
      </w:r>
    </w:p>
    <w:p w14:paraId="485847B9" w14:textId="77777777" w:rsidR="00E366B1" w:rsidRPr="00FF0ACC" w:rsidRDefault="0025005B" w:rsidP="00593A7D">
      <w:pPr>
        <w:pStyle w:val="Heading3"/>
        <w:tabs>
          <w:tab w:val="clear" w:pos="450"/>
          <w:tab w:val="num" w:pos="851"/>
        </w:tabs>
        <w:spacing w:after="120" w:line="240" w:lineRule="auto"/>
        <w:ind w:left="851" w:hanging="851"/>
        <w:rPr>
          <w:sz w:val="20"/>
          <w:szCs w:val="20"/>
          <w:lang w:val="en-GB"/>
        </w:rPr>
      </w:pPr>
      <w:bookmarkStart w:id="93" w:name="_Toc422820102"/>
      <w:bookmarkStart w:id="94" w:name="_Toc482116371"/>
      <w:bookmarkStart w:id="95" w:name="_Ref513727710"/>
      <w:bookmarkStart w:id="96" w:name="_Toc182149055"/>
      <w:r w:rsidRPr="00FF0ACC">
        <w:rPr>
          <w:sz w:val="20"/>
          <w:szCs w:val="20"/>
          <w:lang w:val="en-GB"/>
        </w:rPr>
        <w:t>Version Numbers</w:t>
      </w:r>
      <w:bookmarkEnd w:id="93"/>
      <w:bookmarkEnd w:id="94"/>
      <w:bookmarkEnd w:id="95"/>
      <w:bookmarkEnd w:id="96"/>
    </w:p>
    <w:p w14:paraId="7DC469F5" w14:textId="77777777" w:rsidR="00E366B1" w:rsidRPr="00FF0ACC" w:rsidRDefault="0025005B" w:rsidP="00B87FAC">
      <w:pPr>
        <w:spacing w:after="120" w:line="240" w:lineRule="auto"/>
        <w:jc w:val="both"/>
        <w:rPr>
          <w:sz w:val="20"/>
          <w:szCs w:val="20"/>
          <w:lang w:val="en-GB"/>
        </w:rPr>
      </w:pPr>
      <w:r w:rsidRPr="00FF0ACC">
        <w:rPr>
          <w:sz w:val="20"/>
          <w:szCs w:val="20"/>
          <w:lang w:val="en-GB"/>
        </w:rPr>
        <w:t>The associated version control numbering to identify changes (n) to this specification must be as follows:</w:t>
      </w:r>
    </w:p>
    <w:p w14:paraId="732104FC" w14:textId="77777777" w:rsidR="00E366B1" w:rsidRPr="00FF0ACC" w:rsidRDefault="0025005B" w:rsidP="00B87FAC">
      <w:pPr>
        <w:spacing w:after="120" w:line="240" w:lineRule="auto"/>
        <w:ind w:left="432"/>
        <w:jc w:val="both"/>
        <w:rPr>
          <w:sz w:val="20"/>
          <w:szCs w:val="20"/>
          <w:lang w:val="en-GB"/>
        </w:rPr>
      </w:pPr>
      <w:r w:rsidRPr="00FF0ACC">
        <w:rPr>
          <w:sz w:val="20"/>
          <w:szCs w:val="20"/>
          <w:lang w:val="en-GB"/>
        </w:rPr>
        <w:t xml:space="preserve">New Editions denoted as </w:t>
      </w:r>
      <w:r w:rsidRPr="00FF0ACC">
        <w:rPr>
          <w:b/>
          <w:sz w:val="28"/>
          <w:szCs w:val="28"/>
          <w:lang w:val="en-GB"/>
        </w:rPr>
        <w:t>n</w:t>
      </w:r>
      <w:r w:rsidRPr="00FF0ACC">
        <w:rPr>
          <w:sz w:val="20"/>
          <w:szCs w:val="20"/>
          <w:lang w:val="en-GB"/>
        </w:rPr>
        <w:t>.0.0</w:t>
      </w:r>
    </w:p>
    <w:p w14:paraId="54C92205" w14:textId="77777777" w:rsidR="00E366B1" w:rsidRPr="00FF0ACC" w:rsidRDefault="0025005B" w:rsidP="00B87FAC">
      <w:pPr>
        <w:spacing w:after="120" w:line="240" w:lineRule="auto"/>
        <w:ind w:left="432"/>
        <w:jc w:val="both"/>
        <w:rPr>
          <w:sz w:val="20"/>
          <w:szCs w:val="20"/>
          <w:lang w:val="en-GB"/>
        </w:rPr>
      </w:pPr>
      <w:r w:rsidRPr="00FF0ACC">
        <w:rPr>
          <w:sz w:val="20"/>
          <w:szCs w:val="20"/>
          <w:lang w:val="en-GB"/>
        </w:rPr>
        <w:t>Revisions denoted as n.</w:t>
      </w:r>
      <w:r w:rsidRPr="00FF0ACC">
        <w:rPr>
          <w:b/>
          <w:sz w:val="28"/>
          <w:szCs w:val="28"/>
          <w:lang w:val="en-GB"/>
        </w:rPr>
        <w:t>n</w:t>
      </w:r>
      <w:r w:rsidRPr="00FF0ACC">
        <w:rPr>
          <w:sz w:val="20"/>
          <w:szCs w:val="20"/>
          <w:lang w:val="en-GB"/>
        </w:rPr>
        <w:t>.0</w:t>
      </w:r>
    </w:p>
    <w:p w14:paraId="432AF800" w14:textId="77777777" w:rsidR="00E366B1" w:rsidRPr="00FF0ACC" w:rsidRDefault="0025005B" w:rsidP="00B87FAC">
      <w:pPr>
        <w:spacing w:after="120" w:line="240" w:lineRule="auto"/>
        <w:ind w:left="432"/>
        <w:jc w:val="both"/>
        <w:rPr>
          <w:b/>
          <w:sz w:val="20"/>
          <w:szCs w:val="20"/>
          <w:lang w:val="en-GB"/>
        </w:rPr>
      </w:pPr>
      <w:r w:rsidRPr="00FF0ACC">
        <w:rPr>
          <w:sz w:val="20"/>
          <w:szCs w:val="20"/>
          <w:lang w:val="en-GB"/>
        </w:rPr>
        <w:t xml:space="preserve">Clarifications denoted as </w:t>
      </w:r>
      <w:proofErr w:type="spellStart"/>
      <w:r w:rsidRPr="00FF0ACC">
        <w:rPr>
          <w:sz w:val="20"/>
          <w:szCs w:val="20"/>
          <w:lang w:val="en-GB"/>
        </w:rPr>
        <w:t>n.n.</w:t>
      </w:r>
      <w:r w:rsidRPr="00FF0ACC">
        <w:rPr>
          <w:b/>
          <w:sz w:val="28"/>
          <w:szCs w:val="28"/>
          <w:lang w:val="en-GB"/>
        </w:rPr>
        <w:t>n</w:t>
      </w:r>
      <w:proofErr w:type="spellEnd"/>
    </w:p>
    <w:p w14:paraId="6278FE33" w14:textId="77777777" w:rsidR="00E366B1" w:rsidRPr="00FF0ACC" w:rsidRDefault="00E366B1" w:rsidP="00703825">
      <w:pPr>
        <w:spacing w:after="120" w:line="240" w:lineRule="auto"/>
        <w:jc w:val="both"/>
        <w:rPr>
          <w:b/>
          <w:sz w:val="20"/>
          <w:szCs w:val="20"/>
          <w:lang w:val="en-GB"/>
        </w:rPr>
      </w:pPr>
    </w:p>
    <w:p w14:paraId="56BCE170" w14:textId="77777777" w:rsidR="00E366B1" w:rsidRPr="00FF0ACC" w:rsidRDefault="0025005B" w:rsidP="00723B95">
      <w:pPr>
        <w:pStyle w:val="Heading1"/>
        <w:tabs>
          <w:tab w:val="clear" w:pos="0"/>
          <w:tab w:val="num" w:pos="567"/>
        </w:tabs>
        <w:spacing w:before="120" w:after="200" w:line="240" w:lineRule="auto"/>
        <w:ind w:left="567" w:hanging="567"/>
        <w:rPr>
          <w:szCs w:val="24"/>
          <w:lang w:val="en-GB"/>
        </w:rPr>
      </w:pPr>
      <w:bookmarkStart w:id="97" w:name="_Toc4228200951"/>
      <w:bookmarkStart w:id="98" w:name="_Toc482116372"/>
      <w:bookmarkStart w:id="99" w:name="_Toc182149056"/>
      <w:r w:rsidRPr="00FF0ACC">
        <w:rPr>
          <w:szCs w:val="24"/>
          <w:lang w:val="en-GB"/>
        </w:rPr>
        <w:t xml:space="preserve">Specification </w:t>
      </w:r>
      <w:bookmarkEnd w:id="97"/>
      <w:r w:rsidRPr="00FF0ACC">
        <w:rPr>
          <w:szCs w:val="24"/>
          <w:lang w:val="en-GB"/>
        </w:rPr>
        <w:t>Scope</w:t>
      </w:r>
      <w:bookmarkEnd w:id="98"/>
      <w:bookmarkEnd w:id="99"/>
    </w:p>
    <w:p w14:paraId="7062CE6F" w14:textId="77777777" w:rsidR="00E077C4" w:rsidRPr="00FF0ACC" w:rsidRDefault="00E077C4" w:rsidP="001639A9">
      <w:pPr>
        <w:spacing w:after="120" w:line="240" w:lineRule="auto"/>
        <w:jc w:val="both"/>
        <w:rPr>
          <w:sz w:val="20"/>
          <w:szCs w:val="20"/>
          <w:lang w:val="en-GB"/>
        </w:rPr>
      </w:pPr>
      <w:r w:rsidRPr="00FF0ACC">
        <w:rPr>
          <w:sz w:val="20"/>
          <w:szCs w:val="20"/>
          <w:lang w:val="en-GB"/>
        </w:rPr>
        <w:t>This product specification defines only one general scope which applies to all its sections.</w:t>
      </w:r>
    </w:p>
    <w:p w14:paraId="07513226" w14:textId="378079FA" w:rsidR="00504E3D" w:rsidRPr="00FF0ACC" w:rsidRDefault="00504E3D" w:rsidP="00DE1BEE">
      <w:pPr>
        <w:pStyle w:val="Default"/>
        <w:spacing w:after="120"/>
        <w:ind w:left="1418" w:hanging="1418"/>
        <w:jc w:val="both"/>
        <w:rPr>
          <w:sz w:val="20"/>
          <w:szCs w:val="20"/>
          <w:lang w:val="en-GB"/>
        </w:rPr>
      </w:pPr>
      <w:r w:rsidRPr="00FF0ACC">
        <w:rPr>
          <w:b/>
          <w:bCs/>
          <w:sz w:val="22"/>
          <w:szCs w:val="22"/>
          <w:lang w:val="en-GB"/>
        </w:rPr>
        <w:t xml:space="preserve">Scope ID: </w:t>
      </w:r>
      <w:r w:rsidRPr="00FF0ACC">
        <w:rPr>
          <w:b/>
          <w:bCs/>
          <w:sz w:val="22"/>
          <w:szCs w:val="22"/>
          <w:lang w:val="en-GB"/>
        </w:rPr>
        <w:tab/>
      </w:r>
      <w:r w:rsidRPr="00FF0ACC">
        <w:rPr>
          <w:b/>
          <w:bCs/>
          <w:sz w:val="22"/>
          <w:szCs w:val="22"/>
          <w:lang w:val="en-GB"/>
        </w:rPr>
        <w:tab/>
      </w:r>
      <w:r w:rsidRPr="00FF0ACC">
        <w:rPr>
          <w:sz w:val="20"/>
          <w:szCs w:val="20"/>
          <w:lang w:val="en-GB"/>
        </w:rPr>
        <w:t>Global</w:t>
      </w:r>
    </w:p>
    <w:p w14:paraId="50FD8D08" w14:textId="00D29662" w:rsidR="00504E3D" w:rsidRPr="00FF0ACC" w:rsidRDefault="00504E3D" w:rsidP="00DE1BEE">
      <w:pPr>
        <w:pStyle w:val="Default"/>
        <w:spacing w:after="120"/>
        <w:ind w:left="1418" w:hanging="1418"/>
        <w:jc w:val="both"/>
        <w:rPr>
          <w:sz w:val="20"/>
          <w:szCs w:val="20"/>
          <w:lang w:val="en-GB"/>
        </w:rPr>
      </w:pPr>
      <w:r w:rsidRPr="00FF0ACC">
        <w:rPr>
          <w:b/>
          <w:bCs/>
          <w:sz w:val="22"/>
          <w:szCs w:val="22"/>
          <w:lang w:val="en-GB"/>
        </w:rPr>
        <w:t>Level:</w:t>
      </w:r>
      <w:r w:rsidRPr="00FF0ACC">
        <w:rPr>
          <w:b/>
          <w:bCs/>
          <w:sz w:val="22"/>
          <w:szCs w:val="22"/>
          <w:lang w:val="en-GB"/>
        </w:rPr>
        <w:tab/>
      </w:r>
      <w:r w:rsidRPr="00FF0ACC">
        <w:rPr>
          <w:b/>
          <w:bCs/>
          <w:sz w:val="22"/>
          <w:szCs w:val="22"/>
          <w:lang w:val="en-GB"/>
        </w:rPr>
        <w:tab/>
      </w:r>
      <w:r w:rsidRPr="00FF0ACC">
        <w:rPr>
          <w:sz w:val="20"/>
          <w:szCs w:val="20"/>
          <w:lang w:val="en-GB"/>
        </w:rPr>
        <w:t>006 - series</w:t>
      </w:r>
    </w:p>
    <w:p w14:paraId="4EBD3DA7" w14:textId="532CB356" w:rsidR="00E077C4" w:rsidRPr="00FF0ACC" w:rsidRDefault="00504E3D" w:rsidP="00DE1BEE">
      <w:pPr>
        <w:spacing w:after="120" w:line="240" w:lineRule="auto"/>
        <w:ind w:left="1418" w:hanging="1418"/>
        <w:jc w:val="both"/>
        <w:rPr>
          <w:sz w:val="22"/>
          <w:szCs w:val="22"/>
          <w:lang w:val="en-GB"/>
        </w:rPr>
      </w:pPr>
      <w:r w:rsidRPr="00FF0ACC">
        <w:rPr>
          <w:b/>
          <w:bCs/>
          <w:sz w:val="22"/>
          <w:szCs w:val="22"/>
          <w:lang w:val="en-GB"/>
        </w:rPr>
        <w:t xml:space="preserve">Level name: </w:t>
      </w:r>
      <w:r w:rsidRPr="00FF0ACC">
        <w:rPr>
          <w:b/>
          <w:bCs/>
          <w:sz w:val="22"/>
          <w:szCs w:val="22"/>
          <w:lang w:val="en-GB"/>
        </w:rPr>
        <w:tab/>
      </w:r>
      <w:r w:rsidRPr="00FF0ACC">
        <w:rPr>
          <w:b/>
          <w:bCs/>
          <w:sz w:val="22"/>
          <w:szCs w:val="22"/>
          <w:lang w:val="en-GB"/>
        </w:rPr>
        <w:tab/>
      </w:r>
      <w:r w:rsidR="00E12C36" w:rsidRPr="00FF0ACC">
        <w:rPr>
          <w:sz w:val="20"/>
          <w:szCs w:val="20"/>
          <w:lang w:val="en-GB"/>
        </w:rPr>
        <w:t>NAVWARN</w:t>
      </w:r>
      <w:r w:rsidRPr="00FF0ACC">
        <w:rPr>
          <w:sz w:val="20"/>
          <w:szCs w:val="20"/>
          <w:lang w:val="en-GB"/>
        </w:rPr>
        <w:t xml:space="preserve"> Dataset</w:t>
      </w:r>
    </w:p>
    <w:p w14:paraId="24F4DEEF" w14:textId="77777777" w:rsidR="00504E3D" w:rsidRPr="00FF0ACC" w:rsidRDefault="00504E3D" w:rsidP="00C85449">
      <w:pPr>
        <w:spacing w:after="120" w:line="240" w:lineRule="auto"/>
        <w:jc w:val="both"/>
        <w:rPr>
          <w:b/>
          <w:sz w:val="20"/>
          <w:szCs w:val="20"/>
          <w:shd w:val="clear" w:color="auto" w:fill="FFFF00"/>
          <w:lang w:val="en-GB"/>
        </w:rPr>
      </w:pPr>
    </w:p>
    <w:p w14:paraId="666ECD9A" w14:textId="77777777" w:rsidR="00E366B1" w:rsidRPr="00FF0ACC" w:rsidRDefault="0025005B" w:rsidP="005253BC">
      <w:pPr>
        <w:pStyle w:val="Heading1"/>
        <w:tabs>
          <w:tab w:val="clear" w:pos="0"/>
          <w:tab w:val="num" w:pos="567"/>
        </w:tabs>
        <w:spacing w:before="120" w:after="200" w:line="240" w:lineRule="auto"/>
        <w:ind w:left="567" w:hanging="567"/>
        <w:rPr>
          <w:rFonts w:eastAsia="Arial"/>
          <w:bCs/>
          <w:szCs w:val="24"/>
          <w:lang w:val="en-GB"/>
        </w:rPr>
      </w:pPr>
      <w:bookmarkStart w:id="100" w:name="_Toc482116373"/>
      <w:bookmarkStart w:id="101" w:name="_Toc182149057"/>
      <w:r w:rsidRPr="00FF0ACC">
        <w:rPr>
          <w:rFonts w:eastAsia="Arial"/>
          <w:bCs/>
          <w:szCs w:val="24"/>
          <w:lang w:val="en-GB"/>
        </w:rPr>
        <w:t>Data product identification</w:t>
      </w:r>
      <w:bookmarkEnd w:id="100"/>
      <w:bookmarkEnd w:id="101"/>
    </w:p>
    <w:p w14:paraId="5A723F36" w14:textId="11181DBC" w:rsidR="00265E53" w:rsidRPr="00FF0ACC" w:rsidRDefault="00F7304E" w:rsidP="00F7304E">
      <w:pPr>
        <w:pStyle w:val="BodyText"/>
        <w:spacing w:after="120"/>
        <w:ind w:left="3402" w:hanging="3402"/>
        <w:jc w:val="both"/>
        <w:rPr>
          <w:sz w:val="20"/>
          <w:szCs w:val="20"/>
          <w:lang w:val="en-GB"/>
        </w:rPr>
      </w:pPr>
      <w:r w:rsidRPr="00FF0ACC">
        <w:rPr>
          <w:b/>
          <w:bCs/>
          <w:lang w:val="en-GB"/>
        </w:rPr>
        <w:t>Title:</w:t>
      </w:r>
      <w:r w:rsidRPr="00FF0ACC">
        <w:rPr>
          <w:b/>
          <w:bCs/>
          <w:lang w:val="en-GB"/>
        </w:rPr>
        <w:tab/>
      </w:r>
      <w:r w:rsidRPr="00FF0ACC">
        <w:rPr>
          <w:sz w:val="20"/>
          <w:szCs w:val="20"/>
          <w:lang w:val="en-GB"/>
        </w:rPr>
        <w:t>Navigational Warning</w:t>
      </w:r>
    </w:p>
    <w:p w14:paraId="1E725EBB" w14:textId="04E9402B" w:rsidR="000324AC" w:rsidRPr="00FF0ACC" w:rsidRDefault="000324AC" w:rsidP="000324AC">
      <w:pPr>
        <w:pStyle w:val="BodyText"/>
        <w:spacing w:after="120"/>
        <w:ind w:left="3402" w:hanging="3402"/>
        <w:jc w:val="both"/>
        <w:rPr>
          <w:b/>
          <w:bCs/>
          <w:lang w:val="en-GB"/>
        </w:rPr>
      </w:pPr>
      <w:r w:rsidRPr="00FF0ACC">
        <w:rPr>
          <w:b/>
          <w:bCs/>
          <w:lang w:val="en-GB"/>
        </w:rPr>
        <w:t>Alternate Title:</w:t>
      </w:r>
      <w:r w:rsidRPr="00FF0ACC">
        <w:rPr>
          <w:b/>
          <w:bCs/>
          <w:lang w:val="en-GB"/>
        </w:rPr>
        <w:tab/>
      </w:r>
      <w:r w:rsidRPr="00FF0ACC">
        <w:rPr>
          <w:sz w:val="20"/>
          <w:szCs w:val="20"/>
          <w:lang w:val="en-GB"/>
        </w:rPr>
        <w:t>NAVWARN</w:t>
      </w:r>
    </w:p>
    <w:p w14:paraId="19F97A5D" w14:textId="11F52D6F" w:rsidR="003F31F9" w:rsidRPr="00FF0ACC" w:rsidRDefault="003F31F9" w:rsidP="003F31F9">
      <w:pPr>
        <w:pStyle w:val="BodyText"/>
        <w:spacing w:after="120"/>
        <w:ind w:left="3402" w:hanging="3402"/>
        <w:jc w:val="both"/>
        <w:rPr>
          <w:b/>
          <w:bCs/>
          <w:lang w:val="en-GB"/>
        </w:rPr>
      </w:pPr>
      <w:r w:rsidRPr="00FF0ACC">
        <w:rPr>
          <w:b/>
          <w:bCs/>
          <w:lang w:val="en-GB"/>
        </w:rPr>
        <w:lastRenderedPageBreak/>
        <w:t>Abstract:</w:t>
      </w:r>
      <w:r w:rsidRPr="00FF0ACC">
        <w:rPr>
          <w:b/>
          <w:bCs/>
          <w:lang w:val="en-GB"/>
        </w:rPr>
        <w:tab/>
      </w:r>
      <w:r w:rsidRPr="00FF0ACC">
        <w:rPr>
          <w:sz w:val="20"/>
          <w:szCs w:val="20"/>
          <w:lang w:val="en-GB"/>
        </w:rPr>
        <w:t>Navigational Warning dataset is a vector dataset containing the extent and nature of an individual Navigational Warning, for navigational purposes. Information on the duration of the information may be included.</w:t>
      </w:r>
    </w:p>
    <w:p w14:paraId="295C2CE5" w14:textId="1B1FB3E1" w:rsidR="00320E25" w:rsidRPr="00FF0ACC" w:rsidRDefault="00320E25" w:rsidP="00320E25">
      <w:pPr>
        <w:pStyle w:val="BodyText"/>
        <w:spacing w:after="120"/>
        <w:ind w:left="3402" w:hanging="3402"/>
        <w:jc w:val="both"/>
        <w:rPr>
          <w:b/>
          <w:bCs/>
          <w:lang w:val="en-GB"/>
        </w:rPr>
      </w:pPr>
      <w:r w:rsidRPr="00FF0ACC">
        <w:rPr>
          <w:b/>
          <w:bCs/>
          <w:lang w:val="en-GB"/>
        </w:rPr>
        <w:t>Geographic Description:</w:t>
      </w:r>
      <w:r w:rsidRPr="00FF0ACC">
        <w:rPr>
          <w:b/>
          <w:bCs/>
          <w:lang w:val="en-GB"/>
        </w:rPr>
        <w:tab/>
      </w:r>
      <w:r w:rsidR="00DB7B7D" w:rsidRPr="00FF0ACC">
        <w:rPr>
          <w:sz w:val="20"/>
          <w:szCs w:val="20"/>
          <w:lang w:val="en-GB"/>
        </w:rPr>
        <w:t>Areas specific to marine navigation</w:t>
      </w:r>
    </w:p>
    <w:p w14:paraId="15354D95" w14:textId="41BC38F6" w:rsidR="00FE7C8F" w:rsidRPr="00FF0ACC" w:rsidRDefault="00FE7C8F" w:rsidP="00FE7C8F">
      <w:pPr>
        <w:pStyle w:val="BodyText"/>
        <w:spacing w:after="120"/>
        <w:ind w:left="3402" w:hanging="3402"/>
        <w:jc w:val="both"/>
        <w:rPr>
          <w:b/>
          <w:bCs/>
          <w:lang w:val="en-GB"/>
        </w:rPr>
      </w:pPr>
      <w:r w:rsidRPr="00FF0ACC">
        <w:rPr>
          <w:b/>
          <w:bCs/>
          <w:lang w:val="en-GB"/>
        </w:rPr>
        <w:t>Spatial Resolution:</w:t>
      </w:r>
      <w:r w:rsidRPr="00FF0ACC">
        <w:rPr>
          <w:b/>
          <w:bCs/>
          <w:lang w:val="en-GB"/>
        </w:rPr>
        <w:tab/>
      </w:r>
      <w:r w:rsidRPr="00FF0ACC">
        <w:rPr>
          <w:sz w:val="20"/>
          <w:szCs w:val="20"/>
          <w:lang w:val="en-GB"/>
        </w:rPr>
        <w:t>Information is compiled as scale independent information using the required accuracy</w:t>
      </w:r>
    </w:p>
    <w:p w14:paraId="117C340A" w14:textId="01662C62" w:rsidR="00DD373D" w:rsidRPr="00FF0ACC" w:rsidRDefault="00DD373D" w:rsidP="00DD373D">
      <w:pPr>
        <w:pStyle w:val="BodyText"/>
        <w:spacing w:after="120"/>
        <w:ind w:left="3402" w:hanging="3402"/>
        <w:jc w:val="both"/>
        <w:rPr>
          <w:b/>
          <w:bCs/>
          <w:lang w:val="en-GB"/>
        </w:rPr>
      </w:pPr>
      <w:r w:rsidRPr="00FF0ACC">
        <w:rPr>
          <w:b/>
          <w:bCs/>
          <w:lang w:val="en-GB"/>
        </w:rPr>
        <w:t>Purpose:</w:t>
      </w:r>
      <w:r w:rsidRPr="00FF0ACC">
        <w:rPr>
          <w:b/>
          <w:bCs/>
          <w:lang w:val="en-GB"/>
        </w:rPr>
        <w:tab/>
      </w:r>
      <w:r w:rsidR="00E418EC" w:rsidRPr="00FF0ACC">
        <w:rPr>
          <w:sz w:val="20"/>
          <w:szCs w:val="20"/>
          <w:lang w:val="en-GB"/>
        </w:rPr>
        <w:t>Navigational Warning datasets are produced for navigational purposes within an ECDIS, and to allow the producer or issuer to exchange NAVWARN information with navigators.</w:t>
      </w:r>
    </w:p>
    <w:p w14:paraId="0068F254" w14:textId="5126DEA4" w:rsidR="00AC3CB4" w:rsidRPr="00FF0ACC" w:rsidRDefault="00AC3CB4" w:rsidP="00AC3CB4">
      <w:pPr>
        <w:pStyle w:val="BodyText"/>
        <w:spacing w:after="120"/>
        <w:ind w:left="3402" w:hanging="3402"/>
        <w:jc w:val="both"/>
        <w:rPr>
          <w:b/>
          <w:bCs/>
          <w:lang w:val="en-GB"/>
        </w:rPr>
      </w:pPr>
      <w:r w:rsidRPr="00FF0ACC">
        <w:rPr>
          <w:b/>
          <w:bCs/>
          <w:lang w:val="en-GB"/>
        </w:rPr>
        <w:t>Language:</w:t>
      </w:r>
      <w:r w:rsidRPr="00FF0ACC">
        <w:rPr>
          <w:b/>
          <w:bCs/>
          <w:lang w:val="en-GB"/>
        </w:rPr>
        <w:tab/>
      </w:r>
      <w:r w:rsidRPr="00FF0ACC">
        <w:rPr>
          <w:bCs/>
          <w:sz w:val="20"/>
          <w:szCs w:val="20"/>
          <w:lang w:val="en-GB"/>
        </w:rPr>
        <w:t>English must be used for international services, while local language may be provided in addition to English. National services may provide either local language only, or a combination of local language and English.</w:t>
      </w:r>
    </w:p>
    <w:p w14:paraId="72D7D35D" w14:textId="239D4DE3" w:rsidR="00BF1DF0" w:rsidRPr="00FF0ACC" w:rsidRDefault="00344B9C" w:rsidP="00BF1DF0">
      <w:pPr>
        <w:pStyle w:val="BodyText"/>
        <w:spacing w:after="120"/>
        <w:ind w:left="3402" w:hanging="3402"/>
        <w:jc w:val="both"/>
        <w:rPr>
          <w:b/>
          <w:bCs/>
          <w:lang w:val="en-GB"/>
        </w:rPr>
      </w:pPr>
      <w:r w:rsidRPr="00FF0ACC">
        <w:rPr>
          <w:b/>
          <w:bCs/>
          <w:lang w:val="en-GB"/>
        </w:rPr>
        <w:t>Classification</w:t>
      </w:r>
      <w:r w:rsidR="00BF1DF0" w:rsidRPr="00FF0ACC">
        <w:rPr>
          <w:b/>
          <w:bCs/>
          <w:lang w:val="en-GB"/>
        </w:rPr>
        <w:t>:</w:t>
      </w:r>
      <w:r w:rsidR="00BF1DF0" w:rsidRPr="00FF0ACC">
        <w:rPr>
          <w:b/>
          <w:bCs/>
          <w:lang w:val="en-GB"/>
        </w:rPr>
        <w:tab/>
      </w:r>
      <w:r w:rsidRPr="00FF0ACC">
        <w:rPr>
          <w:bCs/>
          <w:sz w:val="20"/>
          <w:szCs w:val="20"/>
          <w:lang w:val="en-GB"/>
        </w:rPr>
        <w:t>1) Unclassified</w:t>
      </w:r>
    </w:p>
    <w:p w14:paraId="4243E17E" w14:textId="3BFECB38" w:rsidR="00BD5400" w:rsidRPr="00FF0ACC" w:rsidRDefault="008972B8" w:rsidP="00BD5400">
      <w:pPr>
        <w:pStyle w:val="BodyText"/>
        <w:spacing w:after="120"/>
        <w:ind w:left="3402" w:hanging="3402"/>
        <w:jc w:val="both"/>
        <w:rPr>
          <w:b/>
          <w:bCs/>
          <w:lang w:val="en-GB"/>
        </w:rPr>
      </w:pPr>
      <w:r w:rsidRPr="00FF0ACC">
        <w:rPr>
          <w:b/>
          <w:bCs/>
          <w:lang w:val="en-GB"/>
        </w:rPr>
        <w:t>S</w:t>
      </w:r>
      <w:r w:rsidR="00C2564F" w:rsidRPr="00FF0ACC">
        <w:rPr>
          <w:b/>
          <w:bCs/>
          <w:lang w:val="en-GB"/>
        </w:rPr>
        <w:t>patial Representation Type</w:t>
      </w:r>
      <w:r w:rsidR="00BD5400" w:rsidRPr="00FF0ACC">
        <w:rPr>
          <w:b/>
          <w:bCs/>
          <w:lang w:val="en-GB"/>
        </w:rPr>
        <w:t>:</w:t>
      </w:r>
      <w:r w:rsidR="00BD5400" w:rsidRPr="00FF0ACC">
        <w:rPr>
          <w:b/>
          <w:bCs/>
          <w:lang w:val="en-GB"/>
        </w:rPr>
        <w:tab/>
      </w:r>
      <w:r w:rsidR="00C2564F" w:rsidRPr="00FF0ACC">
        <w:rPr>
          <w:bCs/>
          <w:sz w:val="20"/>
          <w:szCs w:val="20"/>
          <w:lang w:val="en-GB"/>
        </w:rPr>
        <w:t>Vector</w:t>
      </w:r>
    </w:p>
    <w:p w14:paraId="568E4892" w14:textId="40D410C5" w:rsidR="00314F1D" w:rsidRPr="00FF0ACC" w:rsidRDefault="004E49DF" w:rsidP="00314F1D">
      <w:pPr>
        <w:pStyle w:val="BodyText"/>
        <w:spacing w:after="120"/>
        <w:ind w:left="3402" w:hanging="3402"/>
        <w:jc w:val="both"/>
        <w:rPr>
          <w:b/>
          <w:bCs/>
          <w:lang w:val="en-GB"/>
        </w:rPr>
      </w:pPr>
      <w:r w:rsidRPr="00FF0ACC">
        <w:rPr>
          <w:b/>
          <w:bCs/>
          <w:lang w:val="en-GB"/>
        </w:rPr>
        <w:t>Point of Contact</w:t>
      </w:r>
      <w:r w:rsidR="00314F1D" w:rsidRPr="00FF0ACC">
        <w:rPr>
          <w:b/>
          <w:bCs/>
          <w:lang w:val="en-GB"/>
        </w:rPr>
        <w:t>:</w:t>
      </w:r>
      <w:r w:rsidR="00314F1D" w:rsidRPr="00FF0ACC">
        <w:rPr>
          <w:b/>
          <w:bCs/>
          <w:lang w:val="en-GB"/>
        </w:rPr>
        <w:tab/>
      </w:r>
      <w:r w:rsidR="005B325A" w:rsidRPr="00FF0ACC">
        <w:rPr>
          <w:bCs/>
          <w:sz w:val="20"/>
          <w:szCs w:val="20"/>
          <w:lang w:val="en-GB"/>
        </w:rPr>
        <w:t>Producing Agency</w:t>
      </w:r>
    </w:p>
    <w:p w14:paraId="0127CF0F" w14:textId="0E7FD0DA" w:rsidR="00523411" w:rsidRPr="00FF0ACC" w:rsidRDefault="00523411" w:rsidP="00523411">
      <w:pPr>
        <w:pStyle w:val="BodyText"/>
        <w:spacing w:after="120"/>
        <w:ind w:left="3402" w:hanging="3402"/>
        <w:jc w:val="both"/>
        <w:rPr>
          <w:b/>
          <w:bCs/>
          <w:lang w:val="en-GB"/>
        </w:rPr>
      </w:pPr>
      <w:r w:rsidRPr="00FF0ACC">
        <w:rPr>
          <w:b/>
          <w:bCs/>
          <w:lang w:val="en-GB"/>
        </w:rPr>
        <w:t>Use Limitation:</w:t>
      </w:r>
      <w:r w:rsidRPr="00FF0ACC">
        <w:rPr>
          <w:b/>
          <w:bCs/>
          <w:lang w:val="en-GB"/>
        </w:rPr>
        <w:tab/>
      </w:r>
      <w:r w:rsidRPr="00FF0ACC">
        <w:rPr>
          <w:bCs/>
          <w:sz w:val="20"/>
          <w:szCs w:val="20"/>
          <w:lang w:val="en-GB"/>
        </w:rPr>
        <w:t>Should be used with an ENC</w:t>
      </w:r>
    </w:p>
    <w:p w14:paraId="1FE37DB0" w14:textId="77777777" w:rsidR="00E366B1" w:rsidRPr="00FF0ACC" w:rsidRDefault="00E366B1" w:rsidP="00097B84">
      <w:pPr>
        <w:spacing w:after="120" w:line="240" w:lineRule="auto"/>
        <w:jc w:val="both"/>
        <w:rPr>
          <w:rFonts w:eastAsia="Arial"/>
          <w:sz w:val="20"/>
          <w:szCs w:val="20"/>
          <w:lang w:val="en-GB"/>
        </w:rPr>
      </w:pPr>
    </w:p>
    <w:p w14:paraId="75599968" w14:textId="24FA081E" w:rsidR="00E366B1" w:rsidRPr="00FF0ACC" w:rsidRDefault="0025005B" w:rsidP="0091445B">
      <w:pPr>
        <w:pStyle w:val="Heading1"/>
        <w:tabs>
          <w:tab w:val="clear" w:pos="0"/>
          <w:tab w:val="num" w:pos="567"/>
        </w:tabs>
        <w:spacing w:before="120" w:after="200" w:line="240" w:lineRule="auto"/>
        <w:ind w:left="567" w:hanging="567"/>
        <w:rPr>
          <w:szCs w:val="24"/>
          <w:lang w:val="en-GB"/>
        </w:rPr>
      </w:pPr>
      <w:bookmarkStart w:id="102" w:name="_Toc422820103"/>
      <w:bookmarkStart w:id="103" w:name="_Toc482116374"/>
      <w:bookmarkStart w:id="104" w:name="_Toc182149058"/>
      <w:bookmarkStart w:id="105" w:name="_Hlk126056677"/>
      <w:r w:rsidRPr="00FF0ACC">
        <w:rPr>
          <w:szCs w:val="24"/>
          <w:lang w:val="en-GB"/>
        </w:rPr>
        <w:t>Data Content and Structure</w:t>
      </w:r>
      <w:bookmarkEnd w:id="102"/>
      <w:bookmarkEnd w:id="103"/>
      <w:bookmarkEnd w:id="104"/>
    </w:p>
    <w:p w14:paraId="63ED77C5" w14:textId="37E66DAD" w:rsidR="00E366B1" w:rsidRPr="00FF0ACC" w:rsidRDefault="00323001" w:rsidP="0091445B">
      <w:pPr>
        <w:spacing w:after="120" w:line="240" w:lineRule="auto"/>
        <w:jc w:val="both"/>
        <w:rPr>
          <w:sz w:val="20"/>
          <w:szCs w:val="20"/>
          <w:lang w:val="en-GB"/>
        </w:rPr>
      </w:pPr>
      <w:bookmarkStart w:id="106" w:name="_Toc481684007"/>
      <w:bookmarkEnd w:id="106"/>
      <w:r w:rsidRPr="00FF0ACC">
        <w:rPr>
          <w:sz w:val="20"/>
          <w:szCs w:val="20"/>
          <w:lang w:val="en-GB"/>
        </w:rPr>
        <w:t>The</w:t>
      </w:r>
      <w:r w:rsidR="006118D2" w:rsidRPr="00FF0ACC">
        <w:rPr>
          <w:sz w:val="20"/>
          <w:szCs w:val="20"/>
          <w:lang w:val="en-GB"/>
        </w:rPr>
        <w:t xml:space="preserve"> S-124</w:t>
      </w:r>
      <w:r w:rsidRPr="00FF0ACC">
        <w:rPr>
          <w:sz w:val="20"/>
          <w:szCs w:val="20"/>
          <w:lang w:val="en-GB"/>
        </w:rPr>
        <w:t xml:space="preserve"> application schema is simple and </w:t>
      </w:r>
      <w:r w:rsidR="007378DD" w:rsidRPr="00FF0ACC">
        <w:rPr>
          <w:sz w:val="20"/>
          <w:szCs w:val="20"/>
          <w:lang w:val="en-GB"/>
        </w:rPr>
        <w:t>aims</w:t>
      </w:r>
      <w:r w:rsidRPr="00FF0ACC">
        <w:rPr>
          <w:sz w:val="20"/>
          <w:szCs w:val="20"/>
          <w:lang w:val="en-GB"/>
        </w:rPr>
        <w:t xml:space="preserve"> to remain compatible with S-53 style navigational warnings </w:t>
      </w:r>
      <w:r w:rsidR="007378DD" w:rsidRPr="00FF0ACC">
        <w:rPr>
          <w:sz w:val="20"/>
          <w:szCs w:val="20"/>
          <w:lang w:val="en-GB"/>
        </w:rPr>
        <w:t>for the purpose of backwards compatibility of the information.</w:t>
      </w:r>
      <w:r w:rsidR="00EA50C9" w:rsidRPr="00FF0ACC">
        <w:rPr>
          <w:sz w:val="20"/>
          <w:szCs w:val="20"/>
          <w:lang w:val="en-GB"/>
        </w:rPr>
        <w:t xml:space="preserve"> A general principle of one navigational warning per dataset applies throughout.</w:t>
      </w:r>
      <w:r w:rsidR="007378DD" w:rsidRPr="00FF0ACC">
        <w:rPr>
          <w:sz w:val="20"/>
          <w:szCs w:val="20"/>
          <w:lang w:val="en-GB"/>
        </w:rPr>
        <w:t xml:space="preserve"> </w:t>
      </w:r>
      <w:r w:rsidR="00457FA4" w:rsidRPr="00FF0ACC">
        <w:rPr>
          <w:sz w:val="20"/>
          <w:szCs w:val="20"/>
          <w:lang w:val="en-GB"/>
        </w:rPr>
        <w:t xml:space="preserve">The application schema is presented as a UML data model. </w:t>
      </w:r>
      <w:r w:rsidR="007378DD" w:rsidRPr="00FF0ACC">
        <w:rPr>
          <w:sz w:val="20"/>
          <w:szCs w:val="20"/>
          <w:lang w:val="en-GB"/>
        </w:rPr>
        <w:t>The data model</w:t>
      </w:r>
      <w:r w:rsidRPr="00FF0ACC">
        <w:rPr>
          <w:sz w:val="20"/>
          <w:szCs w:val="20"/>
          <w:lang w:val="en-GB"/>
        </w:rPr>
        <w:t xml:space="preserve"> consists </w:t>
      </w:r>
      <w:r w:rsidR="00EA50C9" w:rsidRPr="00FF0ACC">
        <w:rPr>
          <w:sz w:val="20"/>
          <w:szCs w:val="20"/>
          <w:lang w:val="en-GB"/>
        </w:rPr>
        <w:t>of f</w:t>
      </w:r>
      <w:r w:rsidR="009420D9" w:rsidRPr="00FF0ACC">
        <w:rPr>
          <w:sz w:val="20"/>
          <w:szCs w:val="20"/>
          <w:lang w:val="en-GB"/>
        </w:rPr>
        <w:t>ive</w:t>
      </w:r>
      <w:r w:rsidR="00EA50C9" w:rsidRPr="00FF0ACC">
        <w:rPr>
          <w:sz w:val="20"/>
          <w:szCs w:val="20"/>
          <w:lang w:val="en-GB"/>
        </w:rPr>
        <w:t xml:space="preserve"> classes whereof</w:t>
      </w:r>
      <w:r w:rsidRPr="00FF0ACC">
        <w:rPr>
          <w:sz w:val="20"/>
          <w:szCs w:val="20"/>
          <w:lang w:val="en-GB"/>
        </w:rPr>
        <w:t xml:space="preserve"> t</w:t>
      </w:r>
      <w:r w:rsidR="009420D9" w:rsidRPr="00FF0ACC">
        <w:rPr>
          <w:sz w:val="20"/>
          <w:szCs w:val="20"/>
          <w:lang w:val="en-GB"/>
        </w:rPr>
        <w:t>hree</w:t>
      </w:r>
      <w:r w:rsidRPr="00FF0ACC">
        <w:rPr>
          <w:sz w:val="20"/>
          <w:szCs w:val="20"/>
          <w:lang w:val="en-GB"/>
        </w:rPr>
        <w:t xml:space="preserve"> feature types and two information types</w:t>
      </w:r>
      <w:r w:rsidR="003766F0" w:rsidRPr="00FF0ACC">
        <w:rPr>
          <w:sz w:val="20"/>
          <w:szCs w:val="20"/>
          <w:lang w:val="en-GB"/>
        </w:rPr>
        <w:t>. These may also be referred to as feature classes and information classes</w:t>
      </w:r>
      <w:r w:rsidRPr="00FF0ACC">
        <w:rPr>
          <w:sz w:val="20"/>
          <w:szCs w:val="20"/>
          <w:lang w:val="en-GB"/>
        </w:rPr>
        <w:t xml:space="preserve">. Abstract classes are not discussed since they are included </w:t>
      </w:r>
      <w:r w:rsidR="00EA50C9" w:rsidRPr="00FF0ACC">
        <w:rPr>
          <w:sz w:val="20"/>
          <w:szCs w:val="20"/>
          <w:lang w:val="en-GB"/>
        </w:rPr>
        <w:t>to show the</w:t>
      </w:r>
      <w:r w:rsidRPr="00FF0ACC">
        <w:rPr>
          <w:sz w:val="20"/>
          <w:szCs w:val="20"/>
          <w:lang w:val="en-GB"/>
        </w:rPr>
        <w:t xml:space="preserve"> to link with the S-100 General Feature Model. The feature types are </w:t>
      </w:r>
      <w:proofErr w:type="spellStart"/>
      <w:r w:rsidR="00DA697E" w:rsidRPr="00FF0ACC">
        <w:rPr>
          <w:b/>
          <w:bCs/>
          <w:sz w:val="20"/>
          <w:szCs w:val="20"/>
          <w:lang w:val="en-GB"/>
        </w:rPr>
        <w:t>NavwarnPart</w:t>
      </w:r>
      <w:proofErr w:type="spellEnd"/>
      <w:r w:rsidR="009420D9" w:rsidRPr="00FF0ACC">
        <w:rPr>
          <w:b/>
          <w:bCs/>
          <w:sz w:val="20"/>
          <w:szCs w:val="20"/>
          <w:lang w:val="en-GB"/>
        </w:rPr>
        <w:t xml:space="preserve">, </w:t>
      </w:r>
      <w:proofErr w:type="spellStart"/>
      <w:r w:rsidR="00DA697E" w:rsidRPr="00FF0ACC">
        <w:rPr>
          <w:b/>
          <w:bCs/>
          <w:sz w:val="20"/>
          <w:szCs w:val="20"/>
          <w:lang w:val="en-GB"/>
        </w:rPr>
        <w:t>NavwarnAreaAffected</w:t>
      </w:r>
      <w:proofErr w:type="spellEnd"/>
      <w:r w:rsidR="009420D9" w:rsidRPr="00FF0ACC">
        <w:rPr>
          <w:b/>
          <w:bCs/>
          <w:sz w:val="20"/>
          <w:szCs w:val="20"/>
          <w:lang w:val="en-GB"/>
        </w:rPr>
        <w:t>,</w:t>
      </w:r>
      <w:r w:rsidRPr="00FF0ACC">
        <w:rPr>
          <w:sz w:val="20"/>
          <w:szCs w:val="20"/>
          <w:lang w:val="en-GB"/>
        </w:rPr>
        <w:t xml:space="preserve"> and </w:t>
      </w:r>
      <w:proofErr w:type="spellStart"/>
      <w:r w:rsidRPr="00FF0ACC">
        <w:rPr>
          <w:b/>
          <w:bCs/>
          <w:sz w:val="20"/>
          <w:szCs w:val="20"/>
          <w:lang w:val="en-GB"/>
        </w:rPr>
        <w:t>TextPlacement</w:t>
      </w:r>
      <w:proofErr w:type="spellEnd"/>
      <w:r w:rsidR="006118D2" w:rsidRPr="00FF0ACC">
        <w:rPr>
          <w:sz w:val="20"/>
          <w:szCs w:val="20"/>
          <w:lang w:val="en-GB"/>
        </w:rPr>
        <w:t xml:space="preserve">, and </w:t>
      </w:r>
      <w:r w:rsidR="009420D9" w:rsidRPr="00FF0ACC">
        <w:rPr>
          <w:sz w:val="20"/>
          <w:szCs w:val="20"/>
          <w:lang w:val="en-GB"/>
        </w:rPr>
        <w:t>these</w:t>
      </w:r>
      <w:r w:rsidR="006118D2" w:rsidRPr="00FF0ACC">
        <w:rPr>
          <w:sz w:val="20"/>
          <w:szCs w:val="20"/>
          <w:lang w:val="en-GB"/>
        </w:rPr>
        <w:t xml:space="preserve"> are derived from the </w:t>
      </w:r>
      <w:r w:rsidR="006118D2" w:rsidRPr="00FF0ACC">
        <w:rPr>
          <w:i/>
          <w:iCs/>
          <w:sz w:val="20"/>
          <w:szCs w:val="20"/>
          <w:lang w:val="en-GB"/>
        </w:rPr>
        <w:t>S100_GF_FeatureType</w:t>
      </w:r>
      <w:r w:rsidR="006118D2" w:rsidRPr="00FF0ACC">
        <w:rPr>
          <w:sz w:val="20"/>
          <w:szCs w:val="20"/>
          <w:lang w:val="en-GB"/>
        </w:rPr>
        <w:t xml:space="preserve"> meta</w:t>
      </w:r>
      <w:r w:rsidR="008A4AC7" w:rsidRPr="00FF0ACC">
        <w:rPr>
          <w:sz w:val="20"/>
          <w:szCs w:val="20"/>
          <w:lang w:val="en-GB"/>
        </w:rPr>
        <w:t xml:space="preserve"> </w:t>
      </w:r>
      <w:r w:rsidR="006118D2" w:rsidRPr="00FF0ACC">
        <w:rPr>
          <w:sz w:val="20"/>
          <w:szCs w:val="20"/>
          <w:lang w:val="en-GB"/>
        </w:rPr>
        <w:t>class</w:t>
      </w:r>
      <w:r w:rsidRPr="00FF0ACC">
        <w:rPr>
          <w:sz w:val="20"/>
          <w:szCs w:val="20"/>
          <w:lang w:val="en-GB"/>
        </w:rPr>
        <w:t xml:space="preserve">. </w:t>
      </w:r>
      <w:proofErr w:type="spellStart"/>
      <w:r w:rsidR="00DA697E" w:rsidRPr="00FF0ACC">
        <w:rPr>
          <w:b/>
          <w:bCs/>
          <w:sz w:val="20"/>
          <w:szCs w:val="20"/>
          <w:lang w:val="en-GB"/>
        </w:rPr>
        <w:t>NavwarnPart</w:t>
      </w:r>
      <w:proofErr w:type="spellEnd"/>
      <w:r w:rsidRPr="00FF0ACC">
        <w:rPr>
          <w:sz w:val="20"/>
          <w:szCs w:val="20"/>
          <w:lang w:val="en-GB"/>
        </w:rPr>
        <w:t xml:space="preserve"> holds the what and where part of a navigational warning, </w:t>
      </w:r>
      <w:proofErr w:type="spellStart"/>
      <w:r w:rsidR="00DA697E" w:rsidRPr="00FF0ACC">
        <w:rPr>
          <w:b/>
          <w:bCs/>
          <w:sz w:val="20"/>
          <w:szCs w:val="20"/>
          <w:lang w:val="en-GB"/>
        </w:rPr>
        <w:t>NavwarnAreaAffected</w:t>
      </w:r>
      <w:proofErr w:type="spellEnd"/>
      <w:r w:rsidR="000D66E4" w:rsidRPr="00FF0ACC">
        <w:rPr>
          <w:sz w:val="20"/>
          <w:szCs w:val="20"/>
          <w:lang w:val="en-GB"/>
        </w:rPr>
        <w:t xml:space="preserve"> is an optional construct and used to mark areas impacted by a navigational warning outside the immediate vicinity where the navigational warning itself is placed, </w:t>
      </w:r>
      <w:r w:rsidRPr="00FF0ACC">
        <w:rPr>
          <w:sz w:val="20"/>
          <w:szCs w:val="20"/>
          <w:lang w:val="en-GB"/>
        </w:rPr>
        <w:t xml:space="preserve">while </w:t>
      </w:r>
      <w:proofErr w:type="spellStart"/>
      <w:r w:rsidRPr="00FF0ACC">
        <w:rPr>
          <w:b/>
          <w:bCs/>
          <w:sz w:val="20"/>
          <w:szCs w:val="20"/>
          <w:lang w:val="en-GB"/>
        </w:rPr>
        <w:t>TextPlacement</w:t>
      </w:r>
      <w:proofErr w:type="spellEnd"/>
      <w:r w:rsidRPr="00FF0ACC">
        <w:rPr>
          <w:sz w:val="20"/>
          <w:szCs w:val="20"/>
          <w:lang w:val="en-GB"/>
        </w:rPr>
        <w:t xml:space="preserve"> is an optional construct for placing text labels </w:t>
      </w:r>
      <w:r w:rsidR="00EA50C9" w:rsidRPr="00FF0ACC">
        <w:rPr>
          <w:sz w:val="20"/>
          <w:szCs w:val="20"/>
          <w:lang w:val="en-GB"/>
        </w:rPr>
        <w:t xml:space="preserve">on the display </w:t>
      </w:r>
      <w:r w:rsidRPr="00FF0ACC">
        <w:rPr>
          <w:sz w:val="20"/>
          <w:szCs w:val="20"/>
          <w:lang w:val="en-GB"/>
        </w:rPr>
        <w:t xml:space="preserve">that may aid in explaining the content of the navigational warning. Depending on the purpose of navigational warning, </w:t>
      </w:r>
      <w:r w:rsidR="000D66E4" w:rsidRPr="00FF0ACC">
        <w:rPr>
          <w:sz w:val="20"/>
          <w:szCs w:val="20"/>
          <w:lang w:val="en-GB"/>
        </w:rPr>
        <w:t>all</w:t>
      </w:r>
      <w:r w:rsidRPr="00FF0ACC">
        <w:rPr>
          <w:sz w:val="20"/>
          <w:szCs w:val="20"/>
          <w:lang w:val="en-GB"/>
        </w:rPr>
        <w:t xml:space="preserve"> feature types are optional for a compliant dataset. The information types consist of </w:t>
      </w:r>
      <w:proofErr w:type="spellStart"/>
      <w:r w:rsidR="00DA697E" w:rsidRPr="00FF0ACC">
        <w:rPr>
          <w:b/>
          <w:bCs/>
          <w:sz w:val="20"/>
          <w:szCs w:val="20"/>
          <w:lang w:val="en-GB"/>
        </w:rPr>
        <w:t>NavwarnPreamble</w:t>
      </w:r>
      <w:proofErr w:type="spellEnd"/>
      <w:r w:rsidRPr="00FF0ACC">
        <w:rPr>
          <w:sz w:val="20"/>
          <w:szCs w:val="20"/>
          <w:lang w:val="en-GB"/>
        </w:rPr>
        <w:t xml:space="preserve"> and </w:t>
      </w:r>
      <w:r w:rsidRPr="00FF0ACC">
        <w:rPr>
          <w:b/>
          <w:bCs/>
          <w:sz w:val="20"/>
          <w:szCs w:val="20"/>
          <w:lang w:val="en-GB"/>
        </w:rPr>
        <w:t>References</w:t>
      </w:r>
      <w:r w:rsidR="006118D2" w:rsidRPr="00FF0ACC">
        <w:rPr>
          <w:sz w:val="20"/>
          <w:szCs w:val="20"/>
          <w:lang w:val="en-GB"/>
        </w:rPr>
        <w:t xml:space="preserve">, and both are derived from the </w:t>
      </w:r>
      <w:r w:rsidR="006118D2" w:rsidRPr="00FF0ACC">
        <w:rPr>
          <w:i/>
          <w:iCs/>
          <w:sz w:val="20"/>
          <w:szCs w:val="20"/>
          <w:lang w:val="en-GB"/>
        </w:rPr>
        <w:t>S100_GF_InformationType</w:t>
      </w:r>
      <w:r w:rsidR="006118D2" w:rsidRPr="00FF0ACC">
        <w:rPr>
          <w:sz w:val="20"/>
          <w:szCs w:val="20"/>
          <w:lang w:val="en-GB"/>
        </w:rPr>
        <w:t xml:space="preserve"> meta</w:t>
      </w:r>
      <w:r w:rsidR="008A4AC7" w:rsidRPr="00FF0ACC">
        <w:rPr>
          <w:sz w:val="20"/>
          <w:szCs w:val="20"/>
          <w:lang w:val="en-GB"/>
        </w:rPr>
        <w:t xml:space="preserve"> </w:t>
      </w:r>
      <w:r w:rsidR="006118D2" w:rsidRPr="00FF0ACC">
        <w:rPr>
          <w:sz w:val="20"/>
          <w:szCs w:val="20"/>
          <w:lang w:val="en-GB"/>
        </w:rPr>
        <w:t>class</w:t>
      </w:r>
      <w:r w:rsidRPr="00FF0ACC">
        <w:rPr>
          <w:sz w:val="20"/>
          <w:szCs w:val="20"/>
          <w:lang w:val="en-GB"/>
        </w:rPr>
        <w:t xml:space="preserve">. </w:t>
      </w:r>
      <w:proofErr w:type="spellStart"/>
      <w:r w:rsidR="00DA697E" w:rsidRPr="00FF0ACC">
        <w:rPr>
          <w:b/>
          <w:bCs/>
          <w:sz w:val="20"/>
          <w:szCs w:val="20"/>
          <w:lang w:val="en-GB"/>
        </w:rPr>
        <w:t>NavwarnPreamble</w:t>
      </w:r>
      <w:proofErr w:type="spellEnd"/>
      <w:r w:rsidRPr="00FF0ACC">
        <w:rPr>
          <w:sz w:val="20"/>
          <w:szCs w:val="20"/>
          <w:lang w:val="en-GB"/>
        </w:rPr>
        <w:t xml:space="preserve"> is </w:t>
      </w:r>
      <w:r w:rsidR="000D66E4" w:rsidRPr="00FF0ACC">
        <w:rPr>
          <w:sz w:val="20"/>
          <w:szCs w:val="20"/>
          <w:lang w:val="en-GB"/>
        </w:rPr>
        <w:t>a</w:t>
      </w:r>
      <w:r w:rsidRPr="00FF0ACC">
        <w:rPr>
          <w:sz w:val="20"/>
          <w:szCs w:val="20"/>
          <w:lang w:val="en-GB"/>
        </w:rPr>
        <w:t xml:space="preserve"> mandatory part of every navigational warning as it provides the general overview information about the specific navigational warning. Therefore</w:t>
      </w:r>
      <w:r w:rsidR="00587239" w:rsidRPr="00FF0ACC">
        <w:rPr>
          <w:sz w:val="20"/>
          <w:szCs w:val="20"/>
          <w:lang w:val="en-GB"/>
        </w:rPr>
        <w:t>,</w:t>
      </w:r>
      <w:r w:rsidRPr="00FF0ACC">
        <w:rPr>
          <w:sz w:val="20"/>
          <w:szCs w:val="20"/>
          <w:lang w:val="en-GB"/>
        </w:rPr>
        <w:t xml:space="preserve"> every compliant S-124 dataset must contain only one </w:t>
      </w:r>
      <w:proofErr w:type="spellStart"/>
      <w:r w:rsidR="00DA697E" w:rsidRPr="00FF0ACC">
        <w:rPr>
          <w:b/>
          <w:bCs/>
          <w:sz w:val="20"/>
          <w:szCs w:val="20"/>
          <w:lang w:val="en-GB"/>
        </w:rPr>
        <w:t>NavwarnPreamble</w:t>
      </w:r>
      <w:proofErr w:type="spellEnd"/>
      <w:r w:rsidRPr="00FF0ACC">
        <w:rPr>
          <w:sz w:val="20"/>
          <w:szCs w:val="20"/>
          <w:lang w:val="en-GB"/>
        </w:rPr>
        <w:t>.</w:t>
      </w:r>
      <w:r w:rsidR="005A1685" w:rsidRPr="00FF0ACC">
        <w:rPr>
          <w:sz w:val="20"/>
          <w:szCs w:val="20"/>
          <w:lang w:val="en-GB"/>
        </w:rPr>
        <w:t xml:space="preserve"> The </w:t>
      </w:r>
      <w:r w:rsidRPr="00FF0ACC">
        <w:rPr>
          <w:b/>
          <w:bCs/>
          <w:sz w:val="20"/>
          <w:szCs w:val="20"/>
          <w:lang w:val="en-GB"/>
        </w:rPr>
        <w:t>References</w:t>
      </w:r>
      <w:r w:rsidR="005A1685" w:rsidRPr="00FF0ACC">
        <w:rPr>
          <w:sz w:val="20"/>
          <w:szCs w:val="20"/>
          <w:lang w:val="en-GB"/>
        </w:rPr>
        <w:t xml:space="preserve"> class</w:t>
      </w:r>
      <w:r w:rsidRPr="00FF0ACC">
        <w:rPr>
          <w:sz w:val="20"/>
          <w:szCs w:val="20"/>
          <w:lang w:val="en-GB"/>
        </w:rPr>
        <w:t xml:space="preserve"> </w:t>
      </w:r>
      <w:r w:rsidR="005A1685" w:rsidRPr="00FF0ACC">
        <w:rPr>
          <w:sz w:val="20"/>
          <w:szCs w:val="20"/>
          <w:lang w:val="en-GB"/>
        </w:rPr>
        <w:t xml:space="preserve">serves several potential functions. It is </w:t>
      </w:r>
      <w:r w:rsidRPr="00FF0ACC">
        <w:rPr>
          <w:sz w:val="20"/>
          <w:szCs w:val="20"/>
          <w:lang w:val="en-GB"/>
        </w:rPr>
        <w:t>used t</w:t>
      </w:r>
      <w:r w:rsidR="00EA50C9" w:rsidRPr="00FF0ACC">
        <w:rPr>
          <w:sz w:val="20"/>
          <w:szCs w:val="20"/>
          <w:lang w:val="en-GB"/>
        </w:rPr>
        <w:t>o</w:t>
      </w:r>
      <w:r w:rsidRPr="00FF0ACC">
        <w:rPr>
          <w:sz w:val="20"/>
          <w:szCs w:val="20"/>
          <w:lang w:val="en-GB"/>
        </w:rPr>
        <w:t xml:space="preserve"> reference </w:t>
      </w:r>
      <w:r w:rsidR="005A1685" w:rsidRPr="00FF0ACC">
        <w:rPr>
          <w:sz w:val="20"/>
          <w:szCs w:val="20"/>
          <w:lang w:val="en-GB"/>
        </w:rPr>
        <w:t xml:space="preserve">earlier navigational warnings for cancellation or </w:t>
      </w:r>
      <w:r w:rsidR="00EA50C9" w:rsidRPr="00FF0ACC">
        <w:rPr>
          <w:sz w:val="20"/>
          <w:szCs w:val="20"/>
          <w:lang w:val="en-GB"/>
        </w:rPr>
        <w:t xml:space="preserve">for creating </w:t>
      </w:r>
      <w:r w:rsidR="005A1685" w:rsidRPr="00FF0ACC">
        <w:rPr>
          <w:sz w:val="20"/>
          <w:szCs w:val="20"/>
          <w:lang w:val="en-GB"/>
        </w:rPr>
        <w:t>in-force bulletin</w:t>
      </w:r>
      <w:r w:rsidR="00EA50C9" w:rsidRPr="00FF0ACC">
        <w:rPr>
          <w:sz w:val="20"/>
          <w:szCs w:val="20"/>
          <w:lang w:val="en-GB"/>
        </w:rPr>
        <w:t>s</w:t>
      </w:r>
      <w:r w:rsidR="005A1685" w:rsidRPr="00FF0ACC">
        <w:rPr>
          <w:sz w:val="20"/>
          <w:szCs w:val="20"/>
          <w:lang w:val="en-GB"/>
        </w:rPr>
        <w:t xml:space="preserve">. It is also used to </w:t>
      </w:r>
      <w:r w:rsidR="00552705" w:rsidRPr="00FF0ACC">
        <w:rPr>
          <w:sz w:val="20"/>
          <w:szCs w:val="20"/>
          <w:lang w:val="en-GB"/>
        </w:rPr>
        <w:t>declare</w:t>
      </w:r>
      <w:r w:rsidR="005A1685" w:rsidRPr="00FF0ACC">
        <w:rPr>
          <w:sz w:val="20"/>
          <w:szCs w:val="20"/>
          <w:lang w:val="en-GB"/>
        </w:rPr>
        <w:t xml:space="preserve"> when no navigational warnings </w:t>
      </w:r>
      <w:r w:rsidR="00F52C89" w:rsidRPr="00FF0ACC">
        <w:rPr>
          <w:sz w:val="20"/>
          <w:szCs w:val="20"/>
          <w:lang w:val="en-GB"/>
        </w:rPr>
        <w:t>are</w:t>
      </w:r>
      <w:r w:rsidR="005A1685" w:rsidRPr="00FF0ACC">
        <w:rPr>
          <w:sz w:val="20"/>
          <w:szCs w:val="20"/>
          <w:lang w:val="en-GB"/>
        </w:rPr>
        <w:t xml:space="preserve"> present in a series. Figure </w:t>
      </w:r>
      <w:r w:rsidR="009F7496" w:rsidRPr="00FF0ACC">
        <w:rPr>
          <w:sz w:val="20"/>
          <w:szCs w:val="20"/>
          <w:lang w:val="en-GB"/>
        </w:rPr>
        <w:t>4</w:t>
      </w:r>
      <w:r w:rsidR="005A1685" w:rsidRPr="00FF0ACC">
        <w:rPr>
          <w:sz w:val="20"/>
          <w:szCs w:val="20"/>
          <w:lang w:val="en-GB"/>
        </w:rPr>
        <w:t>-1 below gives an overview of these f</w:t>
      </w:r>
      <w:r w:rsidR="000D66E4" w:rsidRPr="00FF0ACC">
        <w:rPr>
          <w:sz w:val="20"/>
          <w:szCs w:val="20"/>
          <w:lang w:val="en-GB"/>
        </w:rPr>
        <w:t>ive</w:t>
      </w:r>
      <w:r w:rsidR="005A1685" w:rsidRPr="00FF0ACC">
        <w:rPr>
          <w:sz w:val="20"/>
          <w:szCs w:val="20"/>
          <w:lang w:val="en-GB"/>
        </w:rPr>
        <w:t xml:space="preserve"> main classes and the relationships between them.</w:t>
      </w:r>
    </w:p>
    <w:p w14:paraId="7407E1D9" w14:textId="6D70410F" w:rsidR="00A016C3" w:rsidRPr="00FF0ACC" w:rsidRDefault="00A016C3">
      <w:pPr>
        <w:rPr>
          <w:sz w:val="22"/>
          <w:szCs w:val="22"/>
          <w:lang w:val="en-GB"/>
        </w:rPr>
      </w:pPr>
    </w:p>
    <w:p w14:paraId="067CC6C7" w14:textId="339311D6" w:rsidR="00A016C3" w:rsidRPr="00FF0ACC" w:rsidRDefault="009711AC">
      <w:pPr>
        <w:rPr>
          <w:sz w:val="22"/>
          <w:szCs w:val="22"/>
          <w:lang w:val="en-GB"/>
        </w:rPr>
      </w:pPr>
      <w:r w:rsidRPr="00FF0ACC">
        <w:rPr>
          <w:noProof/>
          <w:lang w:val="en-GB"/>
        </w:rPr>
        <w:lastRenderedPageBreak/>
        <w:t xml:space="preserve"> </w:t>
      </w:r>
      <w:r w:rsidRPr="00FF0ACC">
        <w:rPr>
          <w:noProof/>
          <w:lang w:val="en-GB"/>
        </w:rPr>
        <w:drawing>
          <wp:inline distT="0" distB="0" distL="0" distR="0" wp14:anchorId="2F2953FA" wp14:editId="53A5FF79">
            <wp:extent cx="5943600" cy="4652645"/>
            <wp:effectExtent l="0" t="0" r="0" b="0"/>
            <wp:docPr id="138961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18527" name=""/>
                    <pic:cNvPicPr/>
                  </pic:nvPicPr>
                  <pic:blipFill>
                    <a:blip r:embed="rId21"/>
                    <a:stretch>
                      <a:fillRect/>
                    </a:stretch>
                  </pic:blipFill>
                  <pic:spPr>
                    <a:xfrm>
                      <a:off x="0" y="0"/>
                      <a:ext cx="5943600" cy="4652645"/>
                    </a:xfrm>
                    <a:prstGeom prst="rect">
                      <a:avLst/>
                    </a:prstGeom>
                  </pic:spPr>
                </pic:pic>
              </a:graphicData>
            </a:graphic>
          </wp:inline>
        </w:drawing>
      </w:r>
    </w:p>
    <w:p w14:paraId="2C4A92BA" w14:textId="0CD87B64" w:rsidR="001856C3" w:rsidRPr="00FF0ACC" w:rsidRDefault="00A016C3" w:rsidP="004626C1">
      <w:pPr>
        <w:spacing w:before="120" w:after="120" w:line="240" w:lineRule="auto"/>
        <w:jc w:val="center"/>
        <w:rPr>
          <w:b/>
          <w:bCs/>
          <w:sz w:val="18"/>
          <w:szCs w:val="18"/>
          <w:lang w:val="en-GB"/>
        </w:rPr>
      </w:pPr>
      <w:r w:rsidRPr="00FF0ACC">
        <w:rPr>
          <w:b/>
          <w:bCs/>
          <w:sz w:val="18"/>
          <w:szCs w:val="18"/>
          <w:lang w:val="en-GB"/>
        </w:rPr>
        <w:t xml:space="preserve">Figure </w:t>
      </w:r>
      <w:ins w:id="107"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08"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09" w:author="Eivind Mong" w:date="2025-05-29T11:19:00Z" w16du:dateUtc="2025-05-29T15:19:00Z">
        <w:r w:rsidR="00741D69">
          <w:rPr>
            <w:b/>
            <w:bCs/>
            <w:noProof/>
            <w:sz w:val="18"/>
            <w:szCs w:val="18"/>
            <w:lang w:val="en-GB"/>
          </w:rPr>
          <w:t>1</w:t>
        </w:r>
        <w:r w:rsidR="00741D69">
          <w:rPr>
            <w:b/>
            <w:bCs/>
            <w:sz w:val="18"/>
            <w:szCs w:val="18"/>
            <w:lang w:val="en-GB"/>
          </w:rPr>
          <w:fldChar w:fldCharType="end"/>
        </w:r>
      </w:ins>
      <w:del w:id="110" w:author="Eivind Mong" w:date="2025-05-29T11:19:00Z" w16du:dateUtc="2025-05-29T15:19:00Z">
        <w:r w:rsidRPr="00FF0ACC" w:rsidDel="00741D69">
          <w:rPr>
            <w:b/>
            <w:bCs/>
            <w:sz w:val="18"/>
            <w:szCs w:val="18"/>
            <w:lang w:val="en-GB"/>
          </w:rPr>
          <w:fldChar w:fldCharType="begin"/>
        </w:r>
        <w:r w:rsidRPr="00FF0ACC" w:rsidDel="00741D69">
          <w:rPr>
            <w:b/>
            <w:bCs/>
            <w:sz w:val="18"/>
            <w:szCs w:val="18"/>
            <w:lang w:val="en-GB"/>
          </w:rPr>
          <w:delInstrText xml:space="preserve"> STYLEREF 1 \s </w:delInstrText>
        </w:r>
        <w:r w:rsidRPr="00FF0ACC" w:rsidDel="00741D69">
          <w:rPr>
            <w:b/>
            <w:bCs/>
            <w:sz w:val="18"/>
            <w:szCs w:val="18"/>
            <w:lang w:val="en-GB"/>
          </w:rPr>
          <w:fldChar w:fldCharType="separate"/>
        </w:r>
        <w:r w:rsidR="00A17603" w:rsidDel="00741D69">
          <w:rPr>
            <w:b/>
            <w:bCs/>
            <w:noProof/>
            <w:sz w:val="18"/>
            <w:szCs w:val="18"/>
            <w:lang w:val="en-GB"/>
          </w:rPr>
          <w:delText>4</w:delText>
        </w:r>
        <w:r w:rsidRPr="00FF0ACC" w:rsidDel="00741D69">
          <w:rPr>
            <w:b/>
            <w:bCs/>
            <w:sz w:val="18"/>
            <w:szCs w:val="18"/>
            <w:lang w:val="en-GB"/>
          </w:rPr>
          <w:fldChar w:fldCharType="end"/>
        </w:r>
        <w:r w:rsidRPr="00FF0ACC" w:rsidDel="00741D69">
          <w:rPr>
            <w:b/>
            <w:bCs/>
            <w:sz w:val="18"/>
            <w:szCs w:val="18"/>
            <w:lang w:val="en-GB"/>
          </w:rPr>
          <w:noBreakHyphen/>
        </w:r>
        <w:r w:rsidRPr="00FF0ACC" w:rsidDel="00741D69">
          <w:rPr>
            <w:b/>
            <w:bCs/>
            <w:sz w:val="18"/>
            <w:szCs w:val="18"/>
            <w:lang w:val="en-GB"/>
          </w:rPr>
          <w:fldChar w:fldCharType="begin"/>
        </w:r>
        <w:r w:rsidRPr="00FF0ACC" w:rsidDel="00741D69">
          <w:rPr>
            <w:b/>
            <w:bCs/>
            <w:sz w:val="18"/>
            <w:szCs w:val="18"/>
            <w:lang w:val="en-GB"/>
          </w:rPr>
          <w:delInstrText xml:space="preserve"> SEQ Figure \* ARABIC \s 1 </w:delInstrText>
        </w:r>
        <w:r w:rsidRPr="00FF0ACC" w:rsidDel="00741D69">
          <w:rPr>
            <w:b/>
            <w:bCs/>
            <w:sz w:val="18"/>
            <w:szCs w:val="18"/>
            <w:lang w:val="en-GB"/>
          </w:rPr>
          <w:fldChar w:fldCharType="separate"/>
        </w:r>
        <w:r w:rsidR="00A17603" w:rsidDel="00741D69">
          <w:rPr>
            <w:b/>
            <w:bCs/>
            <w:noProof/>
            <w:sz w:val="18"/>
            <w:szCs w:val="18"/>
            <w:lang w:val="en-GB"/>
          </w:rPr>
          <w:delText>1</w:delText>
        </w:r>
        <w:r w:rsidRPr="00FF0ACC" w:rsidDel="00741D69">
          <w:rPr>
            <w:b/>
            <w:bCs/>
            <w:sz w:val="18"/>
            <w:szCs w:val="18"/>
            <w:lang w:val="en-GB"/>
          </w:rPr>
          <w:fldChar w:fldCharType="end"/>
        </w:r>
      </w:del>
      <w:r w:rsidRPr="00FF0ACC">
        <w:rPr>
          <w:b/>
          <w:bCs/>
          <w:sz w:val="18"/>
          <w:szCs w:val="18"/>
          <w:lang w:val="en-GB"/>
        </w:rPr>
        <w:t xml:space="preserve"> </w:t>
      </w:r>
      <w:r w:rsidR="00992F98" w:rsidRPr="00FF0ACC">
        <w:rPr>
          <w:b/>
          <w:bCs/>
          <w:sz w:val="18"/>
          <w:szCs w:val="18"/>
          <w:lang w:val="en-GB"/>
        </w:rPr>
        <w:t>–</w:t>
      </w:r>
      <w:r w:rsidRPr="00FF0ACC">
        <w:rPr>
          <w:b/>
          <w:bCs/>
          <w:sz w:val="18"/>
          <w:szCs w:val="18"/>
          <w:lang w:val="en-GB"/>
        </w:rPr>
        <w:t xml:space="preserve"> Feature and Information Types in S-124 data model</w:t>
      </w:r>
    </w:p>
    <w:p w14:paraId="4BF552A4" w14:textId="77777777" w:rsidR="003766F0" w:rsidRPr="00FF0ACC" w:rsidRDefault="003766F0" w:rsidP="00845C7B">
      <w:pPr>
        <w:pStyle w:val="DiagramImage"/>
        <w:spacing w:after="120"/>
        <w:jc w:val="both"/>
        <w:rPr>
          <w:rFonts w:ascii="Arial" w:eastAsia="SimSun" w:hAnsi="Arial" w:cs="Arial"/>
          <w:color w:val="000000"/>
          <w:sz w:val="20"/>
          <w:szCs w:val="20"/>
          <w:lang w:val="en-GB" w:eastAsia="ar-SA"/>
        </w:rPr>
      </w:pPr>
    </w:p>
    <w:p w14:paraId="604949E0" w14:textId="438FBD16" w:rsidR="00C964DC" w:rsidRPr="00FF0ACC" w:rsidRDefault="00C964DC" w:rsidP="00C92EFE">
      <w:pPr>
        <w:pStyle w:val="Heading2"/>
        <w:tabs>
          <w:tab w:val="clear" w:pos="0"/>
          <w:tab w:val="num" w:pos="709"/>
        </w:tabs>
        <w:spacing w:before="120" w:after="200"/>
        <w:ind w:left="709" w:hanging="709"/>
        <w:rPr>
          <w:lang w:val="en-GB"/>
        </w:rPr>
      </w:pPr>
      <w:bookmarkStart w:id="111" w:name="_Toc182149059"/>
      <w:r w:rsidRPr="00FF0ACC">
        <w:rPr>
          <w:lang w:val="en-GB"/>
        </w:rPr>
        <w:t>Relationships in the data model</w:t>
      </w:r>
      <w:bookmarkEnd w:id="111"/>
    </w:p>
    <w:p w14:paraId="27CBAE6A" w14:textId="6EB26C36" w:rsidR="007326D3" w:rsidRPr="00FF0ACC" w:rsidRDefault="00DA697E" w:rsidP="00C92EFE">
      <w:pPr>
        <w:pStyle w:val="DiagramImage"/>
        <w:spacing w:after="120"/>
        <w:jc w:val="both"/>
        <w:rPr>
          <w:rFonts w:ascii="Arial" w:eastAsia="SimSun" w:hAnsi="Arial" w:cs="Arial"/>
          <w:color w:val="000000"/>
          <w:sz w:val="20"/>
          <w:szCs w:val="20"/>
          <w:lang w:val="en-GB" w:eastAsia="ar-SA"/>
        </w:rPr>
      </w:pPr>
      <w:proofErr w:type="spellStart"/>
      <w:r w:rsidRPr="00FF0ACC">
        <w:rPr>
          <w:rFonts w:ascii="Arial" w:eastAsia="SimSun" w:hAnsi="Arial" w:cs="Arial"/>
          <w:b/>
          <w:bCs/>
          <w:color w:val="000000"/>
          <w:sz w:val="20"/>
          <w:szCs w:val="20"/>
          <w:lang w:val="en-GB" w:eastAsia="ar-SA"/>
        </w:rPr>
        <w:t>NavwarnPreamble</w:t>
      </w:r>
      <w:proofErr w:type="spellEnd"/>
      <w:r w:rsidR="005431C5" w:rsidRPr="00FF0ACC">
        <w:rPr>
          <w:rFonts w:ascii="Arial" w:eastAsia="SimSun" w:hAnsi="Arial" w:cs="Arial"/>
          <w:color w:val="000000"/>
          <w:sz w:val="20"/>
          <w:szCs w:val="20"/>
          <w:lang w:val="en-GB" w:eastAsia="ar-SA"/>
        </w:rPr>
        <w:t xml:space="preserve"> can have two types of relationships; </w:t>
      </w:r>
      <w:proofErr w:type="spellStart"/>
      <w:r w:rsidR="009711AC" w:rsidRPr="00FF0ACC">
        <w:rPr>
          <w:rFonts w:ascii="Arial" w:eastAsia="SimSun" w:hAnsi="Arial" w:cs="Arial"/>
          <w:b/>
          <w:bCs/>
          <w:color w:val="000000"/>
          <w:sz w:val="20"/>
          <w:szCs w:val="20"/>
          <w:lang w:val="en-GB" w:eastAsia="ar-SA"/>
        </w:rPr>
        <w:t>navwarnPreambleContent</w:t>
      </w:r>
      <w:proofErr w:type="spellEnd"/>
      <w:r w:rsidR="005431C5" w:rsidRPr="00FF0ACC">
        <w:rPr>
          <w:rFonts w:ascii="Arial" w:eastAsia="SimSun" w:hAnsi="Arial" w:cs="Arial"/>
          <w:color w:val="000000"/>
          <w:sz w:val="20"/>
          <w:szCs w:val="20"/>
          <w:lang w:val="en-GB" w:eastAsia="ar-SA"/>
        </w:rPr>
        <w:t xml:space="preserve"> and </w:t>
      </w:r>
      <w:proofErr w:type="spellStart"/>
      <w:r w:rsidR="009711AC" w:rsidRPr="00FF0ACC">
        <w:rPr>
          <w:rFonts w:ascii="Arial" w:eastAsia="SimSun" w:hAnsi="Arial" w:cs="Arial"/>
          <w:b/>
          <w:bCs/>
          <w:color w:val="000000"/>
          <w:sz w:val="20"/>
          <w:szCs w:val="20"/>
          <w:lang w:val="en-GB" w:eastAsia="ar-SA"/>
        </w:rPr>
        <w:t>navwarnReferences</w:t>
      </w:r>
      <w:proofErr w:type="spellEnd"/>
      <w:r w:rsidR="005431C5" w:rsidRPr="00FF0ACC">
        <w:rPr>
          <w:rFonts w:ascii="Arial" w:eastAsia="SimSun" w:hAnsi="Arial" w:cs="Arial"/>
          <w:color w:val="000000"/>
          <w:sz w:val="20"/>
          <w:szCs w:val="20"/>
          <w:lang w:val="en-GB" w:eastAsia="ar-SA"/>
        </w:rPr>
        <w:t xml:space="preserve">. The </w:t>
      </w:r>
      <w:proofErr w:type="spellStart"/>
      <w:r w:rsidR="009711AC" w:rsidRPr="00FF0ACC">
        <w:rPr>
          <w:rFonts w:ascii="Arial" w:eastAsia="SimSun" w:hAnsi="Arial" w:cs="Arial"/>
          <w:b/>
          <w:bCs/>
          <w:color w:val="000000"/>
          <w:sz w:val="20"/>
          <w:szCs w:val="20"/>
          <w:lang w:val="en-GB" w:eastAsia="ar-SA"/>
        </w:rPr>
        <w:t>navwarnPreambleContent</w:t>
      </w:r>
      <w:proofErr w:type="spellEnd"/>
      <w:r w:rsidR="005431C5" w:rsidRPr="00FF0ACC">
        <w:rPr>
          <w:rFonts w:ascii="Arial" w:eastAsia="SimSun" w:hAnsi="Arial" w:cs="Arial"/>
          <w:color w:val="000000"/>
          <w:sz w:val="20"/>
          <w:szCs w:val="20"/>
          <w:lang w:val="en-GB" w:eastAsia="ar-SA"/>
        </w:rPr>
        <w:t xml:space="preserve"> is an optional relationship with one or more </w:t>
      </w:r>
      <w:proofErr w:type="spellStart"/>
      <w:r w:rsidRPr="00FF0ACC">
        <w:rPr>
          <w:rFonts w:ascii="Arial" w:eastAsia="SimSun" w:hAnsi="Arial" w:cs="Arial"/>
          <w:b/>
          <w:bCs/>
          <w:color w:val="000000"/>
          <w:sz w:val="20"/>
          <w:szCs w:val="20"/>
          <w:lang w:val="en-GB" w:eastAsia="ar-SA"/>
        </w:rPr>
        <w:t>NavwarnPart</w:t>
      </w:r>
      <w:proofErr w:type="spellEnd"/>
      <w:r w:rsidR="005431C5" w:rsidRPr="00FF0ACC">
        <w:rPr>
          <w:rFonts w:ascii="Arial" w:eastAsia="SimSun" w:hAnsi="Arial" w:cs="Arial"/>
          <w:color w:val="000000"/>
          <w:sz w:val="20"/>
          <w:szCs w:val="20"/>
          <w:lang w:val="en-GB" w:eastAsia="ar-SA"/>
        </w:rPr>
        <w:t xml:space="preserve"> feature classes which hold any location specific information of a navigational warning, as well as any further details on the nature of a warning. The </w:t>
      </w:r>
      <w:proofErr w:type="spellStart"/>
      <w:r w:rsidR="009711AC" w:rsidRPr="00FF0ACC">
        <w:rPr>
          <w:rFonts w:ascii="Arial" w:eastAsia="SimSun" w:hAnsi="Arial" w:cs="Arial"/>
          <w:b/>
          <w:bCs/>
          <w:color w:val="000000"/>
          <w:sz w:val="20"/>
          <w:szCs w:val="20"/>
          <w:lang w:val="en-GB" w:eastAsia="ar-SA"/>
        </w:rPr>
        <w:t>navwarnReferences</w:t>
      </w:r>
      <w:proofErr w:type="spellEnd"/>
      <w:r w:rsidR="005431C5" w:rsidRPr="00FF0ACC">
        <w:rPr>
          <w:rFonts w:ascii="Arial" w:eastAsia="SimSun" w:hAnsi="Arial" w:cs="Arial"/>
          <w:color w:val="000000"/>
          <w:sz w:val="20"/>
          <w:szCs w:val="20"/>
          <w:lang w:val="en-GB" w:eastAsia="ar-SA"/>
        </w:rPr>
        <w:t xml:space="preserve"> relationship is an optional relationship with one or more </w:t>
      </w:r>
      <w:r w:rsidR="005431C5" w:rsidRPr="00FF0ACC">
        <w:rPr>
          <w:rFonts w:ascii="Arial" w:eastAsia="SimSun" w:hAnsi="Arial" w:cs="Arial"/>
          <w:b/>
          <w:bCs/>
          <w:color w:val="000000"/>
          <w:sz w:val="20"/>
          <w:szCs w:val="20"/>
          <w:lang w:val="en-GB" w:eastAsia="ar-SA"/>
        </w:rPr>
        <w:t>Reference</w:t>
      </w:r>
      <w:r w:rsidR="00C964DC" w:rsidRPr="00FF0ACC">
        <w:rPr>
          <w:rFonts w:ascii="Arial" w:eastAsia="SimSun" w:hAnsi="Arial" w:cs="Arial"/>
          <w:b/>
          <w:bCs/>
          <w:color w:val="000000"/>
          <w:sz w:val="20"/>
          <w:szCs w:val="20"/>
          <w:lang w:val="en-GB" w:eastAsia="ar-SA"/>
        </w:rPr>
        <w:t>s</w:t>
      </w:r>
      <w:r w:rsidR="005431C5" w:rsidRPr="00FF0ACC">
        <w:rPr>
          <w:rFonts w:ascii="Arial" w:eastAsia="SimSun" w:hAnsi="Arial" w:cs="Arial"/>
          <w:color w:val="000000"/>
          <w:sz w:val="20"/>
          <w:szCs w:val="20"/>
          <w:lang w:val="en-GB" w:eastAsia="ar-SA"/>
        </w:rPr>
        <w:t xml:space="preserve"> information classes </w:t>
      </w:r>
      <w:r w:rsidR="00F52C89" w:rsidRPr="00FF0ACC">
        <w:rPr>
          <w:rFonts w:ascii="Arial" w:eastAsia="SimSun" w:hAnsi="Arial" w:cs="Arial"/>
          <w:color w:val="000000"/>
          <w:sz w:val="20"/>
          <w:szCs w:val="20"/>
          <w:lang w:val="en-GB" w:eastAsia="ar-SA"/>
        </w:rPr>
        <w:t>which</w:t>
      </w:r>
      <w:r w:rsidR="005431C5" w:rsidRPr="00FF0ACC">
        <w:rPr>
          <w:rFonts w:ascii="Arial" w:eastAsia="SimSun" w:hAnsi="Arial" w:cs="Arial"/>
          <w:color w:val="000000"/>
          <w:sz w:val="20"/>
          <w:szCs w:val="20"/>
          <w:lang w:val="en-GB" w:eastAsia="ar-SA"/>
        </w:rPr>
        <w:t xml:space="preserve"> hold any reference to previously issued navigational warnings and describes the nature of that reference. The nature of the references currently supported are described in the </w:t>
      </w:r>
      <w:proofErr w:type="spellStart"/>
      <w:r w:rsidR="005431C5" w:rsidRPr="00FF0ACC">
        <w:rPr>
          <w:rFonts w:ascii="Arial" w:eastAsia="SimSun" w:hAnsi="Arial" w:cs="Arial"/>
          <w:b/>
          <w:bCs/>
          <w:color w:val="000000"/>
          <w:sz w:val="20"/>
          <w:szCs w:val="20"/>
          <w:lang w:val="en-GB" w:eastAsia="ar-SA"/>
        </w:rPr>
        <w:t>referenceCategory</w:t>
      </w:r>
      <w:proofErr w:type="spellEnd"/>
      <w:r w:rsidR="005431C5" w:rsidRPr="00FF0ACC">
        <w:rPr>
          <w:rFonts w:ascii="Arial" w:eastAsia="SimSun" w:hAnsi="Arial" w:cs="Arial"/>
          <w:color w:val="000000"/>
          <w:sz w:val="20"/>
          <w:szCs w:val="20"/>
          <w:lang w:val="en-GB" w:eastAsia="ar-SA"/>
        </w:rPr>
        <w:t xml:space="preserve"> enumerated list.</w:t>
      </w:r>
    </w:p>
    <w:p w14:paraId="01AB709C" w14:textId="68CA6CE2" w:rsidR="00372A7F" w:rsidRPr="00FF0ACC" w:rsidRDefault="00372A7F" w:rsidP="00C92EFE">
      <w:pPr>
        <w:spacing w:after="120" w:line="240" w:lineRule="auto"/>
        <w:jc w:val="both"/>
        <w:rPr>
          <w:sz w:val="20"/>
          <w:szCs w:val="20"/>
          <w:lang w:val="en-GB"/>
        </w:rPr>
      </w:pPr>
      <w:r w:rsidRPr="00FF0ACC">
        <w:rPr>
          <w:sz w:val="20"/>
          <w:szCs w:val="20"/>
          <w:lang w:val="en-GB"/>
        </w:rPr>
        <w:t xml:space="preserve">Each </w:t>
      </w:r>
      <w:proofErr w:type="spellStart"/>
      <w:r w:rsidR="00DA697E" w:rsidRPr="00FF0ACC">
        <w:rPr>
          <w:b/>
          <w:bCs/>
          <w:sz w:val="20"/>
          <w:szCs w:val="20"/>
          <w:lang w:val="en-GB"/>
        </w:rPr>
        <w:t>NavwarnPart</w:t>
      </w:r>
      <w:proofErr w:type="spellEnd"/>
      <w:r w:rsidR="00103DE8" w:rsidRPr="00FF0ACC">
        <w:rPr>
          <w:sz w:val="20"/>
          <w:szCs w:val="20"/>
          <w:lang w:val="en-GB"/>
        </w:rPr>
        <w:t xml:space="preserve"> </w:t>
      </w:r>
      <w:r w:rsidRPr="00FF0ACC">
        <w:rPr>
          <w:sz w:val="20"/>
          <w:szCs w:val="20"/>
          <w:lang w:val="en-GB"/>
        </w:rPr>
        <w:t xml:space="preserve">can </w:t>
      </w:r>
      <w:r w:rsidR="00103DE8" w:rsidRPr="00FF0ACC">
        <w:rPr>
          <w:sz w:val="20"/>
          <w:szCs w:val="20"/>
          <w:lang w:val="en-GB"/>
        </w:rPr>
        <w:t>geographically</w:t>
      </w:r>
      <w:r w:rsidRPr="00FF0ACC">
        <w:rPr>
          <w:sz w:val="20"/>
          <w:szCs w:val="20"/>
          <w:lang w:val="en-GB"/>
        </w:rPr>
        <w:t xml:space="preserve"> locate a piece of warning information</w:t>
      </w:r>
      <w:r w:rsidR="00E72F3D" w:rsidRPr="00FF0ACC">
        <w:rPr>
          <w:sz w:val="20"/>
          <w:szCs w:val="20"/>
          <w:lang w:val="en-GB"/>
        </w:rPr>
        <w:t xml:space="preserve"> (</w:t>
      </w:r>
      <w:r w:rsidR="00C964DC" w:rsidRPr="00FF0ACC">
        <w:rPr>
          <w:sz w:val="20"/>
          <w:szCs w:val="20"/>
          <w:lang w:val="en-GB"/>
        </w:rPr>
        <w:t xml:space="preserve">also see </w:t>
      </w:r>
      <w:r w:rsidR="00E72F3D" w:rsidRPr="00FF0ACC">
        <w:rPr>
          <w:sz w:val="20"/>
          <w:szCs w:val="20"/>
          <w:lang w:val="en-GB"/>
        </w:rPr>
        <w:fldChar w:fldCharType="begin"/>
      </w:r>
      <w:r w:rsidR="00E72F3D" w:rsidRPr="00FF0ACC">
        <w:rPr>
          <w:sz w:val="20"/>
          <w:szCs w:val="20"/>
          <w:lang w:val="en-GB"/>
        </w:rPr>
        <w:instrText xml:space="preserve"> REF _Ref126312567 \r \h </w:instrText>
      </w:r>
      <w:r w:rsidR="00457FA4" w:rsidRPr="00FF0ACC">
        <w:rPr>
          <w:sz w:val="20"/>
          <w:szCs w:val="20"/>
          <w:lang w:val="en-GB"/>
        </w:rPr>
        <w:instrText xml:space="preserve"> \* MERGEFORMAT </w:instrText>
      </w:r>
      <w:r w:rsidR="00E72F3D" w:rsidRPr="00FF0ACC">
        <w:rPr>
          <w:sz w:val="20"/>
          <w:szCs w:val="20"/>
          <w:lang w:val="en-GB"/>
        </w:rPr>
      </w:r>
      <w:r w:rsidR="00E72F3D" w:rsidRPr="00FF0ACC">
        <w:rPr>
          <w:sz w:val="20"/>
          <w:szCs w:val="20"/>
          <w:lang w:val="en-GB"/>
        </w:rPr>
        <w:fldChar w:fldCharType="separate"/>
      </w:r>
      <w:r w:rsidR="00A17603">
        <w:rPr>
          <w:sz w:val="20"/>
          <w:szCs w:val="20"/>
          <w:lang w:val="en-GB"/>
        </w:rPr>
        <w:t>4.4</w:t>
      </w:r>
      <w:r w:rsidR="00E72F3D" w:rsidRPr="00FF0ACC">
        <w:rPr>
          <w:sz w:val="20"/>
          <w:szCs w:val="20"/>
          <w:lang w:val="en-GB"/>
        </w:rPr>
        <w:fldChar w:fldCharType="end"/>
      </w:r>
      <w:r w:rsidR="00E72F3D" w:rsidRPr="00FF0ACC">
        <w:rPr>
          <w:sz w:val="20"/>
          <w:szCs w:val="20"/>
          <w:lang w:val="en-GB"/>
        </w:rPr>
        <w:t>)</w:t>
      </w:r>
      <w:r w:rsidR="00103DE8" w:rsidRPr="00FF0ACC">
        <w:rPr>
          <w:sz w:val="20"/>
          <w:szCs w:val="20"/>
          <w:lang w:val="en-GB"/>
        </w:rPr>
        <w:t>. For example</w:t>
      </w:r>
      <w:r w:rsidR="0055467D" w:rsidRPr="00FF0ACC">
        <w:rPr>
          <w:sz w:val="20"/>
          <w:szCs w:val="20"/>
          <w:lang w:val="en-GB"/>
        </w:rPr>
        <w:t>,</w:t>
      </w:r>
      <w:r w:rsidRPr="00FF0ACC">
        <w:rPr>
          <w:sz w:val="20"/>
          <w:szCs w:val="20"/>
          <w:lang w:val="en-GB"/>
        </w:rPr>
        <w:t xml:space="preserve"> a Navigational Warning </w:t>
      </w:r>
      <w:r w:rsidR="00037767" w:rsidRPr="00FF0ACC">
        <w:rPr>
          <w:sz w:val="20"/>
          <w:szCs w:val="20"/>
          <w:lang w:val="en-GB"/>
        </w:rPr>
        <w:t>about a new</w:t>
      </w:r>
      <w:r w:rsidR="00103DE8" w:rsidRPr="00FF0ACC">
        <w:rPr>
          <w:sz w:val="20"/>
          <w:szCs w:val="20"/>
          <w:lang w:val="en-GB"/>
        </w:rPr>
        <w:t>ly discovered</w:t>
      </w:r>
      <w:r w:rsidR="00037767" w:rsidRPr="00FF0ACC">
        <w:rPr>
          <w:sz w:val="20"/>
          <w:szCs w:val="20"/>
          <w:lang w:val="en-GB"/>
        </w:rPr>
        <w:t xml:space="preserve"> wreck marked with a new wre</w:t>
      </w:r>
      <w:r w:rsidR="00AC0B15" w:rsidRPr="00FF0ACC">
        <w:rPr>
          <w:sz w:val="20"/>
          <w:szCs w:val="20"/>
          <w:lang w:val="en-GB"/>
        </w:rPr>
        <w:t>c</w:t>
      </w:r>
      <w:r w:rsidR="00037767" w:rsidRPr="00FF0ACC">
        <w:rPr>
          <w:sz w:val="20"/>
          <w:szCs w:val="20"/>
          <w:lang w:val="en-GB"/>
        </w:rPr>
        <w:t>k buoy</w:t>
      </w:r>
      <w:r w:rsidRPr="00FF0ACC">
        <w:rPr>
          <w:sz w:val="20"/>
          <w:szCs w:val="20"/>
          <w:lang w:val="en-GB"/>
        </w:rPr>
        <w:t xml:space="preserve"> should have </w:t>
      </w:r>
      <w:r w:rsidR="00037767" w:rsidRPr="00FF0ACC">
        <w:rPr>
          <w:sz w:val="20"/>
          <w:szCs w:val="20"/>
          <w:lang w:val="en-GB"/>
        </w:rPr>
        <w:t>two</w:t>
      </w:r>
      <w:r w:rsidRPr="00FF0ACC">
        <w:rPr>
          <w:sz w:val="20"/>
          <w:szCs w:val="20"/>
          <w:lang w:val="en-GB"/>
        </w:rPr>
        <w:t xml:space="preserve"> instances of </w:t>
      </w:r>
      <w:proofErr w:type="spellStart"/>
      <w:r w:rsidR="00DA697E" w:rsidRPr="00FF0ACC">
        <w:rPr>
          <w:b/>
          <w:bCs/>
          <w:sz w:val="20"/>
          <w:szCs w:val="20"/>
          <w:lang w:val="en-GB"/>
        </w:rPr>
        <w:t>NavwarnPart</w:t>
      </w:r>
      <w:proofErr w:type="spellEnd"/>
      <w:r w:rsidR="00A016C3" w:rsidRPr="00FF0ACC">
        <w:rPr>
          <w:sz w:val="20"/>
          <w:szCs w:val="20"/>
          <w:lang w:val="en-GB"/>
        </w:rPr>
        <w:t>:</w:t>
      </w:r>
      <w:r w:rsidR="00037767" w:rsidRPr="00FF0ACC">
        <w:rPr>
          <w:sz w:val="20"/>
          <w:szCs w:val="20"/>
          <w:lang w:val="en-GB"/>
        </w:rPr>
        <w:t xml:space="preserve"> one for the wreck and one for the buoy which marks the new wreck</w:t>
      </w:r>
      <w:r w:rsidR="00CF689C" w:rsidRPr="00FF0ACC">
        <w:rPr>
          <w:sz w:val="20"/>
          <w:szCs w:val="20"/>
          <w:lang w:val="en-GB"/>
        </w:rPr>
        <w:t>.</w:t>
      </w:r>
      <w:r w:rsidR="00E72F3D" w:rsidRPr="00FF0ACC">
        <w:rPr>
          <w:sz w:val="20"/>
          <w:szCs w:val="20"/>
          <w:lang w:val="en-GB"/>
        </w:rPr>
        <w:t xml:space="preserve"> </w:t>
      </w:r>
      <w:r w:rsidR="009767A7" w:rsidRPr="00FF0ACC">
        <w:rPr>
          <w:sz w:val="20"/>
          <w:szCs w:val="20"/>
          <w:lang w:val="en-GB"/>
        </w:rPr>
        <w:t xml:space="preserve">Each instance of </w:t>
      </w:r>
      <w:proofErr w:type="spellStart"/>
      <w:r w:rsidR="00DA697E" w:rsidRPr="00FF0ACC">
        <w:rPr>
          <w:b/>
          <w:bCs/>
          <w:sz w:val="20"/>
          <w:szCs w:val="20"/>
          <w:lang w:val="en-GB"/>
        </w:rPr>
        <w:t>NavwarnPart</w:t>
      </w:r>
      <w:proofErr w:type="spellEnd"/>
      <w:r w:rsidR="009767A7" w:rsidRPr="00FF0ACC">
        <w:rPr>
          <w:sz w:val="20"/>
          <w:szCs w:val="20"/>
          <w:lang w:val="en-GB"/>
        </w:rPr>
        <w:t xml:space="preserve"> can be associated with zero to many instances of </w:t>
      </w:r>
      <w:proofErr w:type="spellStart"/>
      <w:r w:rsidR="00DA697E" w:rsidRPr="00FF0ACC">
        <w:rPr>
          <w:b/>
          <w:bCs/>
          <w:sz w:val="20"/>
          <w:szCs w:val="20"/>
          <w:lang w:val="en-GB"/>
        </w:rPr>
        <w:t>NavwarnAreaAffected</w:t>
      </w:r>
      <w:proofErr w:type="spellEnd"/>
      <w:r w:rsidR="009767A7" w:rsidRPr="00FF0ACC">
        <w:rPr>
          <w:b/>
          <w:bCs/>
          <w:sz w:val="20"/>
          <w:szCs w:val="20"/>
          <w:lang w:val="en-GB"/>
        </w:rPr>
        <w:t xml:space="preserve"> </w:t>
      </w:r>
      <w:r w:rsidR="009767A7" w:rsidRPr="00FF0ACC">
        <w:rPr>
          <w:sz w:val="20"/>
          <w:szCs w:val="20"/>
          <w:lang w:val="en-GB"/>
        </w:rPr>
        <w:t xml:space="preserve">and </w:t>
      </w:r>
      <w:proofErr w:type="spellStart"/>
      <w:r w:rsidR="009767A7" w:rsidRPr="00FF0ACC">
        <w:rPr>
          <w:b/>
          <w:bCs/>
          <w:sz w:val="20"/>
          <w:szCs w:val="20"/>
          <w:lang w:val="en-GB"/>
        </w:rPr>
        <w:t>TextPlacement</w:t>
      </w:r>
      <w:proofErr w:type="spellEnd"/>
      <w:r w:rsidR="009767A7" w:rsidRPr="00FF0ACC">
        <w:rPr>
          <w:sz w:val="20"/>
          <w:szCs w:val="20"/>
          <w:lang w:val="en-GB"/>
        </w:rPr>
        <w:t xml:space="preserve"> classes through the </w:t>
      </w:r>
      <w:proofErr w:type="spellStart"/>
      <w:r w:rsidR="009767A7" w:rsidRPr="00FF0ACC">
        <w:rPr>
          <w:b/>
          <w:bCs/>
          <w:sz w:val="20"/>
          <w:szCs w:val="20"/>
          <w:lang w:val="en-GB"/>
        </w:rPr>
        <w:t>AreaAffected</w:t>
      </w:r>
      <w:proofErr w:type="spellEnd"/>
      <w:r w:rsidR="009767A7" w:rsidRPr="00FF0ACC">
        <w:rPr>
          <w:b/>
          <w:bCs/>
          <w:sz w:val="20"/>
          <w:szCs w:val="20"/>
          <w:lang w:val="en-GB"/>
        </w:rPr>
        <w:t xml:space="preserve"> </w:t>
      </w:r>
      <w:r w:rsidR="009767A7" w:rsidRPr="00FF0ACC">
        <w:rPr>
          <w:sz w:val="20"/>
          <w:szCs w:val="20"/>
          <w:lang w:val="en-GB"/>
        </w:rPr>
        <w:t xml:space="preserve">and </w:t>
      </w:r>
      <w:proofErr w:type="spellStart"/>
      <w:r w:rsidR="009711AC" w:rsidRPr="00FF0ACC">
        <w:rPr>
          <w:b/>
          <w:bCs/>
          <w:sz w:val="20"/>
          <w:szCs w:val="20"/>
          <w:lang w:val="en-GB"/>
        </w:rPr>
        <w:t>textAssociation</w:t>
      </w:r>
      <w:proofErr w:type="spellEnd"/>
      <w:r w:rsidR="009767A7" w:rsidRPr="00FF0ACC">
        <w:rPr>
          <w:sz w:val="20"/>
          <w:szCs w:val="20"/>
          <w:lang w:val="en-GB"/>
        </w:rPr>
        <w:t xml:space="preserve"> associations, respectively. </w:t>
      </w:r>
      <w:r w:rsidR="00E72F3D" w:rsidRPr="00FF0ACC">
        <w:rPr>
          <w:sz w:val="20"/>
          <w:szCs w:val="20"/>
          <w:lang w:val="en-GB"/>
        </w:rPr>
        <w:t xml:space="preserve">The instances are linked indirectly through their relationships to a common </w:t>
      </w:r>
      <w:proofErr w:type="spellStart"/>
      <w:r w:rsidR="00DA697E" w:rsidRPr="00FF0ACC">
        <w:rPr>
          <w:b/>
          <w:bCs/>
          <w:sz w:val="20"/>
          <w:szCs w:val="20"/>
          <w:lang w:val="en-GB"/>
        </w:rPr>
        <w:t>NavwarnPreamble</w:t>
      </w:r>
      <w:proofErr w:type="spellEnd"/>
      <w:r w:rsidR="00A016C3" w:rsidRPr="00FF0ACC">
        <w:rPr>
          <w:b/>
          <w:bCs/>
          <w:sz w:val="20"/>
          <w:szCs w:val="20"/>
          <w:lang w:val="en-GB"/>
        </w:rPr>
        <w:t xml:space="preserve"> </w:t>
      </w:r>
      <w:r w:rsidR="00A016C3" w:rsidRPr="00FF0ACC">
        <w:rPr>
          <w:sz w:val="20"/>
          <w:szCs w:val="20"/>
          <w:lang w:val="en-GB"/>
        </w:rPr>
        <w:t xml:space="preserve">and will </w:t>
      </w:r>
      <w:r w:rsidR="009767A7" w:rsidRPr="00FF0ACC">
        <w:rPr>
          <w:sz w:val="20"/>
          <w:szCs w:val="20"/>
          <w:lang w:val="en-GB"/>
        </w:rPr>
        <w:t>constitute a single</w:t>
      </w:r>
      <w:r w:rsidR="00A016C3" w:rsidRPr="00FF0ACC">
        <w:rPr>
          <w:sz w:val="20"/>
          <w:szCs w:val="20"/>
          <w:lang w:val="en-GB"/>
        </w:rPr>
        <w:t xml:space="preserve"> NAVWARN</w:t>
      </w:r>
      <w:r w:rsidR="00E72F3D" w:rsidRPr="00FF0ACC">
        <w:rPr>
          <w:b/>
          <w:bCs/>
          <w:sz w:val="20"/>
          <w:szCs w:val="20"/>
          <w:lang w:val="en-GB"/>
        </w:rPr>
        <w:t>.</w:t>
      </w:r>
      <w:r w:rsidR="00E72F3D" w:rsidRPr="00FF0ACC">
        <w:rPr>
          <w:sz w:val="20"/>
          <w:szCs w:val="20"/>
          <w:lang w:val="en-GB"/>
        </w:rPr>
        <w:t xml:space="preserve"> </w:t>
      </w:r>
    </w:p>
    <w:p w14:paraId="004D8DF6" w14:textId="3A4BD6CE" w:rsidR="00D64EDF" w:rsidRPr="00FF0ACC" w:rsidRDefault="00D64EDF" w:rsidP="00C92EFE">
      <w:pPr>
        <w:spacing w:after="120" w:line="240" w:lineRule="auto"/>
        <w:jc w:val="both"/>
        <w:rPr>
          <w:sz w:val="20"/>
          <w:szCs w:val="20"/>
          <w:lang w:val="en-GB"/>
        </w:rPr>
      </w:pPr>
    </w:p>
    <w:p w14:paraId="5B0A5632" w14:textId="7CE2131A" w:rsidR="00617261" w:rsidRPr="00FF0ACC" w:rsidRDefault="00617261" w:rsidP="00FB4B36">
      <w:pPr>
        <w:pStyle w:val="Heading2"/>
        <w:tabs>
          <w:tab w:val="clear" w:pos="0"/>
          <w:tab w:val="num" w:pos="709"/>
        </w:tabs>
        <w:spacing w:before="120" w:after="200" w:line="240" w:lineRule="auto"/>
        <w:ind w:left="709" w:hanging="709"/>
        <w:rPr>
          <w:lang w:val="en-GB"/>
        </w:rPr>
      </w:pPr>
      <w:bookmarkStart w:id="112" w:name="_Toc182149060"/>
      <w:r w:rsidRPr="00FF0ACC">
        <w:rPr>
          <w:lang w:val="en-GB"/>
        </w:rPr>
        <w:lastRenderedPageBreak/>
        <w:t>Use of geometry attributes</w:t>
      </w:r>
      <w:bookmarkEnd w:id="112"/>
    </w:p>
    <w:p w14:paraId="4A881AA5" w14:textId="3BEC1D73" w:rsidR="00F31F27" w:rsidRPr="00FF0ACC" w:rsidRDefault="00F31F27" w:rsidP="009B56F2">
      <w:pPr>
        <w:widowControl w:val="0"/>
        <w:spacing w:after="120" w:line="240" w:lineRule="auto"/>
        <w:jc w:val="both"/>
        <w:rPr>
          <w:sz w:val="20"/>
          <w:szCs w:val="20"/>
          <w:lang w:val="en-GB"/>
        </w:rPr>
      </w:pPr>
      <w:r w:rsidRPr="00FF0ACC">
        <w:rPr>
          <w:sz w:val="20"/>
          <w:szCs w:val="20"/>
          <w:lang w:val="en-GB"/>
        </w:rPr>
        <w:t xml:space="preserve">The </w:t>
      </w:r>
      <w:proofErr w:type="spellStart"/>
      <w:r w:rsidR="00DA697E" w:rsidRPr="00FF0ACC">
        <w:rPr>
          <w:b/>
          <w:bCs/>
          <w:sz w:val="20"/>
          <w:szCs w:val="20"/>
          <w:lang w:val="en-GB"/>
        </w:rPr>
        <w:t>NavwarnPart</w:t>
      </w:r>
      <w:proofErr w:type="spellEnd"/>
      <w:r w:rsidRPr="00FF0ACC">
        <w:rPr>
          <w:b/>
          <w:bCs/>
          <w:sz w:val="20"/>
          <w:szCs w:val="20"/>
          <w:lang w:val="en-GB"/>
        </w:rPr>
        <w:t xml:space="preserve"> </w:t>
      </w:r>
      <w:r w:rsidRPr="00FF0ACC">
        <w:rPr>
          <w:sz w:val="20"/>
          <w:szCs w:val="20"/>
          <w:lang w:val="en-GB"/>
        </w:rPr>
        <w:t xml:space="preserve">class can have three types of spatial geometries: point, curve, or surface, as well as no geometry (See </w:t>
      </w:r>
      <w:r w:rsidRPr="00FF0ACC">
        <w:rPr>
          <w:sz w:val="20"/>
          <w:szCs w:val="20"/>
          <w:lang w:val="en-GB"/>
        </w:rPr>
        <w:fldChar w:fldCharType="begin"/>
      </w:r>
      <w:r w:rsidRPr="00FF0ACC">
        <w:rPr>
          <w:sz w:val="20"/>
          <w:szCs w:val="20"/>
          <w:lang w:val="en-GB"/>
        </w:rPr>
        <w:instrText xml:space="preserve"> REF _Ref126571802 \r \h </w:instrText>
      </w:r>
      <w:r w:rsidR="00457FA4"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Pr>
          <w:sz w:val="20"/>
          <w:szCs w:val="20"/>
          <w:lang w:val="en-GB"/>
        </w:rPr>
        <w:t>5.6</w:t>
      </w:r>
      <w:r w:rsidRPr="00FF0ACC">
        <w:rPr>
          <w:sz w:val="20"/>
          <w:szCs w:val="20"/>
          <w:lang w:val="en-GB"/>
        </w:rPr>
        <w:fldChar w:fldCharType="end"/>
      </w:r>
      <w:r w:rsidRPr="00FF0ACC">
        <w:rPr>
          <w:sz w:val="20"/>
          <w:szCs w:val="20"/>
          <w:lang w:val="en-GB"/>
        </w:rPr>
        <w:t xml:space="preserve">). The </w:t>
      </w:r>
      <w:r w:rsidRPr="00FF0ACC">
        <w:rPr>
          <w:b/>
          <w:bCs/>
          <w:sz w:val="20"/>
          <w:szCs w:val="20"/>
          <w:lang w:val="en-GB"/>
        </w:rPr>
        <w:t>geometry</w:t>
      </w:r>
      <w:r w:rsidRPr="00FF0ACC">
        <w:rPr>
          <w:sz w:val="20"/>
          <w:szCs w:val="20"/>
          <w:lang w:val="en-GB"/>
        </w:rPr>
        <w:t xml:space="preserve"> spatial attribute holds the location of the issue being warned about. </w:t>
      </w:r>
      <w:r w:rsidR="00913A2F" w:rsidRPr="00FF0ACC">
        <w:rPr>
          <w:sz w:val="20"/>
          <w:szCs w:val="20"/>
          <w:lang w:val="en-GB"/>
        </w:rPr>
        <w:t>In some cases</w:t>
      </w:r>
      <w:r w:rsidR="0055467D" w:rsidRPr="00FF0ACC">
        <w:rPr>
          <w:sz w:val="20"/>
          <w:szCs w:val="20"/>
          <w:lang w:val="en-GB"/>
        </w:rPr>
        <w:t>,</w:t>
      </w:r>
      <w:r w:rsidR="00913A2F" w:rsidRPr="00FF0ACC">
        <w:rPr>
          <w:sz w:val="20"/>
          <w:szCs w:val="20"/>
          <w:lang w:val="en-GB"/>
        </w:rPr>
        <w:t xml:space="preserve"> there </w:t>
      </w:r>
      <w:r w:rsidRPr="00FF0ACC">
        <w:rPr>
          <w:sz w:val="20"/>
          <w:szCs w:val="20"/>
          <w:lang w:val="en-GB"/>
        </w:rPr>
        <w:t xml:space="preserve">are impacts from an issue that occurs outside the immediate vicinity of the warning itself and such impacts can be annotated by using the </w:t>
      </w:r>
      <w:proofErr w:type="spellStart"/>
      <w:r w:rsidR="00DA697E" w:rsidRPr="00FF0ACC">
        <w:rPr>
          <w:b/>
          <w:bCs/>
          <w:sz w:val="20"/>
          <w:szCs w:val="20"/>
          <w:lang w:val="en-GB"/>
        </w:rPr>
        <w:t>NavwarnAreaAffected</w:t>
      </w:r>
      <w:proofErr w:type="spellEnd"/>
      <w:r w:rsidRPr="00FF0ACC">
        <w:rPr>
          <w:b/>
          <w:bCs/>
          <w:sz w:val="20"/>
          <w:szCs w:val="20"/>
          <w:lang w:val="en-GB"/>
        </w:rPr>
        <w:t xml:space="preserve"> </w:t>
      </w:r>
      <w:r w:rsidRPr="00FF0ACC">
        <w:rPr>
          <w:sz w:val="20"/>
          <w:szCs w:val="20"/>
          <w:lang w:val="en-GB"/>
        </w:rPr>
        <w:t xml:space="preserve">class and referencing it back to the originating </w:t>
      </w:r>
      <w:proofErr w:type="spellStart"/>
      <w:r w:rsidR="00DA697E" w:rsidRPr="00FF0ACC">
        <w:rPr>
          <w:b/>
          <w:bCs/>
          <w:sz w:val="20"/>
          <w:szCs w:val="20"/>
          <w:lang w:val="en-GB"/>
        </w:rPr>
        <w:t>NavwarnPart</w:t>
      </w:r>
      <w:proofErr w:type="spellEnd"/>
      <w:r w:rsidRPr="00FF0ACC">
        <w:rPr>
          <w:sz w:val="20"/>
          <w:szCs w:val="20"/>
          <w:lang w:val="en-GB"/>
        </w:rPr>
        <w:t xml:space="preserve">. This method can be used to enhance the user’s awareness of an affected area following some incident. For example, should a light be out of service, the location of the light should be marked using a </w:t>
      </w:r>
      <w:proofErr w:type="spellStart"/>
      <w:r w:rsidR="00DA697E" w:rsidRPr="00FF0ACC">
        <w:rPr>
          <w:b/>
          <w:bCs/>
          <w:sz w:val="20"/>
          <w:szCs w:val="20"/>
          <w:lang w:val="en-GB"/>
        </w:rPr>
        <w:t>NavwarnPart</w:t>
      </w:r>
      <w:proofErr w:type="spellEnd"/>
      <w:r w:rsidRPr="00FF0ACC">
        <w:rPr>
          <w:sz w:val="20"/>
          <w:szCs w:val="20"/>
          <w:lang w:val="en-GB"/>
        </w:rPr>
        <w:t xml:space="preserve"> instance, while the area where the light can be expected to be visible may be marked with an area demarked by a </w:t>
      </w:r>
      <w:proofErr w:type="spellStart"/>
      <w:r w:rsidR="00DA697E" w:rsidRPr="00FF0ACC">
        <w:rPr>
          <w:b/>
          <w:bCs/>
          <w:sz w:val="20"/>
          <w:szCs w:val="20"/>
          <w:lang w:val="en-GB"/>
        </w:rPr>
        <w:t>NavwarnAreaAffected</w:t>
      </w:r>
      <w:proofErr w:type="spellEnd"/>
      <w:r w:rsidRPr="00FF0ACC">
        <w:rPr>
          <w:sz w:val="20"/>
          <w:szCs w:val="20"/>
          <w:lang w:val="en-GB"/>
        </w:rPr>
        <w:t xml:space="preserve"> instance. The </w:t>
      </w:r>
      <w:proofErr w:type="spellStart"/>
      <w:r w:rsidR="00DA697E" w:rsidRPr="00FF0ACC">
        <w:rPr>
          <w:b/>
          <w:bCs/>
          <w:sz w:val="20"/>
          <w:szCs w:val="20"/>
          <w:lang w:val="en-GB"/>
        </w:rPr>
        <w:t>NavwarnAreaAffected</w:t>
      </w:r>
      <w:proofErr w:type="spellEnd"/>
      <w:r w:rsidRPr="00FF0ACC">
        <w:rPr>
          <w:sz w:val="20"/>
          <w:szCs w:val="20"/>
          <w:lang w:val="en-GB"/>
        </w:rPr>
        <w:t xml:space="preserve"> class can thus draw the user’s attention to the outage, even though it may be outside the immediate area of focus.</w:t>
      </w:r>
    </w:p>
    <w:p w14:paraId="71052316" w14:textId="6E46D2C8" w:rsidR="00F31F27" w:rsidRPr="00FF0ACC" w:rsidRDefault="00F31F27" w:rsidP="009B56F2">
      <w:pPr>
        <w:widowControl w:val="0"/>
        <w:spacing w:after="120" w:line="240" w:lineRule="auto"/>
        <w:jc w:val="both"/>
        <w:rPr>
          <w:sz w:val="20"/>
          <w:szCs w:val="20"/>
          <w:lang w:val="en-GB"/>
        </w:rPr>
      </w:pPr>
      <w:r w:rsidRPr="00FF0ACC">
        <w:rPr>
          <w:sz w:val="20"/>
          <w:szCs w:val="20"/>
          <w:lang w:val="en-GB"/>
        </w:rPr>
        <w:t xml:space="preserve">It is permissible to have navigational warnings without geometry that contain general statements without a geographic component, however it is encouraged to use the </w:t>
      </w:r>
      <w:proofErr w:type="spellStart"/>
      <w:r w:rsidR="00DA697E" w:rsidRPr="00FF0ACC">
        <w:rPr>
          <w:b/>
          <w:bCs/>
          <w:sz w:val="20"/>
          <w:szCs w:val="20"/>
          <w:lang w:val="en-GB"/>
        </w:rPr>
        <w:t>NavwarnAreaAffected</w:t>
      </w:r>
      <w:proofErr w:type="spellEnd"/>
      <w:r w:rsidRPr="00FF0ACC">
        <w:rPr>
          <w:b/>
          <w:bCs/>
          <w:sz w:val="20"/>
          <w:szCs w:val="20"/>
          <w:lang w:val="en-GB"/>
        </w:rPr>
        <w:t xml:space="preserve"> </w:t>
      </w:r>
      <w:r w:rsidRPr="00FF0ACC">
        <w:rPr>
          <w:sz w:val="20"/>
          <w:szCs w:val="20"/>
          <w:lang w:val="en-GB"/>
        </w:rPr>
        <w:t>feature class for such navigational warnings to give them a general area of applicability. Moreover</w:t>
      </w:r>
      <w:r w:rsidR="0055467D" w:rsidRPr="00FF0ACC">
        <w:rPr>
          <w:sz w:val="20"/>
          <w:szCs w:val="20"/>
          <w:lang w:val="en-GB"/>
        </w:rPr>
        <w:t>,</w:t>
      </w:r>
      <w:r w:rsidRPr="00FF0ACC">
        <w:rPr>
          <w:sz w:val="20"/>
          <w:szCs w:val="20"/>
          <w:lang w:val="en-GB"/>
        </w:rPr>
        <w:t xml:space="preserve"> these should be assigned to the publisher's area of responsibility. This is necessary to enable the user system to place the navigational warning on the display, since the only alternative when</w:t>
      </w:r>
      <w:r w:rsidR="00604623" w:rsidRPr="00FF0ACC">
        <w:rPr>
          <w:sz w:val="20"/>
          <w:szCs w:val="20"/>
          <w:lang w:val="en-GB"/>
        </w:rPr>
        <w:t xml:space="preserve"> </w:t>
      </w:r>
      <w:r w:rsidRPr="00FF0ACC">
        <w:rPr>
          <w:sz w:val="20"/>
          <w:szCs w:val="20"/>
          <w:lang w:val="en-GB"/>
        </w:rPr>
        <w:t xml:space="preserve">geometry is </w:t>
      </w:r>
      <w:r w:rsidR="00604623" w:rsidRPr="00FF0ACC">
        <w:rPr>
          <w:sz w:val="20"/>
          <w:szCs w:val="20"/>
          <w:lang w:val="en-GB"/>
        </w:rPr>
        <w:t xml:space="preserve">not </w:t>
      </w:r>
      <w:r w:rsidRPr="00FF0ACC">
        <w:rPr>
          <w:sz w:val="20"/>
          <w:szCs w:val="20"/>
          <w:lang w:val="en-GB"/>
        </w:rPr>
        <w:t>provided is to list the navigational warning in a list with all others that may increase the difficulty for the user to accurately understand the impact of the information.</w:t>
      </w:r>
    </w:p>
    <w:p w14:paraId="72245D63" w14:textId="44FD694E" w:rsidR="00913A2F" w:rsidRPr="00FF0ACC" w:rsidRDefault="00913A2F" w:rsidP="00E22BBF">
      <w:pPr>
        <w:spacing w:after="120" w:line="240" w:lineRule="auto"/>
        <w:jc w:val="both"/>
        <w:rPr>
          <w:sz w:val="20"/>
          <w:szCs w:val="20"/>
          <w:lang w:val="en-GB"/>
        </w:rPr>
      </w:pPr>
    </w:p>
    <w:p w14:paraId="00164402" w14:textId="3F8237DB" w:rsidR="00913A2F" w:rsidRPr="00FF0ACC" w:rsidRDefault="00913A2F" w:rsidP="00AC4911">
      <w:pPr>
        <w:pStyle w:val="Heading2"/>
        <w:spacing w:before="120" w:after="200" w:line="240" w:lineRule="auto"/>
        <w:rPr>
          <w:lang w:val="en-GB"/>
        </w:rPr>
      </w:pPr>
      <w:bookmarkStart w:id="113" w:name="_Toc182149061"/>
      <w:r w:rsidRPr="00FF0ACC">
        <w:rPr>
          <w:lang w:val="en-GB"/>
        </w:rPr>
        <w:lastRenderedPageBreak/>
        <w:t>Full S-124 data model</w:t>
      </w:r>
      <w:bookmarkEnd w:id="113"/>
    </w:p>
    <w:p w14:paraId="17DF8C07" w14:textId="19642866" w:rsidR="00AF37D8" w:rsidRPr="00FF0ACC" w:rsidRDefault="009711AC" w:rsidP="00D84705">
      <w:pPr>
        <w:keepNext/>
        <w:spacing w:after="120" w:line="240" w:lineRule="auto"/>
        <w:jc w:val="center"/>
        <w:rPr>
          <w:noProof/>
          <w:sz w:val="22"/>
          <w:szCs w:val="22"/>
          <w:lang w:val="en-GB"/>
        </w:rPr>
      </w:pPr>
      <w:del w:id="114" w:author="Eivind Mong" w:date="2025-05-29T10:56:00Z" w16du:dateUtc="2025-05-29T14:56:00Z">
        <w:r w:rsidRPr="00FF0ACC" w:rsidDel="00E22FF8">
          <w:rPr>
            <w:noProof/>
            <w:lang w:val="en-GB"/>
          </w:rPr>
          <w:drawing>
            <wp:inline distT="0" distB="0" distL="0" distR="0" wp14:anchorId="79C9C550" wp14:editId="47FF8089">
              <wp:extent cx="5943600" cy="5008880"/>
              <wp:effectExtent l="0" t="0" r="0" b="1270"/>
              <wp:docPr id="9572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52221" name=""/>
                      <pic:cNvPicPr/>
                    </pic:nvPicPr>
                    <pic:blipFill>
                      <a:blip r:embed="rId22"/>
                      <a:stretch>
                        <a:fillRect/>
                      </a:stretch>
                    </pic:blipFill>
                    <pic:spPr>
                      <a:xfrm>
                        <a:off x="0" y="0"/>
                        <a:ext cx="5943600" cy="5008880"/>
                      </a:xfrm>
                      <a:prstGeom prst="rect">
                        <a:avLst/>
                      </a:prstGeom>
                    </pic:spPr>
                  </pic:pic>
                </a:graphicData>
              </a:graphic>
            </wp:inline>
          </w:drawing>
        </w:r>
      </w:del>
      <w:r w:rsidR="00956DF5" w:rsidRPr="00956DF5">
        <w:rPr>
          <w:noProof/>
          <w:sz w:val="22"/>
          <w:szCs w:val="22"/>
          <w:lang w:val="en-GB"/>
        </w:rPr>
        <w:drawing>
          <wp:inline distT="0" distB="0" distL="0" distR="0" wp14:anchorId="0231E591" wp14:editId="6CC0641E">
            <wp:extent cx="5943600" cy="5306060"/>
            <wp:effectExtent l="0" t="0" r="0" b="8890"/>
            <wp:docPr id="1445351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4491DEB5" w14:textId="363273BF" w:rsidR="001856C3" w:rsidRPr="00FF0ACC" w:rsidRDefault="001856C3" w:rsidP="00B82F0C">
      <w:pPr>
        <w:keepNext/>
        <w:spacing w:before="120" w:after="120" w:line="240" w:lineRule="auto"/>
        <w:jc w:val="center"/>
        <w:rPr>
          <w:b/>
          <w:bCs/>
          <w:sz w:val="18"/>
          <w:szCs w:val="18"/>
          <w:lang w:val="en-GB"/>
        </w:rPr>
      </w:pPr>
      <w:r w:rsidRPr="00FF0ACC">
        <w:rPr>
          <w:b/>
          <w:bCs/>
          <w:sz w:val="18"/>
          <w:szCs w:val="18"/>
          <w:lang w:val="en-GB"/>
        </w:rPr>
        <w:t xml:space="preserve">Figure </w:t>
      </w:r>
      <w:ins w:id="115"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16"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17" w:author="Eivind Mong" w:date="2025-05-29T11:19:00Z" w16du:dateUtc="2025-05-29T15:19:00Z">
        <w:r w:rsidR="00741D69">
          <w:rPr>
            <w:b/>
            <w:bCs/>
            <w:noProof/>
            <w:sz w:val="18"/>
            <w:szCs w:val="18"/>
            <w:lang w:val="en-GB"/>
          </w:rPr>
          <w:t>2</w:t>
        </w:r>
        <w:r w:rsidR="00741D69">
          <w:rPr>
            <w:b/>
            <w:bCs/>
            <w:sz w:val="18"/>
            <w:szCs w:val="18"/>
            <w:lang w:val="en-GB"/>
          </w:rPr>
          <w:fldChar w:fldCharType="end"/>
        </w:r>
      </w:ins>
      <w:del w:id="118"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2</w:delText>
        </w:r>
        <w:r w:rsidR="008C5B26" w:rsidRPr="00FF0ACC" w:rsidDel="00741D69">
          <w:rPr>
            <w:b/>
            <w:bCs/>
            <w:sz w:val="18"/>
            <w:szCs w:val="18"/>
            <w:lang w:val="en-GB"/>
          </w:rPr>
          <w:fldChar w:fldCharType="end"/>
        </w:r>
      </w:del>
      <w:r w:rsidRPr="00FF0ACC">
        <w:rPr>
          <w:b/>
          <w:bCs/>
          <w:sz w:val="18"/>
          <w:szCs w:val="18"/>
          <w:lang w:val="en-GB"/>
        </w:rPr>
        <w:t xml:space="preserve"> </w:t>
      </w:r>
      <w:r w:rsidR="00992F98" w:rsidRPr="00FF0ACC">
        <w:rPr>
          <w:b/>
          <w:bCs/>
          <w:sz w:val="18"/>
          <w:szCs w:val="18"/>
          <w:lang w:val="en-GB"/>
        </w:rPr>
        <w:t>–</w:t>
      </w:r>
      <w:r w:rsidRPr="00FF0ACC">
        <w:rPr>
          <w:b/>
          <w:bCs/>
          <w:sz w:val="18"/>
          <w:szCs w:val="18"/>
          <w:lang w:val="en-GB"/>
        </w:rPr>
        <w:t xml:space="preserve"> The Full S-124 Data Model</w:t>
      </w:r>
    </w:p>
    <w:p w14:paraId="71D61108" w14:textId="4DE02010" w:rsidR="001856C3" w:rsidRPr="00FF0ACC" w:rsidRDefault="00434EDE" w:rsidP="00B82F0C">
      <w:pPr>
        <w:pStyle w:val="DiagramImage"/>
        <w:spacing w:after="120"/>
        <w:jc w:val="both"/>
        <w:rPr>
          <w:rFonts w:ascii="Arial" w:eastAsia="SimSun" w:hAnsi="Arial" w:cs="Arial"/>
          <w:color w:val="000000"/>
          <w:sz w:val="20"/>
          <w:szCs w:val="20"/>
          <w:lang w:val="en-GB" w:eastAsia="ar-SA"/>
        </w:rPr>
      </w:pPr>
      <w:r w:rsidRPr="00FF0ACC">
        <w:rPr>
          <w:rFonts w:ascii="Arial" w:eastAsia="SimSun" w:hAnsi="Arial" w:cs="Arial"/>
          <w:color w:val="000000"/>
          <w:sz w:val="20"/>
          <w:szCs w:val="20"/>
          <w:lang w:val="en-GB" w:eastAsia="ar-SA"/>
        </w:rPr>
        <w:t xml:space="preserve">Figure </w:t>
      </w:r>
      <w:r w:rsidR="00AC0B15" w:rsidRPr="00FF0ACC">
        <w:rPr>
          <w:rFonts w:ascii="Arial" w:eastAsia="SimSun" w:hAnsi="Arial" w:cs="Arial"/>
          <w:color w:val="000000"/>
          <w:sz w:val="20"/>
          <w:szCs w:val="20"/>
          <w:lang w:val="en-GB" w:eastAsia="ar-SA"/>
        </w:rPr>
        <w:t>4-2</w:t>
      </w:r>
      <w:r w:rsidRPr="00FF0ACC">
        <w:rPr>
          <w:rFonts w:ascii="Arial" w:eastAsia="SimSun" w:hAnsi="Arial" w:cs="Arial"/>
          <w:color w:val="000000"/>
          <w:sz w:val="20"/>
          <w:szCs w:val="20"/>
          <w:lang w:val="en-GB" w:eastAsia="ar-SA"/>
        </w:rPr>
        <w:t xml:space="preserve"> shows the full S-124 data model, </w:t>
      </w:r>
      <w:r w:rsidR="00103DE8" w:rsidRPr="00FF0ACC">
        <w:rPr>
          <w:rFonts w:ascii="Arial" w:eastAsia="SimSun" w:hAnsi="Arial" w:cs="Arial"/>
          <w:color w:val="000000"/>
          <w:sz w:val="20"/>
          <w:szCs w:val="20"/>
          <w:lang w:val="en-GB" w:eastAsia="ar-SA"/>
        </w:rPr>
        <w:t xml:space="preserve">but note that the </w:t>
      </w:r>
      <w:proofErr w:type="spellStart"/>
      <w:r w:rsidR="00103DE8" w:rsidRPr="00FF0ACC">
        <w:rPr>
          <w:rFonts w:ascii="Arial" w:eastAsia="SimSun" w:hAnsi="Arial" w:cs="Arial"/>
          <w:color w:val="000000"/>
          <w:sz w:val="20"/>
          <w:szCs w:val="20"/>
          <w:lang w:val="en-GB" w:eastAsia="ar-SA"/>
        </w:rPr>
        <w:t>codelist</w:t>
      </w:r>
      <w:proofErr w:type="spellEnd"/>
      <w:r w:rsidR="00103DE8" w:rsidRPr="00FF0ACC">
        <w:rPr>
          <w:rFonts w:ascii="Arial" w:eastAsia="SimSun" w:hAnsi="Arial" w:cs="Arial"/>
          <w:color w:val="000000"/>
          <w:sz w:val="20"/>
          <w:szCs w:val="20"/>
          <w:lang w:val="en-GB" w:eastAsia="ar-SA"/>
        </w:rPr>
        <w:t xml:space="preserve"> </w:t>
      </w:r>
      <w:proofErr w:type="spellStart"/>
      <w:r w:rsidR="00103DE8" w:rsidRPr="00FF0ACC">
        <w:rPr>
          <w:rFonts w:ascii="Arial" w:eastAsia="SimSun" w:hAnsi="Arial" w:cs="Arial"/>
          <w:b/>
          <w:bCs/>
          <w:color w:val="000000"/>
          <w:sz w:val="20"/>
          <w:szCs w:val="20"/>
          <w:lang w:val="en-GB" w:eastAsia="ar-SA"/>
        </w:rPr>
        <w:t>navwarnTypeDetails</w:t>
      </w:r>
      <w:proofErr w:type="spellEnd"/>
      <w:r w:rsidR="00103DE8" w:rsidRPr="00FF0ACC">
        <w:rPr>
          <w:rFonts w:ascii="Arial" w:eastAsia="SimSun" w:hAnsi="Arial" w:cs="Arial"/>
          <w:color w:val="000000"/>
          <w:sz w:val="20"/>
          <w:szCs w:val="20"/>
          <w:lang w:val="en-GB" w:eastAsia="ar-SA"/>
        </w:rPr>
        <w:t xml:space="preserve"> have been collapsed. This is to facilitate reading of the model since this list is of significant length. The full content of the </w:t>
      </w:r>
      <w:proofErr w:type="spellStart"/>
      <w:r w:rsidR="00103DE8" w:rsidRPr="00FF0ACC">
        <w:rPr>
          <w:rFonts w:ascii="Arial" w:eastAsia="SimSun" w:hAnsi="Arial" w:cs="Arial"/>
          <w:b/>
          <w:bCs/>
          <w:color w:val="000000"/>
          <w:sz w:val="20"/>
          <w:szCs w:val="20"/>
          <w:lang w:val="en-GB" w:eastAsia="ar-SA"/>
        </w:rPr>
        <w:t>navwarnTypeDetails</w:t>
      </w:r>
      <w:proofErr w:type="spellEnd"/>
      <w:r w:rsidR="00103DE8" w:rsidRPr="00FF0ACC">
        <w:rPr>
          <w:rFonts w:ascii="Arial" w:eastAsia="SimSun" w:hAnsi="Arial" w:cs="Arial"/>
          <w:color w:val="000000"/>
          <w:sz w:val="20"/>
          <w:szCs w:val="20"/>
          <w:lang w:val="en-GB" w:eastAsia="ar-SA"/>
        </w:rPr>
        <w:t xml:space="preserve"> </w:t>
      </w:r>
      <w:proofErr w:type="spellStart"/>
      <w:r w:rsidR="00103DE8" w:rsidRPr="00FF0ACC">
        <w:rPr>
          <w:rFonts w:ascii="Arial" w:eastAsia="SimSun" w:hAnsi="Arial" w:cs="Arial"/>
          <w:color w:val="000000"/>
          <w:sz w:val="20"/>
          <w:szCs w:val="20"/>
          <w:lang w:val="en-GB" w:eastAsia="ar-SA"/>
        </w:rPr>
        <w:t>codelist</w:t>
      </w:r>
      <w:proofErr w:type="spellEnd"/>
      <w:r w:rsidR="00103DE8" w:rsidRPr="00FF0ACC">
        <w:rPr>
          <w:rFonts w:ascii="Arial" w:eastAsia="SimSun" w:hAnsi="Arial" w:cs="Arial"/>
          <w:color w:val="000000"/>
          <w:sz w:val="20"/>
          <w:szCs w:val="20"/>
          <w:lang w:val="en-GB" w:eastAsia="ar-SA"/>
        </w:rPr>
        <w:t xml:space="preserve"> can be viewed in the feature catalogue.</w:t>
      </w:r>
    </w:p>
    <w:p w14:paraId="36E10951" w14:textId="07C4E609" w:rsidR="004B207C" w:rsidRPr="00FF0ACC" w:rsidRDefault="004B207C" w:rsidP="003130CB">
      <w:pPr>
        <w:pStyle w:val="Heading3"/>
        <w:tabs>
          <w:tab w:val="clear" w:pos="450"/>
          <w:tab w:val="left" w:pos="851"/>
        </w:tabs>
        <w:spacing w:after="120" w:line="240" w:lineRule="auto"/>
        <w:ind w:left="851" w:hanging="851"/>
        <w:rPr>
          <w:sz w:val="20"/>
          <w:szCs w:val="20"/>
          <w:lang w:val="en-GB"/>
        </w:rPr>
      </w:pPr>
      <w:bookmarkStart w:id="119" w:name="_Toc182149062"/>
      <w:r w:rsidRPr="00FF0ACC">
        <w:rPr>
          <w:sz w:val="20"/>
          <w:szCs w:val="20"/>
          <w:lang w:val="en-GB"/>
        </w:rPr>
        <w:lastRenderedPageBreak/>
        <w:t xml:space="preserve">Enumerations and </w:t>
      </w:r>
      <w:proofErr w:type="spellStart"/>
      <w:r w:rsidRPr="00FF0ACC">
        <w:rPr>
          <w:sz w:val="20"/>
          <w:szCs w:val="20"/>
          <w:lang w:val="en-GB"/>
        </w:rPr>
        <w:t>Codelists</w:t>
      </w:r>
      <w:bookmarkEnd w:id="119"/>
      <w:proofErr w:type="spellEnd"/>
    </w:p>
    <w:p w14:paraId="289821F1" w14:textId="2763DCE4" w:rsidR="004B207C" w:rsidRPr="00FF0ACC" w:rsidRDefault="0002109E" w:rsidP="00EA50C9">
      <w:pPr>
        <w:keepNext/>
        <w:jc w:val="center"/>
        <w:rPr>
          <w:sz w:val="22"/>
          <w:szCs w:val="22"/>
          <w:lang w:val="en-GB"/>
        </w:rPr>
      </w:pPr>
      <w:del w:id="120" w:author="Eivind Mong" w:date="2025-05-29T10:57:00Z" w16du:dateUtc="2025-05-29T14:57:00Z">
        <w:r w:rsidRPr="00FF0ACC" w:rsidDel="00E22FF8">
          <w:rPr>
            <w:noProof/>
            <w:lang w:val="en-GB"/>
          </w:rPr>
          <w:drawing>
            <wp:inline distT="0" distB="0" distL="0" distR="0" wp14:anchorId="5F6293BE" wp14:editId="7CD9AE71">
              <wp:extent cx="5943600" cy="2327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7910"/>
                      </a:xfrm>
                      <a:prstGeom prst="rect">
                        <a:avLst/>
                      </a:prstGeom>
                    </pic:spPr>
                  </pic:pic>
                </a:graphicData>
              </a:graphic>
            </wp:inline>
          </w:drawing>
        </w:r>
      </w:del>
      <w:r w:rsidR="00956DF5" w:rsidRPr="00956DF5">
        <w:rPr>
          <w:noProof/>
          <w:sz w:val="22"/>
          <w:szCs w:val="22"/>
          <w:lang w:val="en-GB"/>
        </w:rPr>
        <w:drawing>
          <wp:inline distT="0" distB="0" distL="0" distR="0" wp14:anchorId="5F2DEDC3" wp14:editId="54000DE3">
            <wp:extent cx="5692966" cy="2799183"/>
            <wp:effectExtent l="0" t="0" r="3175" b="1270"/>
            <wp:docPr id="1349294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517" cy="2808304"/>
                    </a:xfrm>
                    <a:prstGeom prst="rect">
                      <a:avLst/>
                    </a:prstGeom>
                    <a:noFill/>
                    <a:ln>
                      <a:noFill/>
                    </a:ln>
                  </pic:spPr>
                </pic:pic>
              </a:graphicData>
            </a:graphic>
          </wp:inline>
        </w:drawing>
      </w:r>
    </w:p>
    <w:p w14:paraId="16A9E780" w14:textId="3FF12BD6" w:rsidR="001856C3" w:rsidRPr="00FF0ACC" w:rsidRDefault="00E97638" w:rsidP="00787105">
      <w:pPr>
        <w:keepNext/>
        <w:spacing w:before="120" w:after="120" w:line="240" w:lineRule="auto"/>
        <w:jc w:val="center"/>
        <w:rPr>
          <w:b/>
          <w:bCs/>
          <w:sz w:val="18"/>
          <w:szCs w:val="18"/>
          <w:lang w:val="en-GB"/>
        </w:rPr>
      </w:pPr>
      <w:r w:rsidRPr="00FF0ACC">
        <w:rPr>
          <w:b/>
          <w:bCs/>
          <w:sz w:val="18"/>
          <w:szCs w:val="18"/>
          <w:lang w:val="en-GB"/>
        </w:rPr>
        <w:t xml:space="preserve">Figure </w:t>
      </w:r>
      <w:ins w:id="121"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22"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23" w:author="Eivind Mong" w:date="2025-05-29T11:19:00Z" w16du:dateUtc="2025-05-29T15:19:00Z">
        <w:r w:rsidR="00741D69">
          <w:rPr>
            <w:b/>
            <w:bCs/>
            <w:noProof/>
            <w:sz w:val="18"/>
            <w:szCs w:val="18"/>
            <w:lang w:val="en-GB"/>
          </w:rPr>
          <w:t>3</w:t>
        </w:r>
        <w:r w:rsidR="00741D69">
          <w:rPr>
            <w:b/>
            <w:bCs/>
            <w:sz w:val="18"/>
            <w:szCs w:val="18"/>
            <w:lang w:val="en-GB"/>
          </w:rPr>
          <w:fldChar w:fldCharType="end"/>
        </w:r>
      </w:ins>
      <w:del w:id="124"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3</w:delText>
        </w:r>
        <w:r w:rsidR="008C5B26" w:rsidRPr="00FF0ACC" w:rsidDel="00741D69">
          <w:rPr>
            <w:b/>
            <w:bCs/>
            <w:sz w:val="18"/>
            <w:szCs w:val="18"/>
            <w:lang w:val="en-GB"/>
          </w:rPr>
          <w:fldChar w:fldCharType="end"/>
        </w:r>
      </w:del>
      <w:r w:rsidRPr="00FF0ACC">
        <w:rPr>
          <w:b/>
          <w:bCs/>
          <w:sz w:val="18"/>
          <w:szCs w:val="18"/>
          <w:lang w:val="en-GB"/>
        </w:rPr>
        <w:t xml:space="preserve"> </w:t>
      </w:r>
      <w:r w:rsidR="00D7239E" w:rsidRPr="00FF0ACC">
        <w:rPr>
          <w:b/>
          <w:bCs/>
          <w:sz w:val="18"/>
          <w:szCs w:val="18"/>
          <w:lang w:val="en-GB"/>
        </w:rPr>
        <w:t xml:space="preserve">– </w:t>
      </w:r>
      <w:r w:rsidRPr="00FF0ACC">
        <w:rPr>
          <w:b/>
          <w:bCs/>
          <w:sz w:val="18"/>
          <w:szCs w:val="18"/>
          <w:lang w:val="en-GB"/>
        </w:rPr>
        <w:t>Enumerations</w:t>
      </w:r>
    </w:p>
    <w:p w14:paraId="68D498DF" w14:textId="46B46E74" w:rsidR="00E22FF8" w:rsidRDefault="00E22FF8" w:rsidP="006169CA">
      <w:pPr>
        <w:pStyle w:val="List"/>
        <w:keepNext/>
        <w:spacing w:before="120" w:after="120" w:line="240" w:lineRule="auto"/>
        <w:ind w:left="284" w:hanging="284"/>
        <w:jc w:val="center"/>
        <w:rPr>
          <w:ins w:id="125" w:author="Eivind Mong" w:date="2025-05-29T10:57:00Z" w16du:dateUtc="2025-05-29T14:57:00Z"/>
          <w:b/>
          <w:bCs/>
          <w:sz w:val="18"/>
          <w:szCs w:val="18"/>
          <w:lang w:val="en-GB"/>
        </w:rPr>
      </w:pPr>
      <w:ins w:id="126" w:author="Eivind Mong" w:date="2025-05-29T10:58:00Z" w16du:dateUtc="2025-05-29T14:58:00Z">
        <w:r w:rsidRPr="00E22FF8">
          <w:rPr>
            <w:b/>
            <w:bCs/>
            <w:noProof/>
            <w:sz w:val="18"/>
            <w:szCs w:val="18"/>
            <w:lang w:val="en-GB"/>
          </w:rPr>
          <w:drawing>
            <wp:inline distT="0" distB="0" distL="0" distR="0" wp14:anchorId="3C728978" wp14:editId="372BBB32">
              <wp:extent cx="5737480" cy="3670300"/>
              <wp:effectExtent l="0" t="0" r="0" b="6350"/>
              <wp:docPr id="1991793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402" cy="3674089"/>
                      </a:xfrm>
                      <a:prstGeom prst="rect">
                        <a:avLst/>
                      </a:prstGeom>
                      <a:noFill/>
                      <a:ln>
                        <a:noFill/>
                      </a:ln>
                    </pic:spPr>
                  </pic:pic>
                </a:graphicData>
              </a:graphic>
            </wp:inline>
          </w:drawing>
        </w:r>
      </w:ins>
      <w:del w:id="127" w:author="Eivind Mong" w:date="2025-05-29T10:57:00Z" w16du:dateUtc="2025-05-29T14:57:00Z">
        <w:r w:rsidR="00E2219E" w:rsidRPr="00FF0ACC" w:rsidDel="00E22FF8">
          <w:rPr>
            <w:noProof/>
            <w:lang w:val="en-GB"/>
          </w:rPr>
          <w:drawing>
            <wp:inline distT="0" distB="0" distL="0" distR="0" wp14:anchorId="4DB0DDEC" wp14:editId="15D01955">
              <wp:extent cx="5943600" cy="3771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1265"/>
                      </a:xfrm>
                      <a:prstGeom prst="rect">
                        <a:avLst/>
                      </a:prstGeom>
                    </pic:spPr>
                  </pic:pic>
                </a:graphicData>
              </a:graphic>
            </wp:inline>
          </w:drawing>
        </w:r>
      </w:del>
    </w:p>
    <w:p w14:paraId="1AF39931" w14:textId="5CDE9E5F" w:rsidR="00E97638" w:rsidRPr="00FF0ACC" w:rsidRDefault="00E97638" w:rsidP="006169CA">
      <w:pPr>
        <w:pStyle w:val="List"/>
        <w:keepNext/>
        <w:spacing w:before="120" w:after="120" w:line="240" w:lineRule="auto"/>
        <w:ind w:left="284" w:hanging="284"/>
        <w:jc w:val="center"/>
        <w:rPr>
          <w:b/>
          <w:bCs/>
          <w:sz w:val="18"/>
          <w:szCs w:val="18"/>
          <w:lang w:val="en-GB"/>
        </w:rPr>
      </w:pPr>
      <w:r w:rsidRPr="00FF0ACC">
        <w:rPr>
          <w:b/>
          <w:bCs/>
          <w:sz w:val="18"/>
          <w:szCs w:val="18"/>
          <w:lang w:val="en-GB"/>
        </w:rPr>
        <w:t xml:space="preserve">Figure </w:t>
      </w:r>
      <w:ins w:id="128"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29"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30" w:author="Eivind Mong" w:date="2025-05-29T11:19:00Z" w16du:dateUtc="2025-05-29T15:19:00Z">
        <w:r w:rsidR="00741D69">
          <w:rPr>
            <w:b/>
            <w:bCs/>
            <w:noProof/>
            <w:sz w:val="18"/>
            <w:szCs w:val="18"/>
            <w:lang w:val="en-GB"/>
          </w:rPr>
          <w:t>4</w:t>
        </w:r>
        <w:r w:rsidR="00741D69">
          <w:rPr>
            <w:b/>
            <w:bCs/>
            <w:sz w:val="18"/>
            <w:szCs w:val="18"/>
            <w:lang w:val="en-GB"/>
          </w:rPr>
          <w:fldChar w:fldCharType="end"/>
        </w:r>
      </w:ins>
      <w:del w:id="131"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del>
      <w:r w:rsidRPr="00FF0ACC">
        <w:rPr>
          <w:b/>
          <w:bCs/>
          <w:sz w:val="18"/>
          <w:szCs w:val="18"/>
          <w:lang w:val="en-GB"/>
        </w:rPr>
        <w:t xml:space="preserve"> </w:t>
      </w:r>
      <w:r w:rsidR="00D7239E" w:rsidRPr="00FF0ACC">
        <w:rPr>
          <w:b/>
          <w:bCs/>
          <w:sz w:val="18"/>
          <w:szCs w:val="18"/>
          <w:lang w:val="en-GB"/>
        </w:rPr>
        <w:t xml:space="preserve">– </w:t>
      </w:r>
      <w:proofErr w:type="spellStart"/>
      <w:r w:rsidRPr="00FF0ACC">
        <w:rPr>
          <w:b/>
          <w:bCs/>
          <w:sz w:val="18"/>
          <w:szCs w:val="18"/>
          <w:lang w:val="en-GB"/>
        </w:rPr>
        <w:t>Codelists</w:t>
      </w:r>
      <w:proofErr w:type="spellEnd"/>
    </w:p>
    <w:p w14:paraId="7C02C4DC" w14:textId="4A627F92" w:rsidR="00DB3F4F" w:rsidRPr="00FF0ACC" w:rsidRDefault="00DB3F4F" w:rsidP="00482695">
      <w:pPr>
        <w:spacing w:after="120" w:line="240" w:lineRule="auto"/>
        <w:jc w:val="both"/>
        <w:rPr>
          <w:sz w:val="20"/>
          <w:szCs w:val="20"/>
          <w:lang w:val="en-GB"/>
        </w:rPr>
      </w:pPr>
      <w:r w:rsidRPr="00FF0ACC">
        <w:rPr>
          <w:sz w:val="20"/>
          <w:szCs w:val="20"/>
          <w:lang w:val="en-GB"/>
        </w:rPr>
        <w:t xml:space="preserve">Figures 4-3 and 4-4 show all S-124 enumerations and </w:t>
      </w:r>
      <w:proofErr w:type="spellStart"/>
      <w:r w:rsidRPr="00FF0ACC">
        <w:rPr>
          <w:sz w:val="20"/>
          <w:szCs w:val="20"/>
          <w:lang w:val="en-GB"/>
        </w:rPr>
        <w:t>codelists</w:t>
      </w:r>
      <w:proofErr w:type="spellEnd"/>
      <w:r w:rsidRPr="00FF0ACC">
        <w:rPr>
          <w:sz w:val="20"/>
          <w:szCs w:val="20"/>
          <w:lang w:val="en-GB"/>
        </w:rPr>
        <w:t>.</w:t>
      </w:r>
      <w:r w:rsidR="003033AF" w:rsidRPr="00FF0ACC">
        <w:rPr>
          <w:sz w:val="20"/>
          <w:szCs w:val="20"/>
          <w:lang w:val="en-GB"/>
        </w:rPr>
        <w:t xml:space="preserve"> Enumeration and code list values are represented in the data by their numerical value</w:t>
      </w:r>
      <w:r w:rsidR="007B0BEC">
        <w:rPr>
          <w:sz w:val="20"/>
          <w:szCs w:val="20"/>
          <w:lang w:val="en-GB"/>
        </w:rPr>
        <w:t xml:space="preserve"> and label</w:t>
      </w:r>
      <w:r w:rsidR="003033AF" w:rsidRPr="00FF0ACC">
        <w:rPr>
          <w:sz w:val="20"/>
          <w:szCs w:val="20"/>
          <w:lang w:val="en-GB"/>
        </w:rPr>
        <w:t>.</w:t>
      </w:r>
      <w:r w:rsidRPr="00FF0ACC">
        <w:rPr>
          <w:sz w:val="20"/>
          <w:szCs w:val="20"/>
          <w:lang w:val="en-GB"/>
        </w:rPr>
        <w:t xml:space="preserve"> The </w:t>
      </w:r>
      <w:proofErr w:type="spellStart"/>
      <w:r w:rsidRPr="00FF0ACC">
        <w:rPr>
          <w:sz w:val="20"/>
          <w:szCs w:val="20"/>
          <w:lang w:val="en-GB"/>
        </w:rPr>
        <w:t>codelist</w:t>
      </w:r>
      <w:proofErr w:type="spellEnd"/>
      <w:r w:rsidRPr="00FF0ACC">
        <w:rPr>
          <w:sz w:val="20"/>
          <w:szCs w:val="20"/>
          <w:lang w:val="en-GB"/>
        </w:rPr>
        <w:t xml:space="preserve"> for navigational warning </w:t>
      </w:r>
      <w:r w:rsidR="00913A2F" w:rsidRPr="00FF0ACC">
        <w:rPr>
          <w:sz w:val="20"/>
          <w:szCs w:val="20"/>
          <w:lang w:val="en-GB"/>
        </w:rPr>
        <w:t xml:space="preserve">type </w:t>
      </w:r>
      <w:r w:rsidRPr="00FF0ACC">
        <w:rPr>
          <w:sz w:val="20"/>
          <w:szCs w:val="20"/>
          <w:lang w:val="en-GB"/>
        </w:rPr>
        <w:t xml:space="preserve">details has been collapsed due to its significant length and may be reviewed in its entirety in the feature catalogue (see </w:t>
      </w:r>
      <w:r w:rsidR="00F425AA" w:rsidRPr="00FF0ACC">
        <w:rPr>
          <w:sz w:val="20"/>
          <w:szCs w:val="20"/>
          <w:lang w:val="en-GB"/>
        </w:rPr>
        <w:t>Appendix B</w:t>
      </w:r>
      <w:r w:rsidRPr="00FF0ACC">
        <w:rPr>
          <w:sz w:val="20"/>
          <w:szCs w:val="20"/>
          <w:lang w:val="en-GB"/>
        </w:rPr>
        <w:t xml:space="preserve">). The </w:t>
      </w:r>
      <w:proofErr w:type="spellStart"/>
      <w:r w:rsidRPr="00FF0ACC">
        <w:rPr>
          <w:sz w:val="20"/>
          <w:szCs w:val="20"/>
          <w:lang w:val="en-GB"/>
        </w:rPr>
        <w:t>codelists</w:t>
      </w:r>
      <w:proofErr w:type="spellEnd"/>
      <w:r w:rsidRPr="00FF0ACC">
        <w:rPr>
          <w:sz w:val="20"/>
          <w:szCs w:val="20"/>
          <w:lang w:val="en-GB"/>
        </w:rPr>
        <w:t xml:space="preserve"> ISO 639-2 (language code), ISO 3166-1 (country code), S62 (IHO data producer code) and EPSG (horizontal datum code) have been collapsed due to their length and may be reviewed in their entirety in the relevant reference documents. The ISO 639-2, ISO 3166-1, S62 and EPSG </w:t>
      </w:r>
      <w:proofErr w:type="spellStart"/>
      <w:r w:rsidRPr="00FF0ACC">
        <w:rPr>
          <w:sz w:val="20"/>
          <w:szCs w:val="20"/>
          <w:lang w:val="en-GB"/>
        </w:rPr>
        <w:lastRenderedPageBreak/>
        <w:t>codelists</w:t>
      </w:r>
      <w:proofErr w:type="spellEnd"/>
      <w:r w:rsidRPr="00FF0ACC">
        <w:rPr>
          <w:sz w:val="20"/>
          <w:szCs w:val="20"/>
          <w:lang w:val="en-GB"/>
        </w:rPr>
        <w:t xml:space="preserve"> are not directly implemented in the data model, and the relevant attributes are of text data type, but expect a data value that conforms with the relevant standard.</w:t>
      </w:r>
    </w:p>
    <w:p w14:paraId="6B10FD99" w14:textId="787D1E02" w:rsidR="00A2578F" w:rsidRPr="00FF0ACC" w:rsidRDefault="00247219" w:rsidP="00482695">
      <w:pPr>
        <w:spacing w:after="120" w:line="240" w:lineRule="auto"/>
        <w:jc w:val="both"/>
        <w:rPr>
          <w:sz w:val="20"/>
          <w:szCs w:val="20"/>
          <w:lang w:val="en-GB"/>
        </w:rPr>
      </w:pPr>
      <w:r w:rsidRPr="00FF0ACC">
        <w:rPr>
          <w:sz w:val="20"/>
          <w:szCs w:val="20"/>
          <w:lang w:val="en-GB"/>
        </w:rPr>
        <w:t xml:space="preserve">Both </w:t>
      </w:r>
      <w:proofErr w:type="spellStart"/>
      <w:r w:rsidRPr="00FF0ACC">
        <w:rPr>
          <w:b/>
          <w:bCs/>
          <w:sz w:val="20"/>
          <w:szCs w:val="20"/>
          <w:lang w:val="en-GB"/>
        </w:rPr>
        <w:t>navwarnTypeGeneral</w:t>
      </w:r>
      <w:proofErr w:type="spellEnd"/>
      <w:r w:rsidRPr="00FF0ACC">
        <w:rPr>
          <w:sz w:val="20"/>
          <w:szCs w:val="20"/>
          <w:lang w:val="en-GB"/>
        </w:rPr>
        <w:t xml:space="preserve"> and </w:t>
      </w:r>
      <w:proofErr w:type="spellStart"/>
      <w:r w:rsidRPr="00FF0ACC">
        <w:rPr>
          <w:b/>
          <w:bCs/>
          <w:sz w:val="20"/>
          <w:szCs w:val="20"/>
          <w:lang w:val="en-GB"/>
        </w:rPr>
        <w:t>navwarnTypeDetails</w:t>
      </w:r>
      <w:proofErr w:type="spellEnd"/>
      <w:r w:rsidRPr="00FF0ACC">
        <w:rPr>
          <w:sz w:val="20"/>
          <w:szCs w:val="20"/>
          <w:lang w:val="en-GB"/>
        </w:rPr>
        <w:t xml:space="preserve"> are</w:t>
      </w:r>
      <w:r w:rsidR="007B0353" w:rsidRPr="00FF0ACC">
        <w:rPr>
          <w:sz w:val="20"/>
          <w:szCs w:val="20"/>
          <w:lang w:val="en-GB"/>
        </w:rPr>
        <w:t xml:space="preserve"> open enumeration </w:t>
      </w:r>
      <w:proofErr w:type="spellStart"/>
      <w:r w:rsidR="007B0353" w:rsidRPr="00FF0ACC">
        <w:rPr>
          <w:sz w:val="20"/>
          <w:szCs w:val="20"/>
          <w:lang w:val="en-GB"/>
        </w:rPr>
        <w:t>codelist</w:t>
      </w:r>
      <w:r w:rsidRPr="00FF0ACC">
        <w:rPr>
          <w:sz w:val="20"/>
          <w:szCs w:val="20"/>
          <w:lang w:val="en-GB"/>
        </w:rPr>
        <w:t>s</w:t>
      </w:r>
      <w:proofErr w:type="spellEnd"/>
      <w:r w:rsidR="007B0353" w:rsidRPr="00FF0ACC">
        <w:rPr>
          <w:sz w:val="20"/>
          <w:szCs w:val="20"/>
          <w:lang w:val="en-GB"/>
        </w:rPr>
        <w:t>, meaning that additional values can be defined by producers</w:t>
      </w:r>
      <w:r w:rsidRPr="00FF0ACC">
        <w:rPr>
          <w:sz w:val="20"/>
          <w:szCs w:val="20"/>
          <w:lang w:val="en-GB"/>
        </w:rPr>
        <w:t xml:space="preserve"> if needed</w:t>
      </w:r>
      <w:r w:rsidR="007B0353" w:rsidRPr="00FF0ACC">
        <w:rPr>
          <w:sz w:val="20"/>
          <w:szCs w:val="20"/>
          <w:lang w:val="en-GB"/>
        </w:rPr>
        <w:t xml:space="preserve">. It is recommended that as new needs are identified, requests for amendments to S-124 </w:t>
      </w:r>
      <w:r w:rsidR="00153C23" w:rsidRPr="00FF0ACC">
        <w:rPr>
          <w:sz w:val="20"/>
          <w:szCs w:val="20"/>
          <w:lang w:val="en-GB"/>
        </w:rPr>
        <w:t>be</w:t>
      </w:r>
      <w:r w:rsidR="007B0353" w:rsidRPr="00FF0ACC">
        <w:rPr>
          <w:sz w:val="20"/>
          <w:szCs w:val="20"/>
          <w:lang w:val="en-GB"/>
        </w:rPr>
        <w:t xml:space="preserve"> made</w:t>
      </w:r>
      <w:r w:rsidR="00153C23" w:rsidRPr="00FF0ACC">
        <w:rPr>
          <w:sz w:val="20"/>
          <w:szCs w:val="20"/>
          <w:lang w:val="en-GB"/>
        </w:rPr>
        <w:t>, and thus</w:t>
      </w:r>
      <w:r w:rsidR="007B0353" w:rsidRPr="00FF0ACC">
        <w:rPr>
          <w:sz w:val="20"/>
          <w:szCs w:val="20"/>
          <w:lang w:val="en-GB"/>
        </w:rPr>
        <w:t xml:space="preserve"> standardize the hazard types as far as possible.</w:t>
      </w:r>
      <w:r w:rsidR="003033AF" w:rsidRPr="00FF0ACC">
        <w:rPr>
          <w:sz w:val="20"/>
          <w:szCs w:val="20"/>
          <w:lang w:val="en-GB"/>
        </w:rPr>
        <w:t xml:space="preserve"> The predefined values are represented in the data by a numerical value.</w:t>
      </w:r>
    </w:p>
    <w:p w14:paraId="4FD517BB" w14:textId="65059D46" w:rsidR="00AC53F7" w:rsidRPr="00FF0ACC" w:rsidRDefault="00AC53F7" w:rsidP="00482695">
      <w:pPr>
        <w:spacing w:after="120" w:line="240" w:lineRule="auto"/>
        <w:jc w:val="both"/>
        <w:rPr>
          <w:sz w:val="20"/>
          <w:szCs w:val="20"/>
          <w:lang w:val="en-GB"/>
        </w:rPr>
      </w:pPr>
      <w:r w:rsidRPr="00FF0ACC">
        <w:rPr>
          <w:sz w:val="20"/>
          <w:szCs w:val="20"/>
          <w:lang w:val="en-GB"/>
        </w:rPr>
        <w:t xml:space="preserve">Example: The </w:t>
      </w:r>
      <w:proofErr w:type="spellStart"/>
      <w:r w:rsidRPr="00FF0ACC">
        <w:rPr>
          <w:sz w:val="20"/>
          <w:szCs w:val="20"/>
          <w:lang w:val="en-GB"/>
        </w:rPr>
        <w:t>navwarnTypeDetails</w:t>
      </w:r>
      <w:proofErr w:type="spellEnd"/>
      <w:r w:rsidRPr="00FF0ACC">
        <w:rPr>
          <w:sz w:val="20"/>
          <w:szCs w:val="20"/>
          <w:lang w:val="en-GB"/>
        </w:rPr>
        <w:t xml:space="preserve"> </w:t>
      </w:r>
      <w:proofErr w:type="spellStart"/>
      <w:r w:rsidRPr="00FF0ACC">
        <w:rPr>
          <w:sz w:val="20"/>
          <w:szCs w:val="20"/>
          <w:lang w:val="en-GB"/>
        </w:rPr>
        <w:t>codelist</w:t>
      </w:r>
      <w:proofErr w:type="spellEnd"/>
      <w:r w:rsidRPr="00FF0ACC">
        <w:rPr>
          <w:sz w:val="20"/>
          <w:szCs w:val="20"/>
          <w:lang w:val="en-GB"/>
        </w:rPr>
        <w:t xml:space="preserve"> does not contain the value Space Weather, and producer need this </w:t>
      </w:r>
      <w:r w:rsidR="009711AC" w:rsidRPr="00FF0ACC">
        <w:rPr>
          <w:sz w:val="20"/>
          <w:szCs w:val="20"/>
          <w:lang w:val="en-GB"/>
        </w:rPr>
        <w:t xml:space="preserve">value </w:t>
      </w:r>
      <w:r w:rsidRPr="00FF0ACC">
        <w:rPr>
          <w:sz w:val="20"/>
          <w:szCs w:val="20"/>
          <w:lang w:val="en-GB"/>
        </w:rPr>
        <w:t>and intend to make a</w:t>
      </w:r>
      <w:r w:rsidR="008C0791" w:rsidRPr="00FF0ACC">
        <w:rPr>
          <w:sz w:val="20"/>
          <w:szCs w:val="20"/>
          <w:lang w:val="en-GB"/>
        </w:rPr>
        <w:t>n S-124</w:t>
      </w:r>
      <w:r w:rsidRPr="00FF0ACC">
        <w:rPr>
          <w:sz w:val="20"/>
          <w:szCs w:val="20"/>
          <w:lang w:val="en-GB"/>
        </w:rPr>
        <w:t xml:space="preserve"> change request submission</w:t>
      </w:r>
      <w:r w:rsidR="008C0791" w:rsidRPr="00FF0ACC">
        <w:rPr>
          <w:sz w:val="20"/>
          <w:szCs w:val="20"/>
          <w:lang w:val="en-GB"/>
        </w:rPr>
        <w:t xml:space="preserve"> to get this type added to a future version of the standard</w:t>
      </w:r>
      <w:r w:rsidRPr="00FF0ACC">
        <w:rPr>
          <w:sz w:val="20"/>
          <w:szCs w:val="20"/>
          <w:lang w:val="en-GB"/>
        </w:rPr>
        <w:t xml:space="preserve">. Meanwhile, the producer can make use of the open </w:t>
      </w:r>
      <w:proofErr w:type="spellStart"/>
      <w:r w:rsidRPr="00FF0ACC">
        <w:rPr>
          <w:sz w:val="20"/>
          <w:szCs w:val="20"/>
          <w:lang w:val="en-GB"/>
        </w:rPr>
        <w:t>codelist</w:t>
      </w:r>
      <w:proofErr w:type="spellEnd"/>
      <w:r w:rsidRPr="00FF0ACC">
        <w:rPr>
          <w:sz w:val="20"/>
          <w:szCs w:val="20"/>
          <w:lang w:val="en-GB"/>
        </w:rPr>
        <w:t xml:space="preserve"> capability and configure the production system to display Space Weather as an allowable value, but in the output the GML encoding is;  </w:t>
      </w:r>
    </w:p>
    <w:p w14:paraId="2D37146A" w14:textId="617AFABC" w:rsidR="00AC53F7" w:rsidRPr="00FF0ACC" w:rsidRDefault="00AC53F7" w:rsidP="00AC53F7">
      <w:pPr>
        <w:suppressAutoHyphens w:val="0"/>
        <w:spacing w:line="240" w:lineRule="auto"/>
        <w:rPr>
          <w:rFonts w:ascii="Courier New" w:eastAsia="Times New Roman" w:hAnsi="Courier New" w:cs="Courier New"/>
          <w:sz w:val="20"/>
          <w:szCs w:val="20"/>
          <w:lang w:val="en-GB" w:eastAsia="en-CA"/>
        </w:rPr>
      </w:pPr>
      <w:r w:rsidRPr="00FF0ACC">
        <w:rPr>
          <w:rFonts w:ascii="Courier New" w:eastAsia="Times New Roman" w:hAnsi="Courier New" w:cs="Courier New"/>
          <w:sz w:val="20"/>
          <w:szCs w:val="20"/>
          <w:lang w:val="en-GB" w:eastAsia="en-CA"/>
        </w:rPr>
        <w:t>&lt;S124:warningInformation&gt;</w:t>
      </w:r>
    </w:p>
    <w:p w14:paraId="3516F183" w14:textId="388F20F1" w:rsidR="00AC53F7" w:rsidRPr="00FF0ACC" w:rsidRDefault="00AC53F7" w:rsidP="00EA4705">
      <w:pPr>
        <w:suppressAutoHyphens w:val="0"/>
        <w:spacing w:line="240" w:lineRule="auto"/>
        <w:ind w:left="720"/>
        <w:rPr>
          <w:rFonts w:ascii="Courier New" w:eastAsia="Times New Roman" w:hAnsi="Courier New" w:cs="Courier New"/>
          <w:sz w:val="20"/>
          <w:szCs w:val="20"/>
          <w:lang w:val="en-GB" w:eastAsia="en-CA"/>
        </w:rPr>
      </w:pPr>
      <w:r w:rsidRPr="00FF0ACC">
        <w:rPr>
          <w:rFonts w:ascii="Courier New" w:eastAsia="Times New Roman" w:hAnsi="Courier New" w:cs="Courier New"/>
          <w:sz w:val="20"/>
          <w:szCs w:val="20"/>
          <w:lang w:val="en-GB" w:eastAsia="en-CA"/>
        </w:rPr>
        <w:t>&lt;S124:navwarnTypeDetails code="other"&gt;other: Space Weather&lt;/S124:navwarnTypeDetails&gt;</w:t>
      </w:r>
    </w:p>
    <w:p w14:paraId="4C3C019C" w14:textId="77777777" w:rsidR="00AC53F7" w:rsidRPr="00FF0ACC" w:rsidRDefault="00AC53F7" w:rsidP="00AC53F7">
      <w:pPr>
        <w:suppressAutoHyphens w:val="0"/>
        <w:spacing w:line="240" w:lineRule="auto"/>
        <w:rPr>
          <w:rFonts w:ascii="Courier New" w:eastAsia="Times New Roman" w:hAnsi="Courier New" w:cs="Courier New"/>
          <w:sz w:val="20"/>
          <w:szCs w:val="20"/>
          <w:lang w:val="en-GB" w:eastAsia="en-CA"/>
        </w:rPr>
      </w:pPr>
      <w:r w:rsidRPr="00FF0ACC">
        <w:rPr>
          <w:rFonts w:ascii="Courier New" w:eastAsia="Times New Roman" w:hAnsi="Courier New" w:cs="Courier New"/>
          <w:sz w:val="20"/>
          <w:szCs w:val="20"/>
          <w:lang w:val="en-GB" w:eastAsia="en-CA"/>
        </w:rPr>
        <w:t>&lt;/S124:warningInformation&gt;</w:t>
      </w:r>
    </w:p>
    <w:p w14:paraId="1DDA41B4" w14:textId="7027788E" w:rsidR="004B207C" w:rsidRPr="00FF0ACC" w:rsidRDefault="004B207C" w:rsidP="00562417">
      <w:pPr>
        <w:pStyle w:val="Heading3"/>
        <w:tabs>
          <w:tab w:val="clear" w:pos="450"/>
          <w:tab w:val="num" w:pos="851"/>
        </w:tabs>
        <w:spacing w:after="120" w:line="240" w:lineRule="auto"/>
        <w:ind w:left="851" w:hanging="851"/>
        <w:rPr>
          <w:sz w:val="20"/>
          <w:szCs w:val="20"/>
          <w:lang w:val="en-GB"/>
        </w:rPr>
      </w:pPr>
      <w:bookmarkStart w:id="132" w:name="_Toc182149063"/>
      <w:r w:rsidRPr="00FF0ACC">
        <w:rPr>
          <w:sz w:val="20"/>
          <w:szCs w:val="20"/>
          <w:lang w:val="en-GB"/>
        </w:rPr>
        <w:t>Soft List of an informative mapping between general and detailed warning types</w:t>
      </w:r>
      <w:bookmarkEnd w:id="132"/>
    </w:p>
    <w:p w14:paraId="63BF4503" w14:textId="70A4A109" w:rsidR="006F514F" w:rsidRPr="00FF0ACC" w:rsidRDefault="009711AC" w:rsidP="00562417">
      <w:pPr>
        <w:spacing w:after="120" w:line="240" w:lineRule="auto"/>
        <w:jc w:val="both"/>
        <w:rPr>
          <w:sz w:val="20"/>
          <w:szCs w:val="20"/>
          <w:lang w:val="en-GB"/>
        </w:rPr>
      </w:pPr>
      <w:r w:rsidRPr="00FF0ACC">
        <w:rPr>
          <w:sz w:val="20"/>
          <w:szCs w:val="20"/>
          <w:lang w:val="en-GB"/>
        </w:rPr>
        <w:fldChar w:fldCharType="begin"/>
      </w:r>
      <w:r w:rsidRPr="00FF0ACC">
        <w:rPr>
          <w:sz w:val="20"/>
          <w:szCs w:val="20"/>
          <w:lang w:val="en-GB"/>
        </w:rPr>
        <w:instrText xml:space="preserve"> REF _Ref180149200 \h </w:instrText>
      </w:r>
      <w:r w:rsidR="00562417"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sidRPr="00A17603">
        <w:rPr>
          <w:bCs/>
          <w:sz w:val="20"/>
          <w:szCs w:val="20"/>
          <w:lang w:val="en-GB"/>
        </w:rPr>
        <w:t>ANNEX H - Soft List</w:t>
      </w:r>
      <w:r w:rsidRPr="00FF0ACC">
        <w:rPr>
          <w:sz w:val="20"/>
          <w:szCs w:val="20"/>
          <w:lang w:val="en-GB"/>
        </w:rPr>
        <w:fldChar w:fldCharType="end"/>
      </w:r>
      <w:r w:rsidRPr="00FF0ACC">
        <w:rPr>
          <w:sz w:val="20"/>
          <w:szCs w:val="20"/>
          <w:lang w:val="en-GB"/>
        </w:rPr>
        <w:t xml:space="preserve"> </w:t>
      </w:r>
      <w:r w:rsidR="00172D67" w:rsidRPr="00FF0ACC">
        <w:rPr>
          <w:sz w:val="20"/>
          <w:szCs w:val="20"/>
          <w:lang w:val="en-GB"/>
        </w:rPr>
        <w:t xml:space="preserve">is a comprehensive and informative list that groups all values in the </w:t>
      </w:r>
      <w:proofErr w:type="spellStart"/>
      <w:r w:rsidR="00172D67" w:rsidRPr="00FF0ACC">
        <w:rPr>
          <w:b/>
          <w:bCs/>
          <w:sz w:val="20"/>
          <w:szCs w:val="20"/>
          <w:lang w:val="en-GB"/>
        </w:rPr>
        <w:t>navwarnTypeDetails</w:t>
      </w:r>
      <w:proofErr w:type="spellEnd"/>
      <w:r w:rsidR="00172D67" w:rsidRPr="00FF0ACC">
        <w:rPr>
          <w:sz w:val="20"/>
          <w:szCs w:val="20"/>
          <w:lang w:val="en-GB"/>
        </w:rPr>
        <w:t xml:space="preserve"> </w:t>
      </w:r>
      <w:proofErr w:type="spellStart"/>
      <w:r w:rsidR="00172D67" w:rsidRPr="00FF0ACC">
        <w:rPr>
          <w:sz w:val="20"/>
          <w:szCs w:val="20"/>
          <w:lang w:val="en-GB"/>
        </w:rPr>
        <w:t>codelist</w:t>
      </w:r>
      <w:proofErr w:type="spellEnd"/>
      <w:r w:rsidR="00172D67" w:rsidRPr="00FF0ACC">
        <w:rPr>
          <w:sz w:val="20"/>
          <w:szCs w:val="20"/>
          <w:lang w:val="en-GB"/>
        </w:rPr>
        <w:t xml:space="preserve"> with values in the </w:t>
      </w:r>
      <w:proofErr w:type="spellStart"/>
      <w:r w:rsidR="00172D67" w:rsidRPr="00FF0ACC">
        <w:rPr>
          <w:b/>
          <w:bCs/>
          <w:sz w:val="20"/>
          <w:szCs w:val="20"/>
          <w:lang w:val="en-GB"/>
        </w:rPr>
        <w:t>navwarnTypeGeneral</w:t>
      </w:r>
      <w:proofErr w:type="spellEnd"/>
      <w:r w:rsidR="00172D67" w:rsidRPr="00FF0ACC">
        <w:rPr>
          <w:sz w:val="20"/>
          <w:szCs w:val="20"/>
          <w:lang w:val="en-GB"/>
        </w:rPr>
        <w:t xml:space="preserve"> </w:t>
      </w:r>
      <w:proofErr w:type="spellStart"/>
      <w:r w:rsidR="00172D67" w:rsidRPr="00FF0ACC">
        <w:rPr>
          <w:sz w:val="20"/>
          <w:szCs w:val="20"/>
          <w:lang w:val="en-GB"/>
        </w:rPr>
        <w:t>codelist</w:t>
      </w:r>
      <w:proofErr w:type="spellEnd"/>
      <w:r w:rsidR="00172D67" w:rsidRPr="00FF0ACC">
        <w:rPr>
          <w:sz w:val="20"/>
          <w:szCs w:val="20"/>
          <w:lang w:val="en-GB"/>
        </w:rPr>
        <w:t xml:space="preserve">.  The Soft list helps implementers of production systems </w:t>
      </w:r>
      <w:r w:rsidR="00913A2F" w:rsidRPr="00FF0ACC">
        <w:rPr>
          <w:sz w:val="20"/>
          <w:szCs w:val="20"/>
          <w:lang w:val="en-GB"/>
        </w:rPr>
        <w:t xml:space="preserve">to </w:t>
      </w:r>
      <w:r w:rsidR="00172D67" w:rsidRPr="00FF0ACC">
        <w:rPr>
          <w:sz w:val="20"/>
          <w:szCs w:val="20"/>
          <w:lang w:val="en-GB"/>
        </w:rPr>
        <w:t xml:space="preserve">design interfaces that allow a logical filtering of values. This filtering is intended to enable a simpler production process and remove illogical choices from the process. In addition to the logical combination of </w:t>
      </w:r>
      <w:proofErr w:type="spellStart"/>
      <w:r w:rsidR="00172D67" w:rsidRPr="00FF0ACC">
        <w:rPr>
          <w:b/>
          <w:bCs/>
          <w:sz w:val="20"/>
          <w:szCs w:val="20"/>
          <w:lang w:val="en-GB"/>
        </w:rPr>
        <w:t>navwarnTypeGenera</w:t>
      </w:r>
      <w:r w:rsidR="00172D67" w:rsidRPr="00FF0ACC">
        <w:rPr>
          <w:sz w:val="20"/>
          <w:szCs w:val="20"/>
          <w:lang w:val="en-GB"/>
        </w:rPr>
        <w:t>l</w:t>
      </w:r>
      <w:proofErr w:type="spellEnd"/>
      <w:r w:rsidR="00172D67" w:rsidRPr="00FF0ACC">
        <w:rPr>
          <w:sz w:val="20"/>
          <w:szCs w:val="20"/>
          <w:lang w:val="en-GB"/>
        </w:rPr>
        <w:t xml:space="preserve"> and </w:t>
      </w:r>
      <w:proofErr w:type="spellStart"/>
      <w:r w:rsidR="00172D67" w:rsidRPr="00FF0ACC">
        <w:rPr>
          <w:b/>
          <w:bCs/>
          <w:sz w:val="20"/>
          <w:szCs w:val="20"/>
          <w:lang w:val="en-GB"/>
        </w:rPr>
        <w:t>navwarnTypeDetails</w:t>
      </w:r>
      <w:proofErr w:type="spellEnd"/>
      <w:r w:rsidR="00172D67" w:rsidRPr="00FF0ACC">
        <w:rPr>
          <w:sz w:val="20"/>
          <w:szCs w:val="20"/>
          <w:lang w:val="en-GB"/>
        </w:rPr>
        <w:t xml:space="preserve">, the complex attribute </w:t>
      </w:r>
      <w:proofErr w:type="spellStart"/>
      <w:r w:rsidR="00172D67" w:rsidRPr="00FF0ACC">
        <w:rPr>
          <w:b/>
          <w:bCs/>
          <w:sz w:val="20"/>
          <w:szCs w:val="20"/>
          <w:lang w:val="en-GB"/>
        </w:rPr>
        <w:t>warningInformation</w:t>
      </w:r>
      <w:proofErr w:type="spellEnd"/>
      <w:r w:rsidR="00172D67" w:rsidRPr="00FF0ACC">
        <w:rPr>
          <w:sz w:val="20"/>
          <w:szCs w:val="20"/>
          <w:lang w:val="en-GB"/>
        </w:rPr>
        <w:t xml:space="preserve"> has an information attribute that provides amplifying text. This text furnishes the associated NAVWARN with sufficient information regarding the situation that is being published.</w:t>
      </w:r>
    </w:p>
    <w:p w14:paraId="06389345" w14:textId="73757A4A" w:rsidR="004B207C" w:rsidRPr="00FF0ACC" w:rsidRDefault="004B207C" w:rsidP="00446446">
      <w:pPr>
        <w:pStyle w:val="Heading3"/>
        <w:tabs>
          <w:tab w:val="clear" w:pos="450"/>
          <w:tab w:val="num" w:pos="851"/>
        </w:tabs>
        <w:spacing w:after="120" w:line="240" w:lineRule="auto"/>
        <w:ind w:left="0"/>
        <w:rPr>
          <w:sz w:val="20"/>
          <w:szCs w:val="20"/>
          <w:lang w:val="en-GB"/>
        </w:rPr>
      </w:pPr>
      <w:bookmarkStart w:id="133" w:name="_Toc182149064"/>
      <w:r w:rsidRPr="00FF0ACC">
        <w:rPr>
          <w:sz w:val="20"/>
          <w:szCs w:val="20"/>
          <w:lang w:val="en-GB"/>
        </w:rPr>
        <w:lastRenderedPageBreak/>
        <w:t>Complex attributes</w:t>
      </w:r>
      <w:bookmarkEnd w:id="133"/>
    </w:p>
    <w:p w14:paraId="13BC8053" w14:textId="2013D384" w:rsidR="00D82874" w:rsidRPr="00FF0ACC" w:rsidRDefault="009711AC" w:rsidP="009F03A2">
      <w:pPr>
        <w:pStyle w:val="List"/>
        <w:keepNext/>
        <w:jc w:val="center"/>
        <w:rPr>
          <w:iCs/>
          <w:sz w:val="22"/>
          <w:szCs w:val="22"/>
          <w:lang w:val="en-GB"/>
        </w:rPr>
      </w:pPr>
      <w:del w:id="134" w:author="Eivind Mong" w:date="2025-05-29T11:12:00Z" w16du:dateUtc="2025-05-29T15:12:00Z">
        <w:r w:rsidRPr="00FF0ACC" w:rsidDel="00741D69">
          <w:rPr>
            <w:noProof/>
            <w:lang w:val="en-GB"/>
          </w:rPr>
          <w:drawing>
            <wp:inline distT="0" distB="0" distL="0" distR="0" wp14:anchorId="697F5B2A" wp14:editId="28A821BC">
              <wp:extent cx="5943600" cy="6459220"/>
              <wp:effectExtent l="0" t="0" r="0" b="0"/>
              <wp:docPr id="3982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5872" name=""/>
                      <pic:cNvPicPr/>
                    </pic:nvPicPr>
                    <pic:blipFill>
                      <a:blip r:embed="rId28"/>
                      <a:stretch>
                        <a:fillRect/>
                      </a:stretch>
                    </pic:blipFill>
                    <pic:spPr>
                      <a:xfrm>
                        <a:off x="0" y="0"/>
                        <a:ext cx="5943600" cy="6459220"/>
                      </a:xfrm>
                      <a:prstGeom prst="rect">
                        <a:avLst/>
                      </a:prstGeom>
                    </pic:spPr>
                  </pic:pic>
                </a:graphicData>
              </a:graphic>
            </wp:inline>
          </w:drawing>
        </w:r>
      </w:del>
      <w:ins w:id="135" w:author="Eivind Mong" w:date="2025-05-29T11:12:00Z" w16du:dateUtc="2025-05-29T15:12:00Z">
        <w:r w:rsidR="00741D69" w:rsidRPr="00741D69">
          <w:rPr>
            <w:iCs/>
            <w:noProof/>
            <w:sz w:val="22"/>
            <w:szCs w:val="22"/>
            <w:lang w:val="en-GB"/>
          </w:rPr>
          <w:drawing>
            <wp:inline distT="0" distB="0" distL="0" distR="0" wp14:anchorId="7495EA31" wp14:editId="4B7D0A5B">
              <wp:extent cx="5923954" cy="5359400"/>
              <wp:effectExtent l="0" t="0" r="635" b="0"/>
              <wp:docPr id="1364945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170" cy="5363214"/>
                      </a:xfrm>
                      <a:prstGeom prst="rect">
                        <a:avLst/>
                      </a:prstGeom>
                      <a:noFill/>
                      <a:ln>
                        <a:noFill/>
                      </a:ln>
                    </pic:spPr>
                  </pic:pic>
                </a:graphicData>
              </a:graphic>
            </wp:inline>
          </w:drawing>
        </w:r>
      </w:ins>
    </w:p>
    <w:p w14:paraId="00912409" w14:textId="365551AF" w:rsidR="00F80CCC" w:rsidRPr="00FF0ACC" w:rsidRDefault="006508DC" w:rsidP="00051ECD">
      <w:pPr>
        <w:pStyle w:val="List"/>
        <w:keepNext/>
        <w:spacing w:before="120" w:after="120" w:line="240" w:lineRule="auto"/>
        <w:ind w:left="284" w:hanging="284"/>
        <w:jc w:val="center"/>
        <w:rPr>
          <w:b/>
          <w:bCs/>
          <w:sz w:val="18"/>
          <w:szCs w:val="18"/>
          <w:lang w:val="en-GB"/>
        </w:rPr>
      </w:pPr>
      <w:r w:rsidRPr="00FF0ACC">
        <w:rPr>
          <w:b/>
          <w:bCs/>
          <w:sz w:val="18"/>
          <w:szCs w:val="18"/>
          <w:lang w:val="en-GB"/>
        </w:rPr>
        <w:t xml:space="preserve">Figure </w:t>
      </w:r>
      <w:ins w:id="136"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37"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38" w:author="Eivind Mong" w:date="2025-05-29T11:19:00Z" w16du:dateUtc="2025-05-29T15:19:00Z">
        <w:r w:rsidR="00741D69">
          <w:rPr>
            <w:b/>
            <w:bCs/>
            <w:noProof/>
            <w:sz w:val="18"/>
            <w:szCs w:val="18"/>
            <w:lang w:val="en-GB"/>
          </w:rPr>
          <w:t>5</w:t>
        </w:r>
        <w:r w:rsidR="00741D69">
          <w:rPr>
            <w:b/>
            <w:bCs/>
            <w:sz w:val="18"/>
            <w:szCs w:val="18"/>
            <w:lang w:val="en-GB"/>
          </w:rPr>
          <w:fldChar w:fldCharType="end"/>
        </w:r>
      </w:ins>
      <w:del w:id="139"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5</w:delText>
        </w:r>
        <w:r w:rsidR="008C5B26" w:rsidRPr="00FF0ACC" w:rsidDel="00741D69">
          <w:rPr>
            <w:b/>
            <w:bCs/>
            <w:sz w:val="18"/>
            <w:szCs w:val="18"/>
            <w:lang w:val="en-GB"/>
          </w:rPr>
          <w:fldChar w:fldCharType="end"/>
        </w:r>
      </w:del>
      <w:r w:rsidRPr="00FF0ACC">
        <w:rPr>
          <w:b/>
          <w:bCs/>
          <w:sz w:val="18"/>
          <w:szCs w:val="18"/>
          <w:lang w:val="en-GB"/>
        </w:rPr>
        <w:t xml:space="preserve"> </w:t>
      </w:r>
      <w:r w:rsidR="00D7239E" w:rsidRPr="00FF0ACC">
        <w:rPr>
          <w:b/>
          <w:bCs/>
          <w:sz w:val="18"/>
          <w:szCs w:val="18"/>
          <w:lang w:val="en-GB"/>
        </w:rPr>
        <w:t xml:space="preserve">– </w:t>
      </w:r>
      <w:r w:rsidRPr="00FF0ACC">
        <w:rPr>
          <w:b/>
          <w:bCs/>
          <w:sz w:val="18"/>
          <w:szCs w:val="18"/>
          <w:lang w:val="en-GB"/>
        </w:rPr>
        <w:t>Complex Attributes</w:t>
      </w:r>
    </w:p>
    <w:p w14:paraId="463F7DCA" w14:textId="721A8407" w:rsidR="007326D3" w:rsidRPr="00FF0ACC" w:rsidRDefault="00761B84" w:rsidP="00A55FF1">
      <w:pPr>
        <w:pStyle w:val="DiagramImage"/>
        <w:spacing w:after="120"/>
        <w:jc w:val="both"/>
        <w:rPr>
          <w:rFonts w:ascii="Arial" w:eastAsia="SimSun" w:hAnsi="Arial" w:cs="Arial"/>
          <w:color w:val="000000"/>
          <w:sz w:val="20"/>
          <w:szCs w:val="20"/>
          <w:lang w:val="en-GB" w:eastAsia="ar-SA"/>
        </w:rPr>
      </w:pPr>
      <w:r w:rsidRPr="00FF0ACC">
        <w:rPr>
          <w:rFonts w:ascii="Arial" w:eastAsia="SimSun" w:hAnsi="Arial" w:cs="Arial"/>
          <w:color w:val="000000"/>
          <w:sz w:val="20"/>
          <w:szCs w:val="20"/>
          <w:lang w:val="en-GB" w:eastAsia="ar-SA"/>
        </w:rPr>
        <w:t xml:space="preserve">Figure </w:t>
      </w:r>
      <w:r w:rsidR="00C964DC" w:rsidRPr="00FF0ACC">
        <w:rPr>
          <w:rFonts w:ascii="Arial" w:eastAsia="SimSun" w:hAnsi="Arial" w:cs="Arial"/>
          <w:color w:val="000000"/>
          <w:sz w:val="20"/>
          <w:szCs w:val="20"/>
          <w:lang w:val="en-GB" w:eastAsia="ar-SA"/>
        </w:rPr>
        <w:t>4</w:t>
      </w:r>
      <w:r w:rsidR="00E97638" w:rsidRPr="00FF0ACC">
        <w:rPr>
          <w:rFonts w:ascii="Arial" w:eastAsia="SimSun" w:hAnsi="Arial" w:cs="Arial"/>
          <w:color w:val="000000"/>
          <w:sz w:val="20"/>
          <w:szCs w:val="20"/>
          <w:lang w:val="en-GB" w:eastAsia="ar-SA"/>
        </w:rPr>
        <w:t>-5</w:t>
      </w:r>
      <w:r w:rsidRPr="00FF0ACC">
        <w:rPr>
          <w:rFonts w:ascii="Arial" w:eastAsia="SimSun" w:hAnsi="Arial" w:cs="Arial"/>
          <w:color w:val="000000"/>
          <w:sz w:val="20"/>
          <w:szCs w:val="20"/>
          <w:lang w:val="en-GB" w:eastAsia="ar-SA"/>
        </w:rPr>
        <w:t xml:space="preserve"> shows all the complex attributes </w:t>
      </w:r>
      <w:r w:rsidR="006508DC" w:rsidRPr="00FF0ACC">
        <w:rPr>
          <w:rFonts w:ascii="Arial" w:eastAsia="SimSun" w:hAnsi="Arial" w:cs="Arial"/>
          <w:color w:val="000000"/>
          <w:sz w:val="20"/>
          <w:szCs w:val="20"/>
          <w:lang w:val="en-GB" w:eastAsia="ar-SA"/>
        </w:rPr>
        <w:t>used in</w:t>
      </w:r>
      <w:r w:rsidR="00FC43C9" w:rsidRPr="00FF0ACC">
        <w:rPr>
          <w:rFonts w:ascii="Arial" w:eastAsia="SimSun" w:hAnsi="Arial" w:cs="Arial"/>
          <w:color w:val="000000"/>
          <w:sz w:val="20"/>
          <w:szCs w:val="20"/>
          <w:lang w:val="en-GB" w:eastAsia="ar-SA"/>
        </w:rPr>
        <w:t xml:space="preserve"> the S-124 data model.</w:t>
      </w:r>
      <w:r w:rsidR="006508DC" w:rsidRPr="00FF0ACC">
        <w:rPr>
          <w:rFonts w:ascii="Arial" w:eastAsia="SimSun" w:hAnsi="Arial" w:cs="Arial"/>
          <w:color w:val="000000"/>
          <w:sz w:val="20"/>
          <w:szCs w:val="20"/>
          <w:lang w:val="en-GB" w:eastAsia="ar-SA"/>
        </w:rPr>
        <w:t xml:space="preserve"> Note that the instances where ISO 3166-1 and ISO 639-</w:t>
      </w:r>
      <w:r w:rsidR="00D82874" w:rsidRPr="00FF0ACC">
        <w:rPr>
          <w:rFonts w:ascii="Arial" w:eastAsia="SimSun" w:hAnsi="Arial" w:cs="Arial"/>
          <w:color w:val="000000"/>
          <w:sz w:val="20"/>
          <w:szCs w:val="20"/>
          <w:lang w:val="en-GB" w:eastAsia="ar-SA"/>
        </w:rPr>
        <w:t>2</w:t>
      </w:r>
      <w:r w:rsidR="006508DC" w:rsidRPr="00FF0ACC">
        <w:rPr>
          <w:rFonts w:ascii="Arial" w:eastAsia="SimSun" w:hAnsi="Arial" w:cs="Arial"/>
          <w:color w:val="000000"/>
          <w:sz w:val="20"/>
          <w:szCs w:val="20"/>
          <w:lang w:val="en-GB" w:eastAsia="ar-SA"/>
        </w:rPr>
        <w:t xml:space="preserve"> are used, the data type is text that must conform to the formatting of the code format given in the ISO standards.</w:t>
      </w:r>
    </w:p>
    <w:p w14:paraId="32EE76FD" w14:textId="1290A0AA" w:rsidR="00916773" w:rsidRPr="00FF0ACC" w:rsidRDefault="00916773" w:rsidP="00A55FF1">
      <w:pPr>
        <w:spacing w:after="120" w:line="240" w:lineRule="auto"/>
        <w:jc w:val="both"/>
        <w:rPr>
          <w:sz w:val="20"/>
          <w:szCs w:val="20"/>
          <w:lang w:val="en-GB"/>
        </w:rPr>
      </w:pPr>
      <w:r w:rsidRPr="00FF0ACC">
        <w:rPr>
          <w:sz w:val="20"/>
          <w:szCs w:val="20"/>
          <w:lang w:val="en-GB"/>
        </w:rPr>
        <w:t xml:space="preserve">All complex attributes with the </w:t>
      </w:r>
      <w:r w:rsidRPr="00FF0ACC">
        <w:rPr>
          <w:b/>
          <w:bCs/>
          <w:sz w:val="20"/>
          <w:szCs w:val="20"/>
          <w:lang w:val="en-GB"/>
        </w:rPr>
        <w:t>language</w:t>
      </w:r>
      <w:r w:rsidRPr="00FF0ACC">
        <w:rPr>
          <w:sz w:val="20"/>
          <w:szCs w:val="20"/>
          <w:lang w:val="en-GB"/>
        </w:rPr>
        <w:t xml:space="preserve"> sub attribute have only one language per instance. Meaning that if the producer wish</w:t>
      </w:r>
      <w:r w:rsidR="0067120F" w:rsidRPr="00FF0ACC">
        <w:rPr>
          <w:sz w:val="20"/>
          <w:szCs w:val="20"/>
          <w:lang w:val="en-GB"/>
        </w:rPr>
        <w:t>es</w:t>
      </w:r>
      <w:r w:rsidRPr="00FF0ACC">
        <w:rPr>
          <w:sz w:val="20"/>
          <w:szCs w:val="20"/>
          <w:lang w:val="en-GB"/>
        </w:rPr>
        <w:t xml:space="preserve"> to enhance the service with more than one language, there must be as many instances of these </w:t>
      </w:r>
      <w:r w:rsidR="001158D7" w:rsidRPr="00FF0ACC">
        <w:rPr>
          <w:sz w:val="20"/>
          <w:szCs w:val="20"/>
          <w:lang w:val="en-GB"/>
        </w:rPr>
        <w:t xml:space="preserve">complex </w:t>
      </w:r>
      <w:r w:rsidRPr="00FF0ACC">
        <w:rPr>
          <w:sz w:val="20"/>
          <w:szCs w:val="20"/>
          <w:lang w:val="en-GB"/>
        </w:rPr>
        <w:t>attributes as there are languages in the data.</w:t>
      </w:r>
    </w:p>
    <w:p w14:paraId="62D8F374" w14:textId="739457B2" w:rsidR="00F80CCC" w:rsidRPr="00FF0ACC" w:rsidRDefault="00117B44" w:rsidP="00A55FF1">
      <w:pPr>
        <w:spacing w:after="120" w:line="240" w:lineRule="auto"/>
        <w:jc w:val="both"/>
        <w:rPr>
          <w:sz w:val="20"/>
          <w:szCs w:val="20"/>
          <w:lang w:val="en-GB"/>
        </w:rPr>
      </w:pPr>
      <w:r w:rsidRPr="00FF0ACC">
        <w:rPr>
          <w:sz w:val="20"/>
          <w:szCs w:val="20"/>
          <w:lang w:val="en-GB"/>
        </w:rPr>
        <w:t>Any instance of time, either in text or in</w:t>
      </w:r>
      <w:r w:rsidR="00A51023" w:rsidRPr="00FF0ACC">
        <w:rPr>
          <w:sz w:val="20"/>
          <w:szCs w:val="20"/>
          <w:lang w:val="en-GB"/>
        </w:rPr>
        <w:t xml:space="preserve"> attributes</w:t>
      </w:r>
      <w:r w:rsidRPr="00FF0ACC">
        <w:rPr>
          <w:sz w:val="20"/>
          <w:szCs w:val="20"/>
          <w:lang w:val="en-GB"/>
        </w:rPr>
        <w:t>, such as</w:t>
      </w:r>
      <w:r w:rsidR="00A51023" w:rsidRPr="00FF0ACC">
        <w:rPr>
          <w:sz w:val="20"/>
          <w:szCs w:val="20"/>
          <w:lang w:val="en-GB"/>
        </w:rPr>
        <w:t xml:space="preserve"> </w:t>
      </w:r>
      <w:proofErr w:type="spellStart"/>
      <w:r w:rsidR="00A51023" w:rsidRPr="00FF0ACC">
        <w:rPr>
          <w:b/>
          <w:bCs/>
          <w:sz w:val="20"/>
          <w:szCs w:val="20"/>
          <w:lang w:val="en-GB"/>
        </w:rPr>
        <w:t>timeOfDayEnd</w:t>
      </w:r>
      <w:proofErr w:type="spellEnd"/>
      <w:r w:rsidR="00A51023" w:rsidRPr="00FF0ACC">
        <w:rPr>
          <w:sz w:val="20"/>
          <w:szCs w:val="20"/>
          <w:lang w:val="en-GB"/>
        </w:rPr>
        <w:t xml:space="preserve"> and </w:t>
      </w:r>
      <w:proofErr w:type="spellStart"/>
      <w:r w:rsidR="00A51023" w:rsidRPr="00FF0ACC">
        <w:rPr>
          <w:b/>
          <w:bCs/>
          <w:sz w:val="20"/>
          <w:szCs w:val="20"/>
          <w:lang w:val="en-GB"/>
        </w:rPr>
        <w:t>timeOfDayStart</w:t>
      </w:r>
      <w:proofErr w:type="spellEnd"/>
      <w:r w:rsidR="00A51023" w:rsidRPr="00FF0ACC">
        <w:rPr>
          <w:sz w:val="20"/>
          <w:szCs w:val="20"/>
          <w:lang w:val="en-GB"/>
        </w:rPr>
        <w:t xml:space="preserve"> in the complex attribute </w:t>
      </w:r>
      <w:proofErr w:type="spellStart"/>
      <w:r w:rsidR="00A51023" w:rsidRPr="00FF0ACC">
        <w:rPr>
          <w:b/>
          <w:bCs/>
          <w:sz w:val="20"/>
          <w:szCs w:val="20"/>
          <w:lang w:val="en-GB"/>
        </w:rPr>
        <w:t>fixedDateRange</w:t>
      </w:r>
      <w:proofErr w:type="spellEnd"/>
      <w:r w:rsidRPr="00FF0ACC">
        <w:rPr>
          <w:b/>
          <w:bCs/>
          <w:sz w:val="20"/>
          <w:szCs w:val="20"/>
          <w:lang w:val="en-GB"/>
        </w:rPr>
        <w:t>,</w:t>
      </w:r>
      <w:r w:rsidR="00A51023" w:rsidRPr="00FF0ACC">
        <w:rPr>
          <w:sz w:val="20"/>
          <w:szCs w:val="20"/>
          <w:lang w:val="en-GB"/>
        </w:rPr>
        <w:t xml:space="preserve"> </w:t>
      </w:r>
      <w:r w:rsidR="00913A2F" w:rsidRPr="00FF0ACC">
        <w:rPr>
          <w:sz w:val="20"/>
          <w:szCs w:val="20"/>
          <w:lang w:val="en-GB"/>
        </w:rPr>
        <w:t xml:space="preserve">must </w:t>
      </w:r>
      <w:r w:rsidR="00A51023" w:rsidRPr="00FF0ACC">
        <w:rPr>
          <w:sz w:val="20"/>
          <w:szCs w:val="20"/>
          <w:lang w:val="en-GB"/>
        </w:rPr>
        <w:t>be populated with UTC time values.</w:t>
      </w:r>
    </w:p>
    <w:p w14:paraId="5A101DFB" w14:textId="0A17ED6D" w:rsidR="00A51023" w:rsidRPr="00FF0ACC" w:rsidRDefault="008A5C25" w:rsidP="00A55FF1">
      <w:pPr>
        <w:spacing w:after="120" w:line="240" w:lineRule="auto"/>
        <w:jc w:val="both"/>
        <w:rPr>
          <w:sz w:val="20"/>
          <w:szCs w:val="20"/>
          <w:lang w:val="en-GB"/>
        </w:rPr>
      </w:pPr>
      <w:r w:rsidRPr="00FF0ACC">
        <w:rPr>
          <w:sz w:val="20"/>
          <w:szCs w:val="20"/>
          <w:lang w:val="en-GB"/>
        </w:rPr>
        <w:t>T</w:t>
      </w:r>
      <w:r w:rsidR="00A51023" w:rsidRPr="00FF0ACC">
        <w:rPr>
          <w:sz w:val="20"/>
          <w:szCs w:val="20"/>
          <w:lang w:val="en-GB"/>
        </w:rPr>
        <w:t xml:space="preserve">he attribute </w:t>
      </w:r>
      <w:proofErr w:type="spellStart"/>
      <w:r w:rsidR="0044455F" w:rsidRPr="00FF0ACC">
        <w:rPr>
          <w:sz w:val="20"/>
          <w:szCs w:val="20"/>
          <w:lang w:val="en-GB"/>
        </w:rPr>
        <w:t>interoperabilityIdentifier</w:t>
      </w:r>
      <w:proofErr w:type="spellEnd"/>
      <w:r w:rsidR="0044455F" w:rsidRPr="00FF0ACC">
        <w:rPr>
          <w:sz w:val="20"/>
          <w:szCs w:val="20"/>
          <w:lang w:val="en-GB"/>
        </w:rPr>
        <w:t xml:space="preserve"> </w:t>
      </w:r>
      <w:r w:rsidR="00A51023" w:rsidRPr="00FF0ACC">
        <w:rPr>
          <w:sz w:val="20"/>
          <w:szCs w:val="20"/>
          <w:lang w:val="en-GB"/>
        </w:rPr>
        <w:t xml:space="preserve">of the </w:t>
      </w:r>
      <w:proofErr w:type="spellStart"/>
      <w:r w:rsidR="00A51023" w:rsidRPr="00FF0ACC">
        <w:rPr>
          <w:sz w:val="20"/>
          <w:szCs w:val="20"/>
          <w:lang w:val="en-GB"/>
        </w:rPr>
        <w:t>messageSeriesIdentifer</w:t>
      </w:r>
      <w:proofErr w:type="spellEnd"/>
      <w:r w:rsidR="00A51023" w:rsidRPr="00FF0ACC">
        <w:rPr>
          <w:sz w:val="20"/>
          <w:szCs w:val="20"/>
          <w:lang w:val="en-GB"/>
        </w:rPr>
        <w:t xml:space="preserve"> complex attribute should follow the MRN concept</w:t>
      </w:r>
      <w:r w:rsidR="00A141C6" w:rsidRPr="00FF0ACC">
        <w:rPr>
          <w:sz w:val="20"/>
          <w:szCs w:val="20"/>
          <w:lang w:val="en-GB"/>
        </w:rPr>
        <w:t xml:space="preserve"> (see paragraph </w:t>
      </w:r>
      <w:r w:rsidR="00A141C6" w:rsidRPr="00FF0ACC">
        <w:rPr>
          <w:sz w:val="20"/>
          <w:szCs w:val="20"/>
          <w:lang w:val="en-GB"/>
        </w:rPr>
        <w:fldChar w:fldCharType="begin"/>
      </w:r>
      <w:r w:rsidR="00A141C6" w:rsidRPr="00FF0ACC">
        <w:rPr>
          <w:sz w:val="20"/>
          <w:szCs w:val="20"/>
          <w:lang w:val="en-GB"/>
        </w:rPr>
        <w:instrText xml:space="preserve"> REF _Ref160693960 \r \h </w:instrText>
      </w:r>
      <w:r w:rsidR="00AB3EBE" w:rsidRPr="00FF0ACC">
        <w:rPr>
          <w:sz w:val="20"/>
          <w:szCs w:val="20"/>
          <w:lang w:val="en-GB"/>
        </w:rPr>
        <w:instrText xml:space="preserve"> \* MERGEFORMAT </w:instrText>
      </w:r>
      <w:r w:rsidR="00A141C6" w:rsidRPr="00FF0ACC">
        <w:rPr>
          <w:sz w:val="20"/>
          <w:szCs w:val="20"/>
          <w:lang w:val="en-GB"/>
        </w:rPr>
      </w:r>
      <w:r w:rsidR="00A141C6" w:rsidRPr="00FF0ACC">
        <w:rPr>
          <w:sz w:val="20"/>
          <w:szCs w:val="20"/>
          <w:lang w:val="en-GB"/>
        </w:rPr>
        <w:fldChar w:fldCharType="separate"/>
      </w:r>
      <w:r w:rsidR="00A17603">
        <w:rPr>
          <w:sz w:val="20"/>
          <w:szCs w:val="20"/>
          <w:lang w:val="en-GB"/>
        </w:rPr>
        <w:t>8.7</w:t>
      </w:r>
      <w:r w:rsidR="00A141C6" w:rsidRPr="00FF0ACC">
        <w:rPr>
          <w:sz w:val="20"/>
          <w:szCs w:val="20"/>
          <w:lang w:val="en-GB"/>
        </w:rPr>
        <w:fldChar w:fldCharType="end"/>
      </w:r>
      <w:r w:rsidR="00A141C6" w:rsidRPr="00FF0ACC">
        <w:rPr>
          <w:sz w:val="20"/>
          <w:szCs w:val="20"/>
          <w:lang w:val="en-GB"/>
        </w:rPr>
        <w:t>)</w:t>
      </w:r>
      <w:r w:rsidR="00A51023" w:rsidRPr="00FF0ACC">
        <w:rPr>
          <w:sz w:val="20"/>
          <w:szCs w:val="20"/>
          <w:lang w:val="en-GB"/>
        </w:rPr>
        <w:t xml:space="preserve">. The </w:t>
      </w:r>
      <w:proofErr w:type="spellStart"/>
      <w:r w:rsidR="00BD14FA" w:rsidRPr="00FF0ACC">
        <w:rPr>
          <w:sz w:val="20"/>
          <w:szCs w:val="20"/>
          <w:lang w:val="en-GB"/>
        </w:rPr>
        <w:t>agencyResponsibleForProduction</w:t>
      </w:r>
      <w:proofErr w:type="spellEnd"/>
      <w:r w:rsidR="00BD14FA" w:rsidRPr="00FF0ACC">
        <w:rPr>
          <w:sz w:val="20"/>
          <w:szCs w:val="20"/>
          <w:lang w:val="en-GB"/>
        </w:rPr>
        <w:t xml:space="preserve"> </w:t>
      </w:r>
      <w:r w:rsidR="00A51023" w:rsidRPr="00FF0ACC">
        <w:rPr>
          <w:sz w:val="20"/>
          <w:szCs w:val="20"/>
          <w:lang w:val="en-GB"/>
        </w:rPr>
        <w:t xml:space="preserve">attribute of the same </w:t>
      </w:r>
      <w:r w:rsidR="00AB3EBE" w:rsidRPr="00FF0ACC">
        <w:rPr>
          <w:sz w:val="20"/>
          <w:szCs w:val="20"/>
          <w:lang w:val="en-GB"/>
        </w:rPr>
        <w:t xml:space="preserve">must </w:t>
      </w:r>
      <w:r w:rsidR="00A51023" w:rsidRPr="00FF0ACC">
        <w:rPr>
          <w:sz w:val="20"/>
          <w:szCs w:val="20"/>
          <w:lang w:val="en-GB"/>
        </w:rPr>
        <w:t>be populated with</w:t>
      </w:r>
      <w:r w:rsidR="00AB3EBE" w:rsidRPr="00FF0ACC">
        <w:rPr>
          <w:sz w:val="20"/>
          <w:szCs w:val="20"/>
          <w:lang w:val="en-GB"/>
        </w:rPr>
        <w:t xml:space="preserve"> a alpha</w:t>
      </w:r>
      <w:r w:rsidR="00A51023" w:rsidRPr="00FF0ACC">
        <w:rPr>
          <w:sz w:val="20"/>
          <w:szCs w:val="20"/>
          <w:lang w:val="en-GB"/>
        </w:rPr>
        <w:t xml:space="preserve"> </w:t>
      </w:r>
      <w:r w:rsidR="00913A2F" w:rsidRPr="00FF0ACC">
        <w:rPr>
          <w:sz w:val="20"/>
          <w:szCs w:val="20"/>
          <w:lang w:val="en-GB"/>
        </w:rPr>
        <w:t xml:space="preserve">code </w:t>
      </w:r>
      <w:r w:rsidR="00A51023" w:rsidRPr="00FF0ACC">
        <w:rPr>
          <w:sz w:val="20"/>
          <w:szCs w:val="20"/>
          <w:lang w:val="en-GB"/>
        </w:rPr>
        <w:t xml:space="preserve">value that </w:t>
      </w:r>
      <w:r w:rsidR="0044455F" w:rsidRPr="00FF0ACC">
        <w:rPr>
          <w:sz w:val="20"/>
          <w:szCs w:val="20"/>
          <w:lang w:val="en-GB"/>
        </w:rPr>
        <w:t xml:space="preserve">corresponds with </w:t>
      </w:r>
      <w:r w:rsidR="00AB3EBE" w:rsidRPr="00FF0ACC">
        <w:rPr>
          <w:sz w:val="20"/>
          <w:szCs w:val="20"/>
          <w:lang w:val="en-GB"/>
        </w:rPr>
        <w:t>one</w:t>
      </w:r>
      <w:r w:rsidR="0044455F" w:rsidRPr="00FF0ACC">
        <w:rPr>
          <w:sz w:val="20"/>
          <w:szCs w:val="20"/>
          <w:lang w:val="en-GB"/>
        </w:rPr>
        <w:t xml:space="preserve"> of the valid values in the </w:t>
      </w:r>
      <w:r w:rsidR="00AB3EBE" w:rsidRPr="00FF0ACC">
        <w:rPr>
          <w:sz w:val="20"/>
          <w:szCs w:val="20"/>
          <w:lang w:val="en-GB"/>
        </w:rPr>
        <w:t xml:space="preserve">S-62 list of S-100 codes found in the </w:t>
      </w:r>
      <w:r w:rsidR="0044455F" w:rsidRPr="00FF0ACC">
        <w:rPr>
          <w:sz w:val="20"/>
          <w:szCs w:val="20"/>
          <w:lang w:val="en-GB"/>
        </w:rPr>
        <w:t>Producer Code Register of the IHO GI Registry</w:t>
      </w:r>
      <w:r w:rsidR="00A51023" w:rsidRPr="00FF0ACC">
        <w:rPr>
          <w:sz w:val="20"/>
          <w:szCs w:val="20"/>
          <w:lang w:val="en-GB"/>
        </w:rPr>
        <w:t>.</w:t>
      </w:r>
    </w:p>
    <w:p w14:paraId="678EB9B6" w14:textId="7BC378DA" w:rsidR="00A51023" w:rsidRPr="00FF0ACC" w:rsidRDefault="00A51023" w:rsidP="00A55FF1">
      <w:pPr>
        <w:spacing w:after="120" w:line="240" w:lineRule="auto"/>
        <w:jc w:val="both"/>
        <w:rPr>
          <w:sz w:val="20"/>
          <w:szCs w:val="20"/>
          <w:lang w:val="en-GB"/>
        </w:rPr>
      </w:pPr>
      <w:r w:rsidRPr="00FF0ACC">
        <w:rPr>
          <w:sz w:val="20"/>
          <w:szCs w:val="20"/>
          <w:lang w:val="en-GB"/>
        </w:rPr>
        <w:lastRenderedPageBreak/>
        <w:t xml:space="preserve">The </w:t>
      </w:r>
      <w:proofErr w:type="spellStart"/>
      <w:r w:rsidRPr="00FF0ACC">
        <w:rPr>
          <w:b/>
          <w:bCs/>
          <w:sz w:val="20"/>
          <w:szCs w:val="20"/>
          <w:lang w:val="en-GB"/>
        </w:rPr>
        <w:t>affectedChartPublications</w:t>
      </w:r>
      <w:proofErr w:type="spellEnd"/>
      <w:r w:rsidRPr="00FF0ACC">
        <w:rPr>
          <w:sz w:val="20"/>
          <w:szCs w:val="20"/>
          <w:lang w:val="en-GB"/>
        </w:rPr>
        <w:t xml:space="preserve"> complex attribute is intended for capturing any references to charts or publications </w:t>
      </w:r>
      <w:r w:rsidR="00BD14FA" w:rsidRPr="00FF0ACC">
        <w:rPr>
          <w:sz w:val="20"/>
          <w:szCs w:val="20"/>
          <w:lang w:val="en-GB"/>
        </w:rPr>
        <w:t>whose content is concerned by the navigational warning</w:t>
      </w:r>
      <w:r w:rsidRPr="00FF0ACC">
        <w:rPr>
          <w:sz w:val="20"/>
          <w:szCs w:val="20"/>
          <w:lang w:val="en-GB"/>
        </w:rPr>
        <w:t xml:space="preserve">. Any instance is intended to hold only one reference, and when more than one chart and/or publication must be referenced within a navigational warning, additional instances of the attribute must be </w:t>
      </w:r>
      <w:r w:rsidR="00172D67" w:rsidRPr="00FF0ACC">
        <w:rPr>
          <w:sz w:val="20"/>
          <w:szCs w:val="20"/>
          <w:lang w:val="en-GB"/>
        </w:rPr>
        <w:t>included</w:t>
      </w:r>
      <w:r w:rsidRPr="00FF0ACC">
        <w:rPr>
          <w:sz w:val="20"/>
          <w:szCs w:val="20"/>
          <w:lang w:val="en-GB"/>
        </w:rPr>
        <w:t xml:space="preserve">. The </w:t>
      </w:r>
      <w:proofErr w:type="spellStart"/>
      <w:r w:rsidRPr="00FF0ACC">
        <w:rPr>
          <w:b/>
          <w:bCs/>
          <w:sz w:val="20"/>
          <w:szCs w:val="20"/>
          <w:lang w:val="en-GB"/>
        </w:rPr>
        <w:t>chartAffected</w:t>
      </w:r>
      <w:proofErr w:type="spellEnd"/>
      <w:r w:rsidRPr="00FF0ACC">
        <w:rPr>
          <w:sz w:val="20"/>
          <w:szCs w:val="20"/>
          <w:lang w:val="en-GB"/>
        </w:rPr>
        <w:t xml:space="preserve"> complex attribute has been added to give a common standard structure to any chart number references.</w:t>
      </w:r>
      <w:r w:rsidR="00916773" w:rsidRPr="00FF0ACC">
        <w:rPr>
          <w:sz w:val="20"/>
          <w:szCs w:val="20"/>
          <w:lang w:val="en-GB"/>
        </w:rPr>
        <w:t xml:space="preserve"> </w:t>
      </w:r>
    </w:p>
    <w:p w14:paraId="62C6E52D" w14:textId="51D96B04" w:rsidR="00577C64" w:rsidRPr="00FF0ACC" w:rsidRDefault="00916773" w:rsidP="00A55FF1">
      <w:pPr>
        <w:spacing w:after="120" w:line="240" w:lineRule="auto"/>
        <w:jc w:val="both"/>
        <w:rPr>
          <w:sz w:val="20"/>
          <w:szCs w:val="20"/>
          <w:lang w:val="en-GB"/>
        </w:rPr>
      </w:pPr>
      <w:r w:rsidRPr="00FF0ACC">
        <w:rPr>
          <w:sz w:val="20"/>
          <w:szCs w:val="20"/>
          <w:lang w:val="en-GB"/>
        </w:rPr>
        <w:t xml:space="preserve">The </w:t>
      </w:r>
      <w:proofErr w:type="spellStart"/>
      <w:r w:rsidRPr="00FF0ACC">
        <w:rPr>
          <w:b/>
          <w:bCs/>
          <w:sz w:val="20"/>
          <w:szCs w:val="20"/>
          <w:lang w:val="en-GB"/>
        </w:rPr>
        <w:t>featureReference</w:t>
      </w:r>
      <w:proofErr w:type="spellEnd"/>
      <w:r w:rsidRPr="00FF0ACC">
        <w:rPr>
          <w:sz w:val="20"/>
          <w:szCs w:val="20"/>
          <w:lang w:val="en-GB"/>
        </w:rPr>
        <w:t xml:space="preserve"> complex attribute has been added to give producers a </w:t>
      </w:r>
      <w:r w:rsidR="002B1072" w:rsidRPr="00FF0ACC">
        <w:rPr>
          <w:sz w:val="20"/>
          <w:szCs w:val="20"/>
          <w:lang w:val="en-GB"/>
        </w:rPr>
        <w:t>structured</w:t>
      </w:r>
      <w:r w:rsidRPr="00FF0ACC">
        <w:rPr>
          <w:sz w:val="20"/>
          <w:szCs w:val="20"/>
          <w:lang w:val="en-GB"/>
        </w:rPr>
        <w:t xml:space="preserve"> reference to any features that may be </w:t>
      </w:r>
      <w:r w:rsidR="002B1072" w:rsidRPr="00FF0ACC">
        <w:rPr>
          <w:sz w:val="20"/>
          <w:szCs w:val="20"/>
          <w:lang w:val="en-GB"/>
        </w:rPr>
        <w:t>concerned</w:t>
      </w:r>
      <w:r w:rsidRPr="00FF0ACC">
        <w:rPr>
          <w:sz w:val="20"/>
          <w:szCs w:val="20"/>
          <w:lang w:val="en-GB"/>
        </w:rPr>
        <w:t xml:space="preserve"> by the navigational warning, or parts thereof. Wherever possible, references should </w:t>
      </w:r>
      <w:r w:rsidR="006015AC" w:rsidRPr="00FF0ACC">
        <w:rPr>
          <w:sz w:val="20"/>
          <w:szCs w:val="20"/>
          <w:lang w:val="en-GB"/>
        </w:rPr>
        <w:t xml:space="preserve">use the </w:t>
      </w:r>
      <w:proofErr w:type="spellStart"/>
      <w:r w:rsidR="006015AC" w:rsidRPr="00FF0ACC">
        <w:rPr>
          <w:b/>
          <w:bCs/>
          <w:sz w:val="20"/>
          <w:szCs w:val="20"/>
          <w:lang w:val="en-GB"/>
        </w:rPr>
        <w:t>interoperabilityIdentifier</w:t>
      </w:r>
      <w:proofErr w:type="spellEnd"/>
      <w:r w:rsidR="006015AC" w:rsidRPr="00FF0ACC">
        <w:rPr>
          <w:sz w:val="20"/>
          <w:szCs w:val="20"/>
          <w:lang w:val="en-GB"/>
        </w:rPr>
        <w:t xml:space="preserve"> attribute to capture </w:t>
      </w:r>
      <w:r w:rsidRPr="00FF0ACC">
        <w:rPr>
          <w:sz w:val="20"/>
          <w:szCs w:val="20"/>
          <w:lang w:val="en-GB"/>
        </w:rPr>
        <w:t>the MRN of any affected features which may be utilized by user system functions to create intuitive references in the navigational data to help the user to better understand what i</w:t>
      </w:r>
      <w:r w:rsidR="0067120F" w:rsidRPr="00FF0ACC">
        <w:rPr>
          <w:sz w:val="20"/>
          <w:szCs w:val="20"/>
          <w:lang w:val="en-GB"/>
        </w:rPr>
        <w:t>s</w:t>
      </w:r>
      <w:r w:rsidRPr="00FF0ACC">
        <w:rPr>
          <w:sz w:val="20"/>
          <w:szCs w:val="20"/>
          <w:lang w:val="en-GB"/>
        </w:rPr>
        <w:t xml:space="preserve"> impacted by a navigational warning. </w:t>
      </w:r>
      <w:r w:rsidR="006015AC" w:rsidRPr="00FF0ACC">
        <w:rPr>
          <w:sz w:val="20"/>
          <w:szCs w:val="20"/>
          <w:lang w:val="en-GB"/>
        </w:rPr>
        <w:t xml:space="preserve">Alternatively, an attribute for the </w:t>
      </w:r>
      <w:proofErr w:type="spellStart"/>
      <w:r w:rsidR="006015AC" w:rsidRPr="00FF0ACC">
        <w:rPr>
          <w:sz w:val="20"/>
          <w:szCs w:val="20"/>
          <w:lang w:val="en-GB"/>
        </w:rPr>
        <w:t>AtoN</w:t>
      </w:r>
      <w:proofErr w:type="spellEnd"/>
      <w:r w:rsidR="006015AC" w:rsidRPr="00FF0ACC">
        <w:rPr>
          <w:sz w:val="20"/>
          <w:szCs w:val="20"/>
          <w:lang w:val="en-GB"/>
        </w:rPr>
        <w:t xml:space="preserve"> Number has been provided. Other types of references are not supported at this time, and can be included in the </w:t>
      </w:r>
      <w:proofErr w:type="spellStart"/>
      <w:r w:rsidR="006015AC" w:rsidRPr="00FF0ACC">
        <w:rPr>
          <w:b/>
          <w:bCs/>
          <w:sz w:val="20"/>
          <w:szCs w:val="20"/>
          <w:lang w:val="en-GB"/>
        </w:rPr>
        <w:t>warningInformation</w:t>
      </w:r>
      <w:proofErr w:type="spellEnd"/>
      <w:r w:rsidR="006015AC" w:rsidRPr="00FF0ACC">
        <w:rPr>
          <w:sz w:val="20"/>
          <w:szCs w:val="20"/>
          <w:lang w:val="en-GB"/>
        </w:rPr>
        <w:t xml:space="preserve"> complex attribute if considered relevant to the warning message.</w:t>
      </w:r>
    </w:p>
    <w:p w14:paraId="2412284D" w14:textId="5F8AF561" w:rsidR="00D32554" w:rsidRPr="00FF0ACC" w:rsidRDefault="00D32554" w:rsidP="00A55FF1">
      <w:pPr>
        <w:spacing w:after="120" w:line="240" w:lineRule="auto"/>
        <w:jc w:val="both"/>
        <w:rPr>
          <w:sz w:val="20"/>
          <w:szCs w:val="20"/>
          <w:lang w:val="en-GB"/>
        </w:rPr>
      </w:pPr>
      <w:r w:rsidRPr="00FF0ACC">
        <w:rPr>
          <w:sz w:val="20"/>
          <w:szCs w:val="20"/>
          <w:lang w:val="en-GB"/>
        </w:rPr>
        <w:t xml:space="preserve">The </w:t>
      </w:r>
      <w:proofErr w:type="spellStart"/>
      <w:r w:rsidRPr="00FF0ACC">
        <w:rPr>
          <w:b/>
          <w:bCs/>
          <w:sz w:val="20"/>
          <w:szCs w:val="20"/>
          <w:lang w:val="en-GB"/>
        </w:rPr>
        <w:t>featureName</w:t>
      </w:r>
      <w:proofErr w:type="spellEnd"/>
      <w:r w:rsidRPr="00FF0ACC">
        <w:rPr>
          <w:sz w:val="20"/>
          <w:szCs w:val="20"/>
          <w:lang w:val="en-GB"/>
        </w:rPr>
        <w:t xml:space="preserve"> complex attribute has been added to the </w:t>
      </w:r>
      <w:proofErr w:type="spellStart"/>
      <w:r w:rsidR="00DA697E" w:rsidRPr="00FF0ACC">
        <w:rPr>
          <w:b/>
          <w:bCs/>
          <w:sz w:val="20"/>
          <w:szCs w:val="20"/>
          <w:lang w:val="en-GB"/>
        </w:rPr>
        <w:t>NavwarnPart</w:t>
      </w:r>
      <w:proofErr w:type="spellEnd"/>
      <w:r w:rsidRPr="00FF0ACC">
        <w:rPr>
          <w:sz w:val="20"/>
          <w:szCs w:val="20"/>
          <w:lang w:val="en-GB"/>
        </w:rPr>
        <w:t xml:space="preserve"> feature class to enable a logical reference to a named object by adding the object</w:t>
      </w:r>
      <w:r w:rsidR="002B1072" w:rsidRPr="00FF0ACC">
        <w:rPr>
          <w:sz w:val="20"/>
          <w:szCs w:val="20"/>
          <w:lang w:val="en-GB"/>
        </w:rPr>
        <w:t xml:space="preserve"> name for which the navigational warning, or part thereof, refer</w:t>
      </w:r>
      <w:r w:rsidR="00FC0316" w:rsidRPr="00FF0ACC">
        <w:rPr>
          <w:sz w:val="20"/>
          <w:szCs w:val="20"/>
          <w:lang w:val="en-GB"/>
        </w:rPr>
        <w:t>s</w:t>
      </w:r>
      <w:r w:rsidR="002B1072" w:rsidRPr="00FF0ACC">
        <w:rPr>
          <w:sz w:val="20"/>
          <w:szCs w:val="20"/>
          <w:lang w:val="en-GB"/>
        </w:rPr>
        <w:t xml:space="preserve"> to. If it is required to include more than one name of an item, this is done by using as many instance</w:t>
      </w:r>
      <w:r w:rsidR="004F4143" w:rsidRPr="00FF0ACC">
        <w:rPr>
          <w:sz w:val="20"/>
          <w:szCs w:val="20"/>
          <w:lang w:val="en-GB"/>
        </w:rPr>
        <w:t>s</w:t>
      </w:r>
      <w:r w:rsidR="002B1072" w:rsidRPr="00FF0ACC">
        <w:rPr>
          <w:sz w:val="20"/>
          <w:szCs w:val="20"/>
          <w:lang w:val="en-GB"/>
        </w:rPr>
        <w:t xml:space="preserve"> of </w:t>
      </w:r>
      <w:proofErr w:type="spellStart"/>
      <w:r w:rsidR="002B1072" w:rsidRPr="00FF0ACC">
        <w:rPr>
          <w:b/>
          <w:bCs/>
          <w:sz w:val="20"/>
          <w:szCs w:val="20"/>
          <w:lang w:val="en-GB"/>
        </w:rPr>
        <w:t>featureName</w:t>
      </w:r>
      <w:proofErr w:type="spellEnd"/>
      <w:r w:rsidR="002B1072" w:rsidRPr="00FF0ACC">
        <w:rPr>
          <w:sz w:val="20"/>
          <w:szCs w:val="20"/>
          <w:lang w:val="en-GB"/>
        </w:rPr>
        <w:t xml:space="preserve"> as required. </w:t>
      </w:r>
      <w:r w:rsidR="00EA167E" w:rsidRPr="00FF0ACC">
        <w:rPr>
          <w:sz w:val="20"/>
          <w:szCs w:val="20"/>
          <w:lang w:val="en-GB"/>
        </w:rPr>
        <w:t xml:space="preserve">The </w:t>
      </w:r>
      <w:proofErr w:type="spellStart"/>
      <w:r w:rsidR="00EA167E" w:rsidRPr="00FF0ACC">
        <w:rPr>
          <w:b/>
          <w:bCs/>
          <w:sz w:val="20"/>
          <w:szCs w:val="20"/>
          <w:lang w:val="en-GB"/>
        </w:rPr>
        <w:t>nameUsage</w:t>
      </w:r>
      <w:proofErr w:type="spellEnd"/>
      <w:r w:rsidR="00EA167E" w:rsidRPr="00FF0ACC">
        <w:rPr>
          <w:sz w:val="20"/>
          <w:szCs w:val="20"/>
          <w:lang w:val="en-GB"/>
        </w:rPr>
        <w:t xml:space="preserve"> sub-attribute can be used to indicate if the name is the default name for display or an alternative name, such as when two different languages are present in the NAVWARN. Other usages are also possible. </w:t>
      </w:r>
      <w:r w:rsidR="002B1072" w:rsidRPr="00FF0ACC">
        <w:rPr>
          <w:sz w:val="20"/>
          <w:szCs w:val="20"/>
          <w:lang w:val="en-GB"/>
        </w:rPr>
        <w:t>Caution should be taken when employing this function as it may cause screen clutter.</w:t>
      </w:r>
    </w:p>
    <w:p w14:paraId="0289008E" w14:textId="77777777" w:rsidR="00D32554" w:rsidRPr="00FF0ACC" w:rsidRDefault="00D32554" w:rsidP="00A55FF1">
      <w:pPr>
        <w:spacing w:after="120" w:line="240" w:lineRule="auto"/>
        <w:jc w:val="both"/>
        <w:rPr>
          <w:sz w:val="20"/>
          <w:szCs w:val="20"/>
          <w:lang w:val="en-GB"/>
        </w:rPr>
      </w:pPr>
    </w:p>
    <w:p w14:paraId="2AB6381E" w14:textId="1E186F88" w:rsidR="00C964DC" w:rsidRPr="00FF0ACC" w:rsidRDefault="00C964DC" w:rsidP="00940889">
      <w:pPr>
        <w:pStyle w:val="Heading2"/>
        <w:tabs>
          <w:tab w:val="clear" w:pos="0"/>
          <w:tab w:val="num" w:pos="709"/>
        </w:tabs>
        <w:spacing w:before="120" w:after="200"/>
        <w:ind w:left="709" w:hanging="709"/>
        <w:rPr>
          <w:lang w:val="en-GB"/>
        </w:rPr>
      </w:pPr>
      <w:bookmarkStart w:id="140" w:name="_Ref126312567"/>
      <w:bookmarkStart w:id="141" w:name="_Toc182149065"/>
      <w:r w:rsidRPr="00FF0ACC">
        <w:rPr>
          <w:lang w:val="en-GB"/>
        </w:rPr>
        <w:t>Language</w:t>
      </w:r>
      <w:bookmarkEnd w:id="140"/>
      <w:r w:rsidR="00FF2209" w:rsidRPr="00FF0ACC">
        <w:rPr>
          <w:lang w:val="en-GB"/>
        </w:rPr>
        <w:t xml:space="preserve"> and text</w:t>
      </w:r>
      <w:bookmarkEnd w:id="141"/>
    </w:p>
    <w:p w14:paraId="0CF4471B" w14:textId="1F3C74BA" w:rsidR="00AF37D8" w:rsidRPr="00FF0ACC" w:rsidRDefault="009711AC" w:rsidP="00EA50C9">
      <w:pPr>
        <w:keepNext/>
        <w:jc w:val="center"/>
        <w:rPr>
          <w:noProof/>
          <w:sz w:val="22"/>
          <w:szCs w:val="22"/>
          <w:lang w:val="en-GB"/>
        </w:rPr>
      </w:pPr>
      <w:r w:rsidRPr="00FF0ACC">
        <w:rPr>
          <w:noProof/>
          <w:lang w:val="en-GB"/>
        </w:rPr>
        <w:drawing>
          <wp:inline distT="0" distB="0" distL="0" distR="0" wp14:anchorId="53120992" wp14:editId="4E26EAAA">
            <wp:extent cx="5943600" cy="3739515"/>
            <wp:effectExtent l="0" t="0" r="0" b="0"/>
            <wp:docPr id="6570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07553" name=""/>
                    <pic:cNvPicPr/>
                  </pic:nvPicPr>
                  <pic:blipFill>
                    <a:blip r:embed="rId30"/>
                    <a:stretch>
                      <a:fillRect/>
                    </a:stretch>
                  </pic:blipFill>
                  <pic:spPr>
                    <a:xfrm>
                      <a:off x="0" y="0"/>
                      <a:ext cx="5943600" cy="3739515"/>
                    </a:xfrm>
                    <a:prstGeom prst="rect">
                      <a:avLst/>
                    </a:prstGeom>
                  </pic:spPr>
                </pic:pic>
              </a:graphicData>
            </a:graphic>
          </wp:inline>
        </w:drawing>
      </w:r>
    </w:p>
    <w:p w14:paraId="0776DFCE" w14:textId="44B0D3F7" w:rsidR="00F80CCC" w:rsidRPr="00FF0ACC" w:rsidRDefault="00F80CCC" w:rsidP="005535CF">
      <w:pPr>
        <w:keepNext/>
        <w:spacing w:before="120" w:after="120" w:line="240" w:lineRule="auto"/>
        <w:jc w:val="center"/>
        <w:rPr>
          <w:b/>
          <w:bCs/>
          <w:sz w:val="18"/>
          <w:szCs w:val="18"/>
          <w:lang w:val="en-GB"/>
        </w:rPr>
      </w:pPr>
      <w:r w:rsidRPr="00FF0ACC">
        <w:rPr>
          <w:b/>
          <w:bCs/>
          <w:sz w:val="18"/>
          <w:szCs w:val="18"/>
          <w:lang w:val="en-GB"/>
        </w:rPr>
        <w:t xml:space="preserve">Figure </w:t>
      </w:r>
      <w:ins w:id="142"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43"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44" w:author="Eivind Mong" w:date="2025-05-29T11:19:00Z" w16du:dateUtc="2025-05-29T15:19:00Z">
        <w:r w:rsidR="00741D69">
          <w:rPr>
            <w:b/>
            <w:bCs/>
            <w:noProof/>
            <w:sz w:val="18"/>
            <w:szCs w:val="18"/>
            <w:lang w:val="en-GB"/>
          </w:rPr>
          <w:t>6</w:t>
        </w:r>
        <w:r w:rsidR="00741D69">
          <w:rPr>
            <w:b/>
            <w:bCs/>
            <w:sz w:val="18"/>
            <w:szCs w:val="18"/>
            <w:lang w:val="en-GB"/>
          </w:rPr>
          <w:fldChar w:fldCharType="end"/>
        </w:r>
      </w:ins>
      <w:del w:id="145"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4</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6</w:delText>
        </w:r>
        <w:r w:rsidR="008C5B26" w:rsidRPr="00FF0ACC" w:rsidDel="00741D69">
          <w:rPr>
            <w:b/>
            <w:bCs/>
            <w:sz w:val="18"/>
            <w:szCs w:val="18"/>
            <w:lang w:val="en-GB"/>
          </w:rPr>
          <w:fldChar w:fldCharType="end"/>
        </w:r>
      </w:del>
      <w:r w:rsidRPr="00FF0ACC">
        <w:rPr>
          <w:b/>
          <w:bCs/>
          <w:sz w:val="18"/>
          <w:szCs w:val="18"/>
          <w:lang w:val="en-GB"/>
        </w:rPr>
        <w:t xml:space="preserve"> </w:t>
      </w:r>
      <w:r w:rsidR="00D7239E" w:rsidRPr="00FF0ACC">
        <w:rPr>
          <w:b/>
          <w:bCs/>
          <w:sz w:val="18"/>
          <w:szCs w:val="18"/>
          <w:lang w:val="en-GB"/>
        </w:rPr>
        <w:t>–</w:t>
      </w:r>
      <w:r w:rsidRPr="00FF0ACC">
        <w:rPr>
          <w:b/>
          <w:bCs/>
          <w:sz w:val="18"/>
          <w:szCs w:val="18"/>
          <w:lang w:val="en-GB"/>
        </w:rPr>
        <w:t xml:space="preserve"> Model </w:t>
      </w:r>
      <w:r w:rsidR="00E97638" w:rsidRPr="00FF0ACC">
        <w:rPr>
          <w:b/>
          <w:bCs/>
          <w:sz w:val="18"/>
          <w:szCs w:val="18"/>
          <w:lang w:val="en-GB"/>
        </w:rPr>
        <w:t>elements</w:t>
      </w:r>
      <w:r w:rsidRPr="00FF0ACC">
        <w:rPr>
          <w:b/>
          <w:bCs/>
          <w:sz w:val="18"/>
          <w:szCs w:val="18"/>
          <w:lang w:val="en-GB"/>
        </w:rPr>
        <w:t xml:space="preserve"> related to international service and language</w:t>
      </w:r>
    </w:p>
    <w:p w14:paraId="7B1872B9" w14:textId="2725465F" w:rsidR="00577C64" w:rsidRPr="00FF0ACC" w:rsidRDefault="00DB1B47" w:rsidP="003D2342">
      <w:pPr>
        <w:spacing w:after="120" w:line="240" w:lineRule="auto"/>
        <w:jc w:val="both"/>
        <w:rPr>
          <w:sz w:val="20"/>
          <w:szCs w:val="20"/>
          <w:lang w:val="en-GB"/>
        </w:rPr>
      </w:pPr>
      <w:r w:rsidRPr="00FF0ACC">
        <w:rPr>
          <w:sz w:val="20"/>
          <w:szCs w:val="20"/>
          <w:lang w:val="en-GB"/>
        </w:rPr>
        <w:t xml:space="preserve">The mandatory </w:t>
      </w:r>
      <w:proofErr w:type="spellStart"/>
      <w:r w:rsidR="00DA697E" w:rsidRPr="00FF0ACC">
        <w:rPr>
          <w:b/>
          <w:bCs/>
          <w:sz w:val="20"/>
          <w:szCs w:val="20"/>
          <w:lang w:val="en-GB"/>
        </w:rPr>
        <w:t>NavwarnPreamble</w:t>
      </w:r>
      <w:proofErr w:type="spellEnd"/>
      <w:r w:rsidRPr="00FF0ACC">
        <w:rPr>
          <w:sz w:val="20"/>
          <w:szCs w:val="20"/>
          <w:lang w:val="en-GB"/>
        </w:rPr>
        <w:t xml:space="preserve"> class has the mandatory attribute </w:t>
      </w:r>
      <w:proofErr w:type="spellStart"/>
      <w:r w:rsidRPr="00FF0ACC">
        <w:rPr>
          <w:b/>
          <w:bCs/>
          <w:sz w:val="20"/>
          <w:szCs w:val="20"/>
          <w:lang w:val="en-GB"/>
        </w:rPr>
        <w:t>intService</w:t>
      </w:r>
      <w:proofErr w:type="spellEnd"/>
      <w:r w:rsidRPr="00FF0ACC">
        <w:rPr>
          <w:sz w:val="20"/>
          <w:szCs w:val="20"/>
          <w:lang w:val="en-GB"/>
        </w:rPr>
        <w:t xml:space="preserve">. This attribute is a Boolean that indicates if the navigational warning message is part of an international service or a national service. When </w:t>
      </w:r>
      <w:proofErr w:type="spellStart"/>
      <w:r w:rsidRPr="00FF0ACC">
        <w:rPr>
          <w:b/>
          <w:bCs/>
          <w:sz w:val="20"/>
          <w:szCs w:val="20"/>
          <w:lang w:val="en-GB"/>
        </w:rPr>
        <w:t>intService</w:t>
      </w:r>
      <w:proofErr w:type="spellEnd"/>
      <w:r w:rsidRPr="00FF0ACC">
        <w:rPr>
          <w:sz w:val="20"/>
          <w:szCs w:val="20"/>
          <w:lang w:val="en-GB"/>
        </w:rPr>
        <w:t xml:space="preserve"> is true, then it is mandatory to provide all text in the attributes of text data type using the English language, while any </w:t>
      </w:r>
      <w:r w:rsidR="00EA167E" w:rsidRPr="00FF0ACC">
        <w:rPr>
          <w:sz w:val="20"/>
          <w:szCs w:val="20"/>
          <w:lang w:val="en-GB"/>
        </w:rPr>
        <w:t xml:space="preserve">other </w:t>
      </w:r>
      <w:r w:rsidRPr="00FF0ACC">
        <w:rPr>
          <w:sz w:val="20"/>
          <w:szCs w:val="20"/>
          <w:lang w:val="en-GB"/>
        </w:rPr>
        <w:t xml:space="preserve">languages can be added where appropriate. Any user system </w:t>
      </w:r>
      <w:r w:rsidRPr="00FF0ACC">
        <w:rPr>
          <w:sz w:val="20"/>
          <w:szCs w:val="20"/>
          <w:lang w:val="en-GB"/>
        </w:rPr>
        <w:lastRenderedPageBreak/>
        <w:t>should provide a function to give the user the option to see the information in any language that is supported by the navigational warning dataset.</w:t>
      </w:r>
    </w:p>
    <w:p w14:paraId="2945F32A" w14:textId="5C416BD5" w:rsidR="003842B0" w:rsidRPr="00FF0ACC" w:rsidRDefault="00997373" w:rsidP="003D2342">
      <w:pPr>
        <w:spacing w:after="120" w:line="240" w:lineRule="auto"/>
        <w:jc w:val="both"/>
        <w:rPr>
          <w:sz w:val="20"/>
          <w:szCs w:val="20"/>
          <w:lang w:val="en-GB"/>
        </w:rPr>
      </w:pPr>
      <w:r w:rsidRPr="00FF0ACC">
        <w:rPr>
          <w:sz w:val="20"/>
          <w:szCs w:val="20"/>
          <w:lang w:val="en-GB"/>
        </w:rPr>
        <w:t>When a NAVWARN service is provided in languages</w:t>
      </w:r>
      <w:r w:rsidR="004F4143" w:rsidRPr="00FF0ACC">
        <w:rPr>
          <w:sz w:val="20"/>
          <w:szCs w:val="20"/>
          <w:lang w:val="en-GB"/>
        </w:rPr>
        <w:t xml:space="preserve"> other</w:t>
      </w:r>
      <w:r w:rsidRPr="00FF0ACC">
        <w:rPr>
          <w:sz w:val="20"/>
          <w:szCs w:val="20"/>
          <w:lang w:val="en-GB"/>
        </w:rPr>
        <w:t xml:space="preserve"> than English, a language pack for that language should be created using the methods described in S-100 Part 18 and distributed through the appropriate channels. The language pack will include appropriate translation for the feature catalogue elements needed to enhance the user interface with text in the selected language. The language pack must therefore be present in the user system to work as intended. It may be advantageous to also include support for the language pack in the S-124 production system to ensure best possible harmonization between data and the language pack.</w:t>
      </w:r>
    </w:p>
    <w:p w14:paraId="0242A251" w14:textId="5C0965C7" w:rsidR="00C76652" w:rsidRPr="00FF0ACC" w:rsidRDefault="00C76652" w:rsidP="003D2342">
      <w:pPr>
        <w:spacing w:after="120" w:line="240" w:lineRule="auto"/>
        <w:jc w:val="both"/>
        <w:rPr>
          <w:sz w:val="20"/>
          <w:szCs w:val="20"/>
          <w:lang w:val="en-GB"/>
        </w:rPr>
      </w:pPr>
      <w:r w:rsidRPr="00FF0ACC">
        <w:rPr>
          <w:sz w:val="20"/>
          <w:szCs w:val="20"/>
          <w:lang w:val="en-GB"/>
        </w:rPr>
        <w:t xml:space="preserve">The </w:t>
      </w:r>
      <w:proofErr w:type="spellStart"/>
      <w:r w:rsidRPr="00FF0ACC">
        <w:rPr>
          <w:b/>
          <w:bCs/>
          <w:sz w:val="20"/>
          <w:szCs w:val="20"/>
          <w:lang w:val="en-GB"/>
        </w:rPr>
        <w:t>TextPlacement</w:t>
      </w:r>
      <w:proofErr w:type="spellEnd"/>
      <w:r w:rsidRPr="00FF0ACC">
        <w:rPr>
          <w:sz w:val="20"/>
          <w:szCs w:val="20"/>
          <w:lang w:val="en-GB"/>
        </w:rPr>
        <w:t xml:space="preserve"> class is a cartographic feature used specifically to place text cartographically and is always point geometry. The </w:t>
      </w:r>
      <w:r w:rsidRPr="00FF0ACC">
        <w:rPr>
          <w:b/>
          <w:bCs/>
          <w:sz w:val="20"/>
          <w:szCs w:val="20"/>
          <w:lang w:val="en-GB"/>
        </w:rPr>
        <w:t>text</w:t>
      </w:r>
      <w:r w:rsidRPr="00FF0ACC">
        <w:rPr>
          <w:sz w:val="20"/>
          <w:szCs w:val="20"/>
          <w:lang w:val="en-GB"/>
        </w:rPr>
        <w:t xml:space="preserve"> attribute holds the string which is to be placed, while the </w:t>
      </w:r>
      <w:proofErr w:type="spellStart"/>
      <w:r w:rsidRPr="00FF0ACC">
        <w:rPr>
          <w:b/>
          <w:bCs/>
          <w:sz w:val="20"/>
          <w:szCs w:val="20"/>
          <w:lang w:val="en-GB"/>
        </w:rPr>
        <w:t>textOffsetBearing</w:t>
      </w:r>
      <w:proofErr w:type="spellEnd"/>
      <w:r w:rsidRPr="00FF0ACC">
        <w:rPr>
          <w:sz w:val="20"/>
          <w:szCs w:val="20"/>
          <w:lang w:val="en-GB"/>
        </w:rPr>
        <w:t xml:space="preserve"> and </w:t>
      </w:r>
      <w:proofErr w:type="spellStart"/>
      <w:r w:rsidRPr="00FF0ACC">
        <w:rPr>
          <w:b/>
          <w:bCs/>
          <w:sz w:val="20"/>
          <w:szCs w:val="20"/>
          <w:lang w:val="en-GB"/>
        </w:rPr>
        <w:t>textOffsetDistance</w:t>
      </w:r>
      <w:proofErr w:type="spellEnd"/>
      <w:r w:rsidRPr="00FF0ACC">
        <w:rPr>
          <w:sz w:val="20"/>
          <w:szCs w:val="20"/>
          <w:lang w:val="en-GB"/>
        </w:rPr>
        <w:t xml:space="preserve"> </w:t>
      </w:r>
      <w:r w:rsidR="00687F86" w:rsidRPr="00FF0ACC">
        <w:rPr>
          <w:sz w:val="20"/>
          <w:szCs w:val="20"/>
          <w:lang w:val="en-GB"/>
        </w:rPr>
        <w:t xml:space="preserve">attributes give </w:t>
      </w:r>
      <w:r w:rsidRPr="00FF0ACC">
        <w:rPr>
          <w:sz w:val="20"/>
          <w:szCs w:val="20"/>
          <w:lang w:val="en-GB"/>
        </w:rPr>
        <w:t xml:space="preserve">the bearing and distance (in millimetres in the ECDIS display) used to position the text relative to the </w:t>
      </w:r>
      <w:r w:rsidR="00687F86" w:rsidRPr="00FF0ACC">
        <w:rPr>
          <w:sz w:val="20"/>
          <w:szCs w:val="20"/>
          <w:lang w:val="en-GB"/>
        </w:rPr>
        <w:t xml:space="preserve">source </w:t>
      </w:r>
      <w:proofErr w:type="spellStart"/>
      <w:r w:rsidR="00DA697E" w:rsidRPr="00FF0ACC">
        <w:rPr>
          <w:b/>
          <w:bCs/>
          <w:sz w:val="20"/>
          <w:szCs w:val="20"/>
          <w:lang w:val="en-GB"/>
        </w:rPr>
        <w:t>NavwarnPart</w:t>
      </w:r>
      <w:proofErr w:type="spellEnd"/>
      <w:r w:rsidR="00687F86" w:rsidRPr="00FF0ACC">
        <w:rPr>
          <w:sz w:val="20"/>
          <w:szCs w:val="20"/>
          <w:lang w:val="en-GB"/>
        </w:rPr>
        <w:t xml:space="preserve"> feature</w:t>
      </w:r>
      <w:r w:rsidRPr="00FF0ACC">
        <w:rPr>
          <w:sz w:val="20"/>
          <w:szCs w:val="20"/>
          <w:lang w:val="en-GB"/>
        </w:rPr>
        <w:t>.</w:t>
      </w:r>
    </w:p>
    <w:p w14:paraId="2433CFFD" w14:textId="6F927721" w:rsidR="00C76652" w:rsidRPr="00FF0ACC" w:rsidRDefault="00C76652" w:rsidP="003D2342">
      <w:pPr>
        <w:spacing w:after="120" w:line="240" w:lineRule="auto"/>
        <w:jc w:val="both"/>
        <w:rPr>
          <w:sz w:val="20"/>
          <w:szCs w:val="20"/>
          <w:lang w:val="en-GB"/>
        </w:rPr>
      </w:pPr>
      <w:r w:rsidRPr="00FF0ACC">
        <w:rPr>
          <w:sz w:val="20"/>
          <w:szCs w:val="20"/>
          <w:lang w:val="en-GB"/>
        </w:rPr>
        <w:t>The Text Placement feature may provide functionality such that, as an ECDIS screen rotates from its optimum position in “north up” display mode (for example, if display is set to “course up”) text can remain readable, or clear other important charted information.</w:t>
      </w:r>
    </w:p>
    <w:p w14:paraId="302A2431" w14:textId="0A167D86" w:rsidR="00575E9B" w:rsidRPr="00FF0ACC" w:rsidRDefault="00C76652" w:rsidP="003D2342">
      <w:pPr>
        <w:suppressAutoHyphens w:val="0"/>
        <w:spacing w:after="120" w:line="240" w:lineRule="auto"/>
        <w:jc w:val="both"/>
        <w:rPr>
          <w:sz w:val="20"/>
          <w:szCs w:val="20"/>
          <w:lang w:val="en-GB"/>
        </w:rPr>
      </w:pPr>
      <w:r w:rsidRPr="00FF0ACC">
        <w:rPr>
          <w:sz w:val="20"/>
          <w:szCs w:val="20"/>
          <w:lang w:val="en-GB"/>
        </w:rPr>
        <w:t xml:space="preserve">The </w:t>
      </w:r>
      <w:r w:rsidRPr="00FF0ACC">
        <w:rPr>
          <w:b/>
          <w:sz w:val="20"/>
          <w:szCs w:val="20"/>
          <w:lang w:val="en-GB"/>
        </w:rPr>
        <w:t>scale minimum</w:t>
      </w:r>
      <w:r w:rsidRPr="00FF0ACC">
        <w:rPr>
          <w:sz w:val="20"/>
          <w:szCs w:val="20"/>
          <w:lang w:val="en-GB"/>
        </w:rPr>
        <w:t xml:space="preserve"> value of a feature determines the display scale below which the feature is no longer displayed. Its purpose is to reduce clutter, to prioritise the display of features and to improve display speed. In encoding its value, the producing authority should consider these factors, as well as the scale at which the feature is no longer likely to be required for navigation. </w:t>
      </w:r>
      <w:r w:rsidR="00575E9B" w:rsidRPr="00FF0ACC">
        <w:rPr>
          <w:sz w:val="20"/>
          <w:szCs w:val="20"/>
          <w:lang w:val="en-GB"/>
        </w:rPr>
        <w:t>The value encoded in the attribute must be selected from the following list;</w:t>
      </w:r>
    </w:p>
    <w:p w14:paraId="3A6C7D21" w14:textId="2ACCB8F8" w:rsidR="002775AC" w:rsidRPr="00FF0ACC" w:rsidRDefault="002775AC" w:rsidP="002775AC">
      <w:pPr>
        <w:suppressAutoHyphens w:val="0"/>
        <w:spacing w:before="120" w:after="120" w:line="240" w:lineRule="auto"/>
        <w:jc w:val="center"/>
        <w:rPr>
          <w:b/>
          <w:bCs/>
          <w:sz w:val="18"/>
          <w:szCs w:val="18"/>
          <w:lang w:val="en-GB"/>
        </w:rPr>
      </w:pPr>
      <w:r w:rsidRPr="00FF0ACC">
        <w:rPr>
          <w:b/>
          <w:bCs/>
          <w:sz w:val="18"/>
          <w:szCs w:val="18"/>
          <w:lang w:val="en-GB"/>
        </w:rPr>
        <w:t xml:space="preserve">Table 4-1 – </w:t>
      </w:r>
      <w:r w:rsidR="00D7239E" w:rsidRPr="00FF0ACC">
        <w:rPr>
          <w:b/>
          <w:bCs/>
          <w:sz w:val="18"/>
          <w:szCs w:val="18"/>
          <w:lang w:val="en-GB"/>
        </w:rPr>
        <w:t>S</w:t>
      </w:r>
      <w:r w:rsidRPr="00FF0ACC">
        <w:rPr>
          <w:b/>
          <w:bCs/>
          <w:sz w:val="18"/>
          <w:szCs w:val="18"/>
          <w:lang w:val="en-GB"/>
        </w:rPr>
        <w:t>cale minimum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tblGrid>
      <w:tr w:rsidR="00575E9B" w:rsidRPr="00FF0ACC" w14:paraId="37383B1C" w14:textId="77777777" w:rsidTr="00464737">
        <w:trPr>
          <w:cantSplit/>
          <w:jc w:val="center"/>
        </w:trPr>
        <w:tc>
          <w:tcPr>
            <w:tcW w:w="1814" w:type="dxa"/>
            <w:vAlign w:val="center"/>
          </w:tcPr>
          <w:p w14:paraId="5BBB3049"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19999999</w:t>
            </w:r>
          </w:p>
        </w:tc>
      </w:tr>
      <w:tr w:rsidR="00575E9B" w:rsidRPr="00FF0ACC" w14:paraId="59746E03" w14:textId="77777777" w:rsidTr="00464737">
        <w:trPr>
          <w:cantSplit/>
          <w:jc w:val="center"/>
        </w:trPr>
        <w:tc>
          <w:tcPr>
            <w:tcW w:w="1814" w:type="dxa"/>
            <w:vAlign w:val="center"/>
          </w:tcPr>
          <w:p w14:paraId="03406BCE"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9999999</w:t>
            </w:r>
          </w:p>
        </w:tc>
      </w:tr>
      <w:tr w:rsidR="00575E9B" w:rsidRPr="00FF0ACC" w14:paraId="307F7880" w14:textId="77777777" w:rsidTr="00464737">
        <w:trPr>
          <w:cantSplit/>
          <w:jc w:val="center"/>
        </w:trPr>
        <w:tc>
          <w:tcPr>
            <w:tcW w:w="1814" w:type="dxa"/>
            <w:vAlign w:val="center"/>
          </w:tcPr>
          <w:p w14:paraId="62AD616D"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4999999</w:t>
            </w:r>
          </w:p>
        </w:tc>
      </w:tr>
      <w:tr w:rsidR="00575E9B" w:rsidRPr="00FF0ACC" w14:paraId="6EC7F935" w14:textId="77777777" w:rsidTr="00464737">
        <w:trPr>
          <w:cantSplit/>
          <w:jc w:val="center"/>
        </w:trPr>
        <w:tc>
          <w:tcPr>
            <w:tcW w:w="1814" w:type="dxa"/>
            <w:vAlign w:val="center"/>
          </w:tcPr>
          <w:p w14:paraId="253EA18A"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3499999</w:t>
            </w:r>
          </w:p>
        </w:tc>
      </w:tr>
      <w:tr w:rsidR="00575E9B" w:rsidRPr="00FF0ACC" w14:paraId="6E24589E" w14:textId="77777777" w:rsidTr="00464737">
        <w:trPr>
          <w:cantSplit/>
          <w:jc w:val="center"/>
        </w:trPr>
        <w:tc>
          <w:tcPr>
            <w:tcW w:w="1814" w:type="dxa"/>
            <w:vAlign w:val="center"/>
          </w:tcPr>
          <w:p w14:paraId="08B04A70"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1499999</w:t>
            </w:r>
          </w:p>
        </w:tc>
      </w:tr>
      <w:tr w:rsidR="00575E9B" w:rsidRPr="00FF0ACC" w14:paraId="5CE2E1F1" w14:textId="77777777" w:rsidTr="00464737">
        <w:trPr>
          <w:cantSplit/>
          <w:jc w:val="center"/>
        </w:trPr>
        <w:tc>
          <w:tcPr>
            <w:tcW w:w="1814" w:type="dxa"/>
            <w:vAlign w:val="center"/>
          </w:tcPr>
          <w:p w14:paraId="03688C81"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999999</w:t>
            </w:r>
          </w:p>
        </w:tc>
      </w:tr>
      <w:tr w:rsidR="00575E9B" w:rsidRPr="00FF0ACC" w14:paraId="0DA9D3AF" w14:textId="77777777" w:rsidTr="00464737">
        <w:trPr>
          <w:cantSplit/>
          <w:jc w:val="center"/>
        </w:trPr>
        <w:tc>
          <w:tcPr>
            <w:tcW w:w="1814" w:type="dxa"/>
            <w:vAlign w:val="center"/>
          </w:tcPr>
          <w:p w14:paraId="0702B36B"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699999</w:t>
            </w:r>
          </w:p>
        </w:tc>
      </w:tr>
      <w:tr w:rsidR="00575E9B" w:rsidRPr="00FF0ACC" w14:paraId="49B4CEEB" w14:textId="77777777" w:rsidTr="00464737">
        <w:trPr>
          <w:cantSplit/>
          <w:jc w:val="center"/>
        </w:trPr>
        <w:tc>
          <w:tcPr>
            <w:tcW w:w="1814" w:type="dxa"/>
            <w:vAlign w:val="center"/>
          </w:tcPr>
          <w:p w14:paraId="472AA2D0"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499999</w:t>
            </w:r>
          </w:p>
        </w:tc>
      </w:tr>
      <w:tr w:rsidR="00575E9B" w:rsidRPr="00FF0ACC" w14:paraId="2A1CFFCD" w14:textId="77777777" w:rsidTr="00464737">
        <w:trPr>
          <w:cantSplit/>
          <w:jc w:val="center"/>
        </w:trPr>
        <w:tc>
          <w:tcPr>
            <w:tcW w:w="1814" w:type="dxa"/>
            <w:vAlign w:val="center"/>
          </w:tcPr>
          <w:p w14:paraId="3872E08B"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349999</w:t>
            </w:r>
          </w:p>
        </w:tc>
      </w:tr>
      <w:tr w:rsidR="00575E9B" w:rsidRPr="00FF0ACC" w14:paraId="29080D9C" w14:textId="77777777" w:rsidTr="00464737">
        <w:trPr>
          <w:cantSplit/>
          <w:jc w:val="center"/>
        </w:trPr>
        <w:tc>
          <w:tcPr>
            <w:tcW w:w="1814" w:type="dxa"/>
            <w:vAlign w:val="center"/>
          </w:tcPr>
          <w:p w14:paraId="358E2401"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259999</w:t>
            </w:r>
          </w:p>
        </w:tc>
      </w:tr>
      <w:tr w:rsidR="00575E9B" w:rsidRPr="00FF0ACC" w14:paraId="32AE6753" w14:textId="77777777" w:rsidTr="00464737">
        <w:trPr>
          <w:cantSplit/>
          <w:jc w:val="center"/>
        </w:trPr>
        <w:tc>
          <w:tcPr>
            <w:tcW w:w="1814" w:type="dxa"/>
            <w:vAlign w:val="center"/>
          </w:tcPr>
          <w:p w14:paraId="34FEEBF2"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179999</w:t>
            </w:r>
          </w:p>
        </w:tc>
      </w:tr>
      <w:tr w:rsidR="00575E9B" w:rsidRPr="00FF0ACC" w14:paraId="1943B0AF" w14:textId="77777777" w:rsidTr="00464737">
        <w:trPr>
          <w:cantSplit/>
          <w:jc w:val="center"/>
        </w:trPr>
        <w:tc>
          <w:tcPr>
            <w:tcW w:w="1814" w:type="dxa"/>
            <w:vAlign w:val="center"/>
          </w:tcPr>
          <w:p w14:paraId="67BEAEC5"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119999</w:t>
            </w:r>
          </w:p>
        </w:tc>
      </w:tr>
      <w:tr w:rsidR="00575E9B" w:rsidRPr="00FF0ACC" w14:paraId="5DE933BB" w14:textId="77777777" w:rsidTr="00464737">
        <w:trPr>
          <w:cantSplit/>
          <w:jc w:val="center"/>
        </w:trPr>
        <w:tc>
          <w:tcPr>
            <w:tcW w:w="1814" w:type="dxa"/>
            <w:vAlign w:val="center"/>
          </w:tcPr>
          <w:p w14:paraId="54DDD961"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89999</w:t>
            </w:r>
          </w:p>
        </w:tc>
      </w:tr>
      <w:tr w:rsidR="00575E9B" w:rsidRPr="00FF0ACC" w14:paraId="7F505AEA" w14:textId="77777777" w:rsidTr="00464737">
        <w:trPr>
          <w:cantSplit/>
          <w:jc w:val="center"/>
        </w:trPr>
        <w:tc>
          <w:tcPr>
            <w:tcW w:w="1814" w:type="dxa"/>
            <w:vAlign w:val="center"/>
          </w:tcPr>
          <w:p w14:paraId="56727070"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59999</w:t>
            </w:r>
          </w:p>
        </w:tc>
      </w:tr>
      <w:tr w:rsidR="00575E9B" w:rsidRPr="00FF0ACC" w14:paraId="0D5A57C7" w14:textId="77777777" w:rsidTr="00464737">
        <w:trPr>
          <w:cantSplit/>
          <w:jc w:val="center"/>
        </w:trPr>
        <w:tc>
          <w:tcPr>
            <w:tcW w:w="1814" w:type="dxa"/>
            <w:vAlign w:val="center"/>
          </w:tcPr>
          <w:p w14:paraId="48BCC83B"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44999</w:t>
            </w:r>
          </w:p>
        </w:tc>
      </w:tr>
      <w:tr w:rsidR="00575E9B" w:rsidRPr="00FF0ACC" w14:paraId="61670D05" w14:textId="77777777" w:rsidTr="00464737">
        <w:trPr>
          <w:cantSplit/>
          <w:jc w:val="center"/>
        </w:trPr>
        <w:tc>
          <w:tcPr>
            <w:tcW w:w="1814" w:type="dxa"/>
            <w:vAlign w:val="center"/>
          </w:tcPr>
          <w:p w14:paraId="5DE626B0"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29999</w:t>
            </w:r>
          </w:p>
        </w:tc>
      </w:tr>
      <w:tr w:rsidR="00575E9B" w:rsidRPr="00FF0ACC" w14:paraId="38318778" w14:textId="77777777" w:rsidTr="00464737">
        <w:trPr>
          <w:cantSplit/>
          <w:jc w:val="center"/>
        </w:trPr>
        <w:tc>
          <w:tcPr>
            <w:tcW w:w="1814" w:type="dxa"/>
            <w:vAlign w:val="center"/>
          </w:tcPr>
          <w:p w14:paraId="496B65E9"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21999</w:t>
            </w:r>
          </w:p>
        </w:tc>
      </w:tr>
      <w:tr w:rsidR="00575E9B" w:rsidRPr="00FF0ACC" w14:paraId="6DED9CFD" w14:textId="77777777" w:rsidTr="00464737">
        <w:trPr>
          <w:cantSplit/>
          <w:jc w:val="center"/>
        </w:trPr>
        <w:tc>
          <w:tcPr>
            <w:tcW w:w="1814" w:type="dxa"/>
            <w:vAlign w:val="center"/>
          </w:tcPr>
          <w:p w14:paraId="5F26C8AE"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17999</w:t>
            </w:r>
          </w:p>
        </w:tc>
      </w:tr>
      <w:tr w:rsidR="00575E9B" w:rsidRPr="00FF0ACC" w14:paraId="2B44057E" w14:textId="77777777" w:rsidTr="00464737">
        <w:trPr>
          <w:cantSplit/>
          <w:jc w:val="center"/>
        </w:trPr>
        <w:tc>
          <w:tcPr>
            <w:tcW w:w="1814" w:type="dxa"/>
            <w:vAlign w:val="center"/>
          </w:tcPr>
          <w:p w14:paraId="4FAC97AF"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11999</w:t>
            </w:r>
          </w:p>
        </w:tc>
      </w:tr>
      <w:tr w:rsidR="00575E9B" w:rsidRPr="00FF0ACC" w14:paraId="14FC666D" w14:textId="77777777" w:rsidTr="00464737">
        <w:trPr>
          <w:cantSplit/>
          <w:jc w:val="center"/>
        </w:trPr>
        <w:tc>
          <w:tcPr>
            <w:tcW w:w="1814" w:type="dxa"/>
            <w:vAlign w:val="center"/>
          </w:tcPr>
          <w:p w14:paraId="6B938258"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7999</w:t>
            </w:r>
          </w:p>
        </w:tc>
      </w:tr>
      <w:tr w:rsidR="00575E9B" w:rsidRPr="00FF0ACC" w14:paraId="337C96C2" w14:textId="77777777" w:rsidTr="00464737">
        <w:trPr>
          <w:cantSplit/>
          <w:jc w:val="center"/>
        </w:trPr>
        <w:tc>
          <w:tcPr>
            <w:tcW w:w="1814" w:type="dxa"/>
            <w:vAlign w:val="center"/>
          </w:tcPr>
          <w:p w14:paraId="31F23233"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3999</w:t>
            </w:r>
          </w:p>
        </w:tc>
      </w:tr>
      <w:tr w:rsidR="00575E9B" w:rsidRPr="00FF0ACC" w14:paraId="0480F060" w14:textId="77777777" w:rsidTr="00464737">
        <w:trPr>
          <w:cantSplit/>
          <w:jc w:val="center"/>
        </w:trPr>
        <w:tc>
          <w:tcPr>
            <w:tcW w:w="1814" w:type="dxa"/>
            <w:vAlign w:val="center"/>
          </w:tcPr>
          <w:p w14:paraId="4DB06E36"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lastRenderedPageBreak/>
              <w:t>2999</w:t>
            </w:r>
          </w:p>
        </w:tc>
      </w:tr>
      <w:tr w:rsidR="00575E9B" w:rsidRPr="00FF0ACC" w14:paraId="45F1E1BA" w14:textId="77777777" w:rsidTr="00464737">
        <w:trPr>
          <w:cantSplit/>
          <w:jc w:val="center"/>
        </w:trPr>
        <w:tc>
          <w:tcPr>
            <w:tcW w:w="1814" w:type="dxa"/>
            <w:vAlign w:val="center"/>
          </w:tcPr>
          <w:p w14:paraId="619255C9"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1999</w:t>
            </w:r>
          </w:p>
        </w:tc>
      </w:tr>
      <w:tr w:rsidR="00575E9B" w:rsidRPr="00FF0ACC" w14:paraId="60957520" w14:textId="77777777" w:rsidTr="00464737">
        <w:trPr>
          <w:cantSplit/>
          <w:jc w:val="center"/>
        </w:trPr>
        <w:tc>
          <w:tcPr>
            <w:tcW w:w="1814" w:type="dxa"/>
            <w:vAlign w:val="center"/>
          </w:tcPr>
          <w:p w14:paraId="6B6D7103" w14:textId="77777777" w:rsidR="00575E9B" w:rsidRPr="00FF0ACC" w:rsidRDefault="00575E9B" w:rsidP="0041424D">
            <w:pPr>
              <w:spacing w:before="60" w:after="60" w:line="240" w:lineRule="auto"/>
              <w:jc w:val="center"/>
              <w:rPr>
                <w:sz w:val="18"/>
                <w:szCs w:val="18"/>
                <w:lang w:val="en-GB"/>
              </w:rPr>
            </w:pPr>
            <w:r w:rsidRPr="00FF0ACC">
              <w:rPr>
                <w:sz w:val="18"/>
                <w:szCs w:val="18"/>
                <w:lang w:val="en-GB"/>
              </w:rPr>
              <w:t>999</w:t>
            </w:r>
          </w:p>
        </w:tc>
      </w:tr>
    </w:tbl>
    <w:p w14:paraId="4B666F3A" w14:textId="77777777" w:rsidR="00575E9B" w:rsidRPr="00FF0ACC" w:rsidRDefault="00575E9B" w:rsidP="006B2439">
      <w:pPr>
        <w:suppressAutoHyphens w:val="0"/>
        <w:spacing w:after="120" w:line="240" w:lineRule="auto"/>
        <w:jc w:val="both"/>
        <w:rPr>
          <w:b/>
          <w:sz w:val="20"/>
          <w:szCs w:val="20"/>
          <w:lang w:val="en-GB"/>
        </w:rPr>
      </w:pPr>
    </w:p>
    <w:p w14:paraId="2BB9B0E9" w14:textId="24CA5D53" w:rsidR="009F03A2" w:rsidRPr="00FF0ACC" w:rsidRDefault="009F03A2" w:rsidP="00D51A43">
      <w:pPr>
        <w:pStyle w:val="Heading2"/>
        <w:tabs>
          <w:tab w:val="clear" w:pos="0"/>
          <w:tab w:val="num" w:pos="709"/>
        </w:tabs>
        <w:spacing w:before="120" w:after="200" w:line="240" w:lineRule="auto"/>
        <w:ind w:left="709" w:hanging="709"/>
        <w:rPr>
          <w:lang w:val="en-GB"/>
        </w:rPr>
      </w:pPr>
      <w:bookmarkStart w:id="146" w:name="_Toc182149066"/>
      <w:r w:rsidRPr="00FF0ACC">
        <w:rPr>
          <w:lang w:val="en-GB"/>
        </w:rPr>
        <w:t>Classification of a navigational warning</w:t>
      </w:r>
      <w:bookmarkEnd w:id="146"/>
    </w:p>
    <w:p w14:paraId="0B74B72F" w14:textId="77048D63" w:rsidR="008C5B26" w:rsidRPr="00FF0ACC" w:rsidRDefault="00872740" w:rsidP="008C5B26">
      <w:pPr>
        <w:keepNext/>
        <w:suppressAutoHyphens w:val="0"/>
        <w:spacing w:line="240" w:lineRule="auto"/>
        <w:rPr>
          <w:sz w:val="22"/>
          <w:szCs w:val="22"/>
          <w:lang w:val="en-GB"/>
        </w:rPr>
      </w:pPr>
      <w:bookmarkStart w:id="147" w:name="_Toc422820106"/>
      <w:bookmarkStart w:id="148" w:name="_Toc482116388"/>
      <w:bookmarkEnd w:id="105"/>
      <w:del w:id="149" w:author="Eivind Mong" w:date="2025-05-29T11:17:00Z" w16du:dateUtc="2025-05-29T15:17:00Z">
        <w:r w:rsidRPr="00FF0ACC" w:rsidDel="00741D69">
          <w:rPr>
            <w:noProof/>
            <w:lang w:val="en-GB"/>
          </w:rPr>
          <w:drawing>
            <wp:inline distT="0" distB="0" distL="0" distR="0" wp14:anchorId="7DC4DAA1" wp14:editId="06F89EF6">
              <wp:extent cx="5943600" cy="4468495"/>
              <wp:effectExtent l="0" t="0" r="0" b="8255"/>
              <wp:docPr id="129727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4023" name=""/>
                      <pic:cNvPicPr/>
                    </pic:nvPicPr>
                    <pic:blipFill>
                      <a:blip r:embed="rId31"/>
                      <a:stretch>
                        <a:fillRect/>
                      </a:stretch>
                    </pic:blipFill>
                    <pic:spPr>
                      <a:xfrm>
                        <a:off x="0" y="0"/>
                        <a:ext cx="5943600" cy="4468495"/>
                      </a:xfrm>
                      <a:prstGeom prst="rect">
                        <a:avLst/>
                      </a:prstGeom>
                    </pic:spPr>
                  </pic:pic>
                </a:graphicData>
              </a:graphic>
            </wp:inline>
          </w:drawing>
        </w:r>
      </w:del>
      <w:ins w:id="150" w:author="Eivind Mong" w:date="2025-05-29T11:17:00Z" w16du:dateUtc="2025-05-29T15:17:00Z">
        <w:r w:rsidR="00741D69" w:rsidRPr="00741D69">
          <w:rPr>
            <w:noProof/>
            <w:sz w:val="22"/>
            <w:szCs w:val="22"/>
            <w:lang w:val="en-GB"/>
          </w:rPr>
          <w:drawing>
            <wp:inline distT="0" distB="0" distL="0" distR="0" wp14:anchorId="407AC1FE" wp14:editId="646AF9F8">
              <wp:extent cx="5880100" cy="4451350"/>
              <wp:effectExtent l="0" t="0" r="6350" b="6350"/>
              <wp:docPr id="1971083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0100" cy="4451350"/>
                      </a:xfrm>
                      <a:prstGeom prst="rect">
                        <a:avLst/>
                      </a:prstGeom>
                      <a:noFill/>
                      <a:ln>
                        <a:noFill/>
                      </a:ln>
                    </pic:spPr>
                  </pic:pic>
                </a:graphicData>
              </a:graphic>
            </wp:inline>
          </w:drawing>
        </w:r>
      </w:ins>
    </w:p>
    <w:p w14:paraId="565C134B" w14:textId="539D1F8A" w:rsidR="009F03A2" w:rsidRPr="00FF0ACC" w:rsidRDefault="008C5B26" w:rsidP="007C355C">
      <w:pPr>
        <w:pStyle w:val="Caption"/>
        <w:spacing w:line="240" w:lineRule="auto"/>
        <w:jc w:val="center"/>
        <w:rPr>
          <w:b/>
          <w:bCs/>
          <w:sz w:val="18"/>
          <w:szCs w:val="18"/>
          <w:lang w:val="en-GB"/>
        </w:rPr>
      </w:pPr>
      <w:r w:rsidRPr="00FF0ACC">
        <w:rPr>
          <w:b/>
          <w:bCs/>
          <w:sz w:val="18"/>
          <w:szCs w:val="18"/>
          <w:lang w:val="en-GB"/>
        </w:rPr>
        <w:t xml:space="preserve">Figure </w:t>
      </w:r>
      <w:ins w:id="151"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4</w:t>
      </w:r>
      <w:ins w:id="152"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153" w:author="Eivind Mong" w:date="2025-05-29T11:19:00Z" w16du:dateUtc="2025-05-29T15:19:00Z">
        <w:r w:rsidR="00741D69">
          <w:rPr>
            <w:b/>
            <w:bCs/>
            <w:noProof/>
            <w:sz w:val="18"/>
            <w:szCs w:val="18"/>
            <w:lang w:val="en-GB"/>
          </w:rPr>
          <w:t>7</w:t>
        </w:r>
        <w:r w:rsidR="00741D69">
          <w:rPr>
            <w:b/>
            <w:bCs/>
            <w:sz w:val="18"/>
            <w:szCs w:val="18"/>
            <w:lang w:val="en-GB"/>
          </w:rPr>
          <w:fldChar w:fldCharType="end"/>
        </w:r>
      </w:ins>
      <w:del w:id="154" w:author="Eivind Mong" w:date="2025-05-29T11:19:00Z" w16du:dateUtc="2025-05-29T15:19:00Z">
        <w:r w:rsidRPr="00FF0ACC" w:rsidDel="00741D69">
          <w:rPr>
            <w:b/>
            <w:bCs/>
            <w:sz w:val="18"/>
            <w:szCs w:val="18"/>
            <w:lang w:val="en-GB"/>
          </w:rPr>
          <w:fldChar w:fldCharType="begin"/>
        </w:r>
        <w:r w:rsidRPr="00FF0ACC" w:rsidDel="00741D69">
          <w:rPr>
            <w:b/>
            <w:bCs/>
            <w:sz w:val="18"/>
            <w:szCs w:val="18"/>
            <w:lang w:val="en-GB"/>
          </w:rPr>
          <w:delInstrText xml:space="preserve"> STYLEREF 1 \s </w:delInstrText>
        </w:r>
        <w:r w:rsidRPr="00FF0ACC" w:rsidDel="00741D69">
          <w:rPr>
            <w:b/>
            <w:bCs/>
            <w:sz w:val="18"/>
            <w:szCs w:val="18"/>
            <w:lang w:val="en-GB"/>
          </w:rPr>
          <w:fldChar w:fldCharType="separate"/>
        </w:r>
        <w:r w:rsidR="00A17603" w:rsidDel="00741D69">
          <w:rPr>
            <w:b/>
            <w:bCs/>
            <w:noProof/>
            <w:sz w:val="18"/>
            <w:szCs w:val="18"/>
            <w:lang w:val="en-GB"/>
          </w:rPr>
          <w:delText>4</w:delText>
        </w:r>
        <w:r w:rsidRPr="00FF0ACC" w:rsidDel="00741D69">
          <w:rPr>
            <w:b/>
            <w:bCs/>
            <w:sz w:val="18"/>
            <w:szCs w:val="18"/>
            <w:lang w:val="en-GB"/>
          </w:rPr>
          <w:fldChar w:fldCharType="end"/>
        </w:r>
        <w:r w:rsidRPr="00FF0ACC" w:rsidDel="00741D69">
          <w:rPr>
            <w:b/>
            <w:bCs/>
            <w:sz w:val="18"/>
            <w:szCs w:val="18"/>
            <w:lang w:val="en-GB"/>
          </w:rPr>
          <w:noBreakHyphen/>
        </w:r>
        <w:r w:rsidRPr="00FF0ACC" w:rsidDel="00741D69">
          <w:rPr>
            <w:b/>
            <w:bCs/>
            <w:sz w:val="18"/>
            <w:szCs w:val="18"/>
            <w:lang w:val="en-GB"/>
          </w:rPr>
          <w:fldChar w:fldCharType="begin"/>
        </w:r>
        <w:r w:rsidRPr="00FF0ACC" w:rsidDel="00741D69">
          <w:rPr>
            <w:b/>
            <w:bCs/>
            <w:sz w:val="18"/>
            <w:szCs w:val="18"/>
            <w:lang w:val="en-GB"/>
          </w:rPr>
          <w:delInstrText xml:space="preserve"> SEQ Figure \* ARABIC \s 1 </w:delInstrText>
        </w:r>
        <w:r w:rsidRPr="00FF0ACC" w:rsidDel="00741D69">
          <w:rPr>
            <w:b/>
            <w:bCs/>
            <w:sz w:val="18"/>
            <w:szCs w:val="18"/>
            <w:lang w:val="en-GB"/>
          </w:rPr>
          <w:fldChar w:fldCharType="separate"/>
        </w:r>
        <w:r w:rsidR="00A17603" w:rsidDel="00741D69">
          <w:rPr>
            <w:b/>
            <w:bCs/>
            <w:noProof/>
            <w:sz w:val="18"/>
            <w:szCs w:val="18"/>
            <w:lang w:val="en-GB"/>
          </w:rPr>
          <w:delText>7</w:delText>
        </w:r>
        <w:r w:rsidRPr="00FF0ACC" w:rsidDel="00741D69">
          <w:rPr>
            <w:b/>
            <w:bCs/>
            <w:sz w:val="18"/>
            <w:szCs w:val="18"/>
            <w:lang w:val="en-GB"/>
          </w:rPr>
          <w:fldChar w:fldCharType="end"/>
        </w:r>
      </w:del>
      <w:r w:rsidRPr="00FF0ACC">
        <w:rPr>
          <w:b/>
          <w:bCs/>
          <w:sz w:val="18"/>
          <w:szCs w:val="18"/>
          <w:lang w:val="en-GB"/>
        </w:rPr>
        <w:t xml:space="preserve"> </w:t>
      </w:r>
      <w:r w:rsidR="00C9633D" w:rsidRPr="00FF0ACC">
        <w:rPr>
          <w:b/>
          <w:bCs/>
          <w:sz w:val="18"/>
          <w:szCs w:val="18"/>
          <w:lang w:val="en-GB"/>
        </w:rPr>
        <w:t xml:space="preserve">– </w:t>
      </w:r>
      <w:r w:rsidRPr="00FF0ACC">
        <w:rPr>
          <w:b/>
          <w:bCs/>
          <w:sz w:val="18"/>
          <w:szCs w:val="18"/>
          <w:lang w:val="en-GB"/>
        </w:rPr>
        <w:t>Model elements used in classifying a NAVWARN</w:t>
      </w:r>
    </w:p>
    <w:p w14:paraId="773C1FF2" w14:textId="1E514EB5" w:rsidR="008C5B26" w:rsidRPr="00FF0ACC" w:rsidRDefault="008C5B26" w:rsidP="007C355C">
      <w:pPr>
        <w:pStyle w:val="Caption"/>
        <w:spacing w:before="0" w:line="240" w:lineRule="auto"/>
        <w:jc w:val="both"/>
        <w:rPr>
          <w:sz w:val="20"/>
          <w:szCs w:val="20"/>
          <w:lang w:val="en-GB"/>
        </w:rPr>
      </w:pPr>
      <w:r w:rsidRPr="00FF0ACC">
        <w:rPr>
          <w:sz w:val="20"/>
          <w:szCs w:val="20"/>
          <w:lang w:val="en-GB"/>
        </w:rPr>
        <w:t xml:space="preserve">All </w:t>
      </w:r>
      <w:r w:rsidR="00655B5C" w:rsidRPr="00FF0ACC">
        <w:rPr>
          <w:sz w:val="20"/>
          <w:szCs w:val="20"/>
          <w:lang w:val="en-GB"/>
        </w:rPr>
        <w:t>S</w:t>
      </w:r>
      <w:r w:rsidRPr="00FF0ACC">
        <w:rPr>
          <w:sz w:val="20"/>
          <w:szCs w:val="20"/>
          <w:lang w:val="en-GB"/>
        </w:rPr>
        <w:t xml:space="preserve">-124 based navigational warnings datasets must be classified using the </w:t>
      </w:r>
      <w:proofErr w:type="spellStart"/>
      <w:r w:rsidRPr="00FF0ACC">
        <w:rPr>
          <w:b/>
          <w:bCs/>
          <w:sz w:val="20"/>
          <w:szCs w:val="20"/>
          <w:lang w:val="en-GB"/>
        </w:rPr>
        <w:t>navwarnTypeGeneral</w:t>
      </w:r>
      <w:proofErr w:type="spellEnd"/>
      <w:r w:rsidRPr="00FF0ACC">
        <w:rPr>
          <w:sz w:val="20"/>
          <w:szCs w:val="20"/>
          <w:lang w:val="en-GB"/>
        </w:rPr>
        <w:t xml:space="preserve"> attribute of </w:t>
      </w:r>
      <w:proofErr w:type="spellStart"/>
      <w:r w:rsidR="00DA697E" w:rsidRPr="00FF0ACC">
        <w:rPr>
          <w:b/>
          <w:bCs/>
          <w:sz w:val="20"/>
          <w:szCs w:val="20"/>
          <w:lang w:val="en-GB"/>
        </w:rPr>
        <w:t>NavwarnPreamble</w:t>
      </w:r>
      <w:proofErr w:type="spellEnd"/>
      <w:r w:rsidRPr="00FF0ACC">
        <w:rPr>
          <w:sz w:val="20"/>
          <w:szCs w:val="20"/>
          <w:lang w:val="en-GB"/>
        </w:rPr>
        <w:t xml:space="preserve">. </w:t>
      </w:r>
      <w:r w:rsidR="00655B5C" w:rsidRPr="00FF0ACC">
        <w:rPr>
          <w:sz w:val="20"/>
          <w:szCs w:val="20"/>
          <w:lang w:val="en-GB"/>
        </w:rPr>
        <w:t xml:space="preserve">This is done to enable user systems to present the user with filtering options. In the event that none of the </w:t>
      </w:r>
      <w:r w:rsidR="00631A1F" w:rsidRPr="00FF0ACC">
        <w:rPr>
          <w:sz w:val="20"/>
          <w:szCs w:val="20"/>
          <w:lang w:val="en-GB"/>
        </w:rPr>
        <w:t>pre defined values</w:t>
      </w:r>
      <w:r w:rsidR="00655B5C" w:rsidRPr="00FF0ACC">
        <w:rPr>
          <w:sz w:val="20"/>
          <w:szCs w:val="20"/>
          <w:lang w:val="en-GB"/>
        </w:rPr>
        <w:t xml:space="preserve"> in the </w:t>
      </w:r>
      <w:proofErr w:type="spellStart"/>
      <w:r w:rsidR="00655B5C" w:rsidRPr="00FF0ACC">
        <w:rPr>
          <w:b/>
          <w:bCs/>
          <w:sz w:val="20"/>
          <w:szCs w:val="20"/>
          <w:lang w:val="en-GB"/>
        </w:rPr>
        <w:t>navwarnTypeGeneral</w:t>
      </w:r>
      <w:proofErr w:type="spellEnd"/>
      <w:r w:rsidR="00655B5C" w:rsidRPr="00FF0ACC">
        <w:rPr>
          <w:sz w:val="20"/>
          <w:szCs w:val="20"/>
          <w:lang w:val="en-GB"/>
        </w:rPr>
        <w:t xml:space="preserve"> </w:t>
      </w:r>
      <w:proofErr w:type="spellStart"/>
      <w:r w:rsidR="00655B5C" w:rsidRPr="00FF0ACC">
        <w:rPr>
          <w:sz w:val="20"/>
          <w:szCs w:val="20"/>
          <w:lang w:val="en-GB"/>
        </w:rPr>
        <w:t>codelist</w:t>
      </w:r>
      <w:proofErr w:type="spellEnd"/>
      <w:r w:rsidR="00655B5C" w:rsidRPr="00FF0ACC">
        <w:rPr>
          <w:sz w:val="20"/>
          <w:szCs w:val="20"/>
          <w:lang w:val="en-GB"/>
        </w:rPr>
        <w:t xml:space="preserve"> is appropriate, special classifications can be added using the encoding </w:t>
      </w:r>
      <w:r w:rsidR="008910E8" w:rsidRPr="00FF0ACC">
        <w:rPr>
          <w:sz w:val="20"/>
          <w:szCs w:val="20"/>
          <w:lang w:val="en-GB"/>
        </w:rPr>
        <w:t>“</w:t>
      </w:r>
      <w:r w:rsidR="00655B5C" w:rsidRPr="00FF0ACC">
        <w:rPr>
          <w:sz w:val="20"/>
          <w:szCs w:val="20"/>
          <w:lang w:val="en-GB"/>
        </w:rPr>
        <w:t>other: [something]</w:t>
      </w:r>
      <w:r w:rsidR="008910E8" w:rsidRPr="00FF0ACC">
        <w:rPr>
          <w:sz w:val="20"/>
          <w:szCs w:val="20"/>
          <w:lang w:val="en-GB"/>
        </w:rPr>
        <w:t>”</w:t>
      </w:r>
      <w:r w:rsidR="00655B5C" w:rsidRPr="00FF0ACC">
        <w:rPr>
          <w:sz w:val="20"/>
          <w:szCs w:val="20"/>
          <w:lang w:val="en-GB"/>
        </w:rPr>
        <w:t xml:space="preserve">. </w:t>
      </w:r>
    </w:p>
    <w:p w14:paraId="4D4B4627" w14:textId="3045337F" w:rsidR="001B638D" w:rsidRPr="00FF0ACC" w:rsidRDefault="00655B5C" w:rsidP="007C355C">
      <w:pPr>
        <w:pStyle w:val="Caption"/>
        <w:spacing w:before="0" w:line="240" w:lineRule="auto"/>
        <w:jc w:val="both"/>
        <w:rPr>
          <w:sz w:val="20"/>
          <w:szCs w:val="20"/>
          <w:lang w:val="en-GB"/>
        </w:rPr>
      </w:pPr>
      <w:r w:rsidRPr="00FF0ACC">
        <w:rPr>
          <w:sz w:val="20"/>
          <w:szCs w:val="20"/>
          <w:lang w:val="en-GB"/>
        </w:rPr>
        <w:t xml:space="preserve">When it is required to locate NAVWARN information using one or more </w:t>
      </w:r>
      <w:proofErr w:type="spellStart"/>
      <w:r w:rsidR="00DA697E" w:rsidRPr="00FF0ACC">
        <w:rPr>
          <w:b/>
          <w:bCs/>
          <w:sz w:val="20"/>
          <w:szCs w:val="20"/>
          <w:lang w:val="en-GB"/>
        </w:rPr>
        <w:t>NavwarnPart</w:t>
      </w:r>
      <w:proofErr w:type="spellEnd"/>
      <w:r w:rsidRPr="00FF0ACC">
        <w:rPr>
          <w:sz w:val="20"/>
          <w:szCs w:val="20"/>
          <w:lang w:val="en-GB"/>
        </w:rPr>
        <w:t xml:space="preserve"> instances, these must be classified using the </w:t>
      </w:r>
      <w:proofErr w:type="spellStart"/>
      <w:r w:rsidRPr="00FF0ACC">
        <w:rPr>
          <w:b/>
          <w:bCs/>
          <w:sz w:val="20"/>
          <w:szCs w:val="20"/>
          <w:lang w:val="en-GB"/>
        </w:rPr>
        <w:t>warningInformation</w:t>
      </w:r>
      <w:proofErr w:type="spellEnd"/>
      <w:r w:rsidRPr="00FF0ACC">
        <w:rPr>
          <w:sz w:val="20"/>
          <w:szCs w:val="20"/>
          <w:lang w:val="en-GB"/>
        </w:rPr>
        <w:t xml:space="preserve"> attribute. </w:t>
      </w:r>
      <w:r w:rsidR="00CA246E" w:rsidRPr="00FF0ACC">
        <w:rPr>
          <w:sz w:val="20"/>
          <w:szCs w:val="20"/>
          <w:lang w:val="en-GB"/>
        </w:rPr>
        <w:t xml:space="preserve">The </w:t>
      </w:r>
      <w:proofErr w:type="spellStart"/>
      <w:r w:rsidR="00CA246E" w:rsidRPr="00FF0ACC">
        <w:rPr>
          <w:b/>
          <w:bCs/>
          <w:sz w:val="20"/>
          <w:szCs w:val="20"/>
          <w:lang w:val="en-GB"/>
        </w:rPr>
        <w:t>warningInformation</w:t>
      </w:r>
      <w:proofErr w:type="spellEnd"/>
      <w:r w:rsidR="00CA246E" w:rsidRPr="00FF0ACC">
        <w:rPr>
          <w:sz w:val="20"/>
          <w:szCs w:val="20"/>
          <w:lang w:val="en-GB"/>
        </w:rPr>
        <w:t xml:space="preserve"> attribute must </w:t>
      </w:r>
      <w:r w:rsidR="001B638D" w:rsidRPr="00FF0ACC">
        <w:rPr>
          <w:sz w:val="20"/>
          <w:szCs w:val="20"/>
          <w:lang w:val="en-GB"/>
        </w:rPr>
        <w:t xml:space="preserve">include at least one instance of its sub-attributes. The </w:t>
      </w:r>
      <w:proofErr w:type="spellStart"/>
      <w:r w:rsidR="001B638D" w:rsidRPr="00FF0ACC">
        <w:rPr>
          <w:b/>
          <w:bCs/>
          <w:sz w:val="20"/>
          <w:szCs w:val="20"/>
          <w:lang w:val="en-GB"/>
        </w:rPr>
        <w:t>navwarnTypeDetails</w:t>
      </w:r>
      <w:proofErr w:type="spellEnd"/>
      <w:r w:rsidR="001B638D" w:rsidRPr="00FF0ACC">
        <w:rPr>
          <w:sz w:val="20"/>
          <w:szCs w:val="20"/>
          <w:lang w:val="en-GB"/>
        </w:rPr>
        <w:t xml:space="preserve"> attribute should be given priority and be used to classify the warning. If amplifying remarks are required, these should be added to the </w:t>
      </w:r>
      <w:r w:rsidR="001B638D" w:rsidRPr="00FF0ACC">
        <w:rPr>
          <w:b/>
          <w:bCs/>
          <w:sz w:val="20"/>
          <w:szCs w:val="20"/>
          <w:lang w:val="en-GB"/>
        </w:rPr>
        <w:t>information</w:t>
      </w:r>
      <w:r w:rsidR="001B638D" w:rsidRPr="00FF0ACC">
        <w:rPr>
          <w:sz w:val="20"/>
          <w:szCs w:val="20"/>
          <w:lang w:val="en-GB"/>
        </w:rPr>
        <w:t xml:space="preserve"> attribute. </w:t>
      </w:r>
    </w:p>
    <w:p w14:paraId="07CF648C" w14:textId="613BB9E5" w:rsidR="00655B5C" w:rsidRPr="00FF0ACC" w:rsidRDefault="00655B5C" w:rsidP="007C355C">
      <w:pPr>
        <w:pStyle w:val="Caption"/>
        <w:spacing w:before="0" w:line="240" w:lineRule="auto"/>
        <w:jc w:val="both"/>
        <w:rPr>
          <w:sz w:val="20"/>
          <w:szCs w:val="20"/>
          <w:lang w:val="en-GB"/>
        </w:rPr>
      </w:pPr>
      <w:r w:rsidRPr="00FF0ACC">
        <w:rPr>
          <w:sz w:val="20"/>
          <w:szCs w:val="20"/>
          <w:lang w:val="en-GB"/>
        </w:rPr>
        <w:t>Using the predefine</w:t>
      </w:r>
      <w:r w:rsidR="004F4143" w:rsidRPr="00FF0ACC">
        <w:rPr>
          <w:sz w:val="20"/>
          <w:szCs w:val="20"/>
          <w:lang w:val="en-GB"/>
        </w:rPr>
        <w:t>d</w:t>
      </w:r>
      <w:r w:rsidRPr="00FF0ACC">
        <w:rPr>
          <w:sz w:val="20"/>
          <w:szCs w:val="20"/>
          <w:lang w:val="en-GB"/>
        </w:rPr>
        <w:t xml:space="preserve"> values in </w:t>
      </w:r>
      <w:proofErr w:type="spellStart"/>
      <w:r w:rsidRPr="00FF0ACC">
        <w:rPr>
          <w:b/>
          <w:bCs/>
          <w:sz w:val="20"/>
          <w:szCs w:val="20"/>
          <w:lang w:val="en-GB"/>
        </w:rPr>
        <w:t>navwarnTypeGeneral</w:t>
      </w:r>
      <w:proofErr w:type="spellEnd"/>
      <w:r w:rsidRPr="00FF0ACC">
        <w:rPr>
          <w:sz w:val="20"/>
          <w:szCs w:val="20"/>
          <w:lang w:val="en-GB"/>
        </w:rPr>
        <w:t xml:space="preserve"> and </w:t>
      </w:r>
      <w:proofErr w:type="spellStart"/>
      <w:r w:rsidRPr="00FF0ACC">
        <w:rPr>
          <w:b/>
          <w:bCs/>
          <w:sz w:val="20"/>
          <w:szCs w:val="20"/>
          <w:lang w:val="en-GB"/>
        </w:rPr>
        <w:t>navwarnTypeDetails</w:t>
      </w:r>
      <w:proofErr w:type="spellEnd"/>
      <w:r w:rsidRPr="00FF0ACC">
        <w:rPr>
          <w:sz w:val="20"/>
          <w:szCs w:val="20"/>
          <w:lang w:val="en-GB"/>
        </w:rPr>
        <w:t xml:space="preserve"> should be given priority over specially defined classification values, since the predefined values take less data because they are represented in the data by a numerical value as opposed to text strings. </w:t>
      </w:r>
    </w:p>
    <w:p w14:paraId="1107D04C" w14:textId="77777777" w:rsidR="007C355C" w:rsidRPr="00FF0ACC" w:rsidRDefault="007C355C" w:rsidP="007C355C">
      <w:pPr>
        <w:pStyle w:val="Caption"/>
        <w:spacing w:before="0" w:line="240" w:lineRule="auto"/>
        <w:jc w:val="both"/>
        <w:rPr>
          <w:sz w:val="20"/>
          <w:szCs w:val="20"/>
          <w:lang w:val="en-GB"/>
        </w:rPr>
      </w:pPr>
    </w:p>
    <w:p w14:paraId="2818A62C" w14:textId="30816A09" w:rsidR="00E366B1" w:rsidRPr="00FF0ACC" w:rsidRDefault="0025005B" w:rsidP="00297E8B">
      <w:pPr>
        <w:pStyle w:val="Heading1"/>
        <w:tabs>
          <w:tab w:val="clear" w:pos="0"/>
          <w:tab w:val="num" w:pos="567"/>
        </w:tabs>
        <w:spacing w:before="120" w:after="200"/>
        <w:ind w:left="567" w:hanging="567"/>
        <w:rPr>
          <w:szCs w:val="24"/>
          <w:lang w:val="en-GB"/>
        </w:rPr>
      </w:pPr>
      <w:bookmarkStart w:id="155" w:name="_Ref126596301"/>
      <w:bookmarkStart w:id="156" w:name="_Ref126596304"/>
      <w:bookmarkStart w:id="157" w:name="_Toc182149067"/>
      <w:r w:rsidRPr="00FF0ACC">
        <w:rPr>
          <w:szCs w:val="24"/>
          <w:lang w:val="en-GB"/>
        </w:rPr>
        <w:lastRenderedPageBreak/>
        <w:t>Feature Catalogue</w:t>
      </w:r>
      <w:bookmarkEnd w:id="147"/>
      <w:bookmarkEnd w:id="148"/>
      <w:bookmarkEnd w:id="155"/>
      <w:bookmarkEnd w:id="156"/>
      <w:bookmarkEnd w:id="157"/>
    </w:p>
    <w:p w14:paraId="54ABA526" w14:textId="77777777" w:rsidR="00E366B1" w:rsidRPr="00FF0ACC" w:rsidRDefault="0025005B" w:rsidP="000F3E64">
      <w:pPr>
        <w:pStyle w:val="Heading2"/>
        <w:tabs>
          <w:tab w:val="clear" w:pos="0"/>
          <w:tab w:val="num" w:pos="709"/>
        </w:tabs>
        <w:spacing w:before="120" w:after="200"/>
        <w:ind w:left="709" w:hanging="709"/>
        <w:rPr>
          <w:color w:val="00000A"/>
          <w:lang w:val="en-GB"/>
        </w:rPr>
      </w:pPr>
      <w:bookmarkStart w:id="158" w:name="_Toc422820107"/>
      <w:bookmarkStart w:id="159" w:name="_Toc482116389"/>
      <w:bookmarkStart w:id="160" w:name="_Toc182149068"/>
      <w:r w:rsidRPr="00FF0ACC">
        <w:rPr>
          <w:lang w:val="en-GB"/>
        </w:rPr>
        <w:t>Introduction</w:t>
      </w:r>
      <w:bookmarkEnd w:id="158"/>
      <w:bookmarkEnd w:id="159"/>
      <w:bookmarkEnd w:id="160"/>
    </w:p>
    <w:p w14:paraId="57EB815D" w14:textId="5053CA30" w:rsidR="00E366B1" w:rsidRPr="00FF0ACC" w:rsidRDefault="0025005B" w:rsidP="000F3E64">
      <w:pPr>
        <w:pStyle w:val="ListParagraph"/>
        <w:spacing w:after="120" w:line="240" w:lineRule="auto"/>
        <w:ind w:left="0"/>
        <w:jc w:val="both"/>
        <w:rPr>
          <w:b/>
          <w:sz w:val="20"/>
          <w:szCs w:val="20"/>
          <w:lang w:val="en-GB"/>
        </w:rPr>
      </w:pPr>
      <w:r w:rsidRPr="00FF0ACC">
        <w:rPr>
          <w:color w:val="00000A"/>
          <w:sz w:val="20"/>
          <w:szCs w:val="20"/>
          <w:lang w:val="en-GB"/>
        </w:rPr>
        <w:t xml:space="preserve">The Feature Catalogue describes the feature types, information types, attributes, attribute values, associations and roles which may be used in the product.  The </w:t>
      </w:r>
      <w:r w:rsidR="00A40290" w:rsidRPr="00FF0ACC">
        <w:rPr>
          <w:color w:val="00000A"/>
          <w:sz w:val="20"/>
          <w:szCs w:val="20"/>
          <w:lang w:val="en-GB"/>
        </w:rPr>
        <w:t>S-124</w:t>
      </w:r>
      <w:r w:rsidRPr="00FF0ACC">
        <w:rPr>
          <w:color w:val="00000A"/>
          <w:sz w:val="20"/>
          <w:szCs w:val="20"/>
          <w:lang w:val="en-GB"/>
        </w:rPr>
        <w:t xml:space="preserve"> Feature Catalogue is available in an XML document which conforms to the S-100 XML Feature Catalogue Schema and can be downloaded from the </w:t>
      </w:r>
      <w:r w:rsidR="00A22A33" w:rsidRPr="00FF0ACC">
        <w:rPr>
          <w:color w:val="00000A"/>
          <w:sz w:val="20"/>
          <w:szCs w:val="20"/>
          <w:lang w:val="en-GB"/>
        </w:rPr>
        <w:t>IHO Geospatial Information Registry website (https://registry.iho.int/).</w:t>
      </w:r>
      <w:r w:rsidRPr="00FF0ACC">
        <w:rPr>
          <w:color w:val="00000A"/>
          <w:sz w:val="20"/>
          <w:szCs w:val="20"/>
          <w:lang w:val="en-GB"/>
        </w:rPr>
        <w:t xml:space="preserve">  Simple attributes used in this specification are listed in</w:t>
      </w:r>
      <w:r w:rsidR="007757E8" w:rsidRPr="00FF0ACC">
        <w:rPr>
          <w:color w:val="00000A"/>
          <w:sz w:val="20"/>
          <w:szCs w:val="20"/>
          <w:lang w:val="en-GB"/>
        </w:rPr>
        <w:t xml:space="preserve"> </w:t>
      </w:r>
      <w:r w:rsidR="00391EBE" w:rsidRPr="00FF0ACC">
        <w:rPr>
          <w:i/>
          <w:color w:val="00000A"/>
          <w:sz w:val="20"/>
          <w:szCs w:val="20"/>
          <w:lang w:val="en-GB"/>
        </w:rPr>
        <w:fldChar w:fldCharType="begin"/>
      </w:r>
      <w:r w:rsidR="00391EBE" w:rsidRPr="00FF0ACC">
        <w:rPr>
          <w:color w:val="00000A"/>
          <w:sz w:val="20"/>
          <w:szCs w:val="20"/>
          <w:lang w:val="en-GB"/>
        </w:rPr>
        <w:instrText xml:space="preserve"> REF _Ref513534544 \h  \* MERGEFORMAT </w:instrText>
      </w:r>
      <w:r w:rsidR="00391EBE" w:rsidRPr="00FF0ACC">
        <w:rPr>
          <w:i/>
          <w:color w:val="00000A"/>
          <w:sz w:val="20"/>
          <w:szCs w:val="20"/>
          <w:lang w:val="en-GB"/>
        </w:rPr>
      </w:r>
      <w:r w:rsidR="00391EBE" w:rsidRPr="00FF0ACC">
        <w:rPr>
          <w:i/>
          <w:color w:val="00000A"/>
          <w:sz w:val="20"/>
          <w:szCs w:val="20"/>
          <w:lang w:val="en-GB"/>
        </w:rPr>
        <w:fldChar w:fldCharType="separate"/>
      </w:r>
      <w:r w:rsidR="00A17603" w:rsidRPr="00A17603">
        <w:rPr>
          <w:color w:val="00000A"/>
          <w:sz w:val="20"/>
          <w:szCs w:val="20"/>
          <w:lang w:val="en-GB"/>
        </w:rPr>
        <w:t>Table 5-1 – Simple feature attributes</w:t>
      </w:r>
      <w:r w:rsidR="00391EBE" w:rsidRPr="00FF0ACC">
        <w:rPr>
          <w:i/>
          <w:color w:val="00000A"/>
          <w:sz w:val="20"/>
          <w:szCs w:val="20"/>
          <w:lang w:val="en-GB"/>
        </w:rPr>
        <w:fldChar w:fldCharType="end"/>
      </w:r>
      <w:r w:rsidR="00313F6C" w:rsidRPr="00FF0ACC">
        <w:rPr>
          <w:color w:val="00000A"/>
          <w:sz w:val="20"/>
          <w:szCs w:val="20"/>
          <w:lang w:val="en-GB"/>
        </w:rPr>
        <w:t>.</w:t>
      </w:r>
    </w:p>
    <w:p w14:paraId="7153E87E" w14:textId="77777777" w:rsidR="00E366B1" w:rsidRPr="00FF0ACC" w:rsidRDefault="00E366B1" w:rsidP="000F3E64">
      <w:pPr>
        <w:spacing w:after="120" w:line="240" w:lineRule="auto"/>
        <w:jc w:val="both"/>
        <w:rPr>
          <w:i/>
          <w:color w:val="00000A"/>
          <w:sz w:val="20"/>
          <w:szCs w:val="20"/>
          <w:lang w:val="en-GB"/>
        </w:rPr>
      </w:pPr>
    </w:p>
    <w:p w14:paraId="3B0B2DB9" w14:textId="77777777" w:rsidR="00E366B1" w:rsidRPr="00FF0ACC" w:rsidRDefault="0025005B" w:rsidP="00437798">
      <w:pPr>
        <w:pStyle w:val="Heading2"/>
        <w:tabs>
          <w:tab w:val="clear" w:pos="0"/>
          <w:tab w:val="num" w:pos="709"/>
        </w:tabs>
        <w:spacing w:before="120" w:after="200" w:line="240" w:lineRule="auto"/>
        <w:ind w:left="709" w:hanging="709"/>
        <w:rPr>
          <w:lang w:val="en-GB"/>
        </w:rPr>
      </w:pPr>
      <w:bookmarkStart w:id="161" w:name="_Toc422820108"/>
      <w:bookmarkStart w:id="162" w:name="_Toc482116390"/>
      <w:bookmarkStart w:id="163" w:name="_Toc182149069"/>
      <w:r w:rsidRPr="00FF0ACC">
        <w:rPr>
          <w:lang w:val="en-GB"/>
        </w:rPr>
        <w:t>Feature Types</w:t>
      </w:r>
      <w:bookmarkEnd w:id="161"/>
      <w:bookmarkEnd w:id="162"/>
      <w:bookmarkEnd w:id="163"/>
    </w:p>
    <w:p w14:paraId="36E5E71A" w14:textId="333E0A14" w:rsidR="00E366B1" w:rsidRPr="00FF0ACC" w:rsidRDefault="0025005B" w:rsidP="00437798">
      <w:pPr>
        <w:spacing w:after="120" w:line="240" w:lineRule="auto"/>
        <w:jc w:val="both"/>
        <w:rPr>
          <w:sz w:val="20"/>
          <w:szCs w:val="20"/>
          <w:lang w:val="en-GB"/>
        </w:rPr>
      </w:pPr>
      <w:r w:rsidRPr="00FF0ACC">
        <w:rPr>
          <w:sz w:val="20"/>
          <w:szCs w:val="20"/>
          <w:lang w:val="en-GB"/>
        </w:rPr>
        <w:t xml:space="preserve">Feature types contain descriptive attributes </w:t>
      </w:r>
      <w:r w:rsidR="00E40317" w:rsidRPr="00FF0ACC">
        <w:rPr>
          <w:sz w:val="20"/>
          <w:szCs w:val="20"/>
          <w:lang w:val="en-GB"/>
        </w:rPr>
        <w:t>that characterize real-world entities. The word ‘f</w:t>
      </w:r>
      <w:r w:rsidRPr="00FF0ACC">
        <w:rPr>
          <w:sz w:val="20"/>
          <w:szCs w:val="20"/>
          <w:lang w:val="en-GB"/>
        </w:rPr>
        <w:t>eature</w:t>
      </w:r>
      <w:r w:rsidR="00E40317" w:rsidRPr="00FF0ACC">
        <w:rPr>
          <w:sz w:val="20"/>
          <w:szCs w:val="20"/>
          <w:lang w:val="en-GB"/>
        </w:rPr>
        <w:t>’</w:t>
      </w:r>
      <w:r w:rsidRPr="00FF0ACC">
        <w:rPr>
          <w:sz w:val="20"/>
          <w:szCs w:val="20"/>
          <w:lang w:val="en-GB"/>
        </w:rPr>
        <w:t xml:space="preserve"> </w:t>
      </w:r>
      <w:r w:rsidR="007715DE" w:rsidRPr="00FF0ACC">
        <w:rPr>
          <w:sz w:val="20"/>
          <w:szCs w:val="20"/>
          <w:lang w:val="en-GB"/>
        </w:rPr>
        <w:t>may be used in one of</w:t>
      </w:r>
      <w:r w:rsidR="00E40317" w:rsidRPr="00FF0ACC">
        <w:rPr>
          <w:sz w:val="20"/>
          <w:szCs w:val="20"/>
          <w:lang w:val="en-GB"/>
        </w:rPr>
        <w:t xml:space="preserve"> two senses</w:t>
      </w:r>
      <w:r w:rsidRPr="00FF0ACC">
        <w:rPr>
          <w:sz w:val="20"/>
          <w:szCs w:val="20"/>
          <w:lang w:val="en-GB"/>
        </w:rPr>
        <w:t xml:space="preserve">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A6C7184" w14:textId="77777777" w:rsidR="00E366B1" w:rsidRPr="00FF0ACC" w:rsidRDefault="0025005B" w:rsidP="002B6494">
      <w:pPr>
        <w:pStyle w:val="Heading3"/>
        <w:tabs>
          <w:tab w:val="clear" w:pos="450"/>
          <w:tab w:val="num" w:pos="851"/>
        </w:tabs>
        <w:spacing w:after="120" w:line="240" w:lineRule="auto"/>
        <w:ind w:left="851" w:hanging="851"/>
        <w:rPr>
          <w:sz w:val="20"/>
          <w:szCs w:val="20"/>
          <w:lang w:val="en-GB"/>
        </w:rPr>
      </w:pPr>
      <w:bookmarkStart w:id="164" w:name="_Toc481681065"/>
      <w:bookmarkStart w:id="165" w:name="_Toc481681380"/>
      <w:bookmarkStart w:id="166" w:name="_Toc481684012"/>
      <w:bookmarkStart w:id="167" w:name="_Toc422820109"/>
      <w:bookmarkStart w:id="168" w:name="_Toc482116391"/>
      <w:bookmarkStart w:id="169" w:name="_Toc182149070"/>
      <w:bookmarkStart w:id="170" w:name="_Toc225648283"/>
      <w:bookmarkStart w:id="171" w:name="_Toc225065140"/>
      <w:bookmarkEnd w:id="164"/>
      <w:bookmarkEnd w:id="165"/>
      <w:bookmarkEnd w:id="166"/>
      <w:r w:rsidRPr="00FF0ACC">
        <w:rPr>
          <w:sz w:val="20"/>
          <w:szCs w:val="20"/>
          <w:lang w:val="en-GB"/>
        </w:rPr>
        <w:t>Geographic</w:t>
      </w:r>
      <w:bookmarkEnd w:id="167"/>
      <w:bookmarkEnd w:id="168"/>
      <w:bookmarkEnd w:id="169"/>
      <w:r w:rsidRPr="00FF0ACC">
        <w:rPr>
          <w:sz w:val="20"/>
          <w:szCs w:val="20"/>
          <w:lang w:val="en-GB"/>
        </w:rPr>
        <w:t xml:space="preserve"> </w:t>
      </w:r>
    </w:p>
    <w:p w14:paraId="30071951" w14:textId="395440DB" w:rsidR="00E366B1" w:rsidRPr="00FF0ACC" w:rsidRDefault="00A22A33" w:rsidP="00EF177B">
      <w:pPr>
        <w:spacing w:after="120" w:line="240" w:lineRule="auto"/>
        <w:jc w:val="both"/>
        <w:rPr>
          <w:iCs/>
          <w:sz w:val="20"/>
          <w:szCs w:val="20"/>
          <w:lang w:val="en-GB"/>
        </w:rPr>
      </w:pPr>
      <w:bookmarkStart w:id="172" w:name="_Toc225648284"/>
      <w:bookmarkStart w:id="173" w:name="_Toc225065141"/>
      <w:bookmarkEnd w:id="170"/>
      <w:bookmarkEnd w:id="171"/>
      <w:r w:rsidRPr="00FF0ACC">
        <w:rPr>
          <w:iCs/>
          <w:sz w:val="20"/>
          <w:szCs w:val="20"/>
          <w:lang w:val="en-GB"/>
        </w:rPr>
        <w:t>Geographic (geo) feature types carr</w:t>
      </w:r>
      <w:r w:rsidR="00977C2C" w:rsidRPr="00FF0ACC">
        <w:rPr>
          <w:iCs/>
          <w:sz w:val="20"/>
          <w:szCs w:val="20"/>
          <w:lang w:val="en-GB"/>
        </w:rPr>
        <w:t>y</w:t>
      </w:r>
      <w:r w:rsidRPr="00FF0ACC">
        <w:rPr>
          <w:iCs/>
          <w:sz w:val="20"/>
          <w:szCs w:val="20"/>
          <w:lang w:val="en-GB"/>
        </w:rPr>
        <w:t xml:space="preserve"> the descriptive characteristics of a real-world entity (a location or place on the surface of the Earth). In the context of hydrographic products, this includes the adjacent regions from the sea floor to elevations of landforms and structures above the Earth’s surface.</w:t>
      </w:r>
    </w:p>
    <w:p w14:paraId="5C2FD215" w14:textId="6DC62DA6" w:rsidR="00A22A33" w:rsidRPr="00FF0ACC" w:rsidRDefault="00A22A33" w:rsidP="00864200">
      <w:pPr>
        <w:pStyle w:val="Heading3"/>
        <w:tabs>
          <w:tab w:val="clear" w:pos="450"/>
          <w:tab w:val="num" w:pos="851"/>
        </w:tabs>
        <w:spacing w:after="120" w:line="240" w:lineRule="auto"/>
        <w:ind w:left="851" w:hanging="851"/>
        <w:rPr>
          <w:sz w:val="20"/>
          <w:szCs w:val="20"/>
          <w:lang w:val="en-GB"/>
        </w:rPr>
      </w:pPr>
      <w:bookmarkStart w:id="174" w:name="_Toc182149071"/>
      <w:r w:rsidRPr="00FF0ACC">
        <w:rPr>
          <w:sz w:val="20"/>
          <w:szCs w:val="20"/>
          <w:lang w:val="en-GB"/>
        </w:rPr>
        <w:t>Cartographic</w:t>
      </w:r>
      <w:bookmarkEnd w:id="174"/>
    </w:p>
    <w:p w14:paraId="54D13D5F" w14:textId="5051BA62" w:rsidR="00A22A33" w:rsidRPr="00FF0ACC" w:rsidRDefault="00A22A33" w:rsidP="00CD6EA6">
      <w:pPr>
        <w:spacing w:after="120" w:line="240" w:lineRule="auto"/>
        <w:jc w:val="both"/>
        <w:rPr>
          <w:iCs/>
          <w:sz w:val="20"/>
          <w:szCs w:val="20"/>
          <w:lang w:val="en-GB"/>
        </w:rPr>
      </w:pPr>
      <w:r w:rsidRPr="00FF0ACC">
        <w:rPr>
          <w:iCs/>
          <w:sz w:val="20"/>
          <w:szCs w:val="20"/>
          <w:lang w:val="en-GB"/>
        </w:rPr>
        <w:t>Cartographic features contain information about the cartographic representation (including text) of real</w:t>
      </w:r>
      <w:r w:rsidR="00582C6E" w:rsidRPr="00FF0ACC">
        <w:rPr>
          <w:iCs/>
          <w:sz w:val="20"/>
          <w:szCs w:val="20"/>
          <w:lang w:val="en-GB"/>
        </w:rPr>
        <w:t>-</w:t>
      </w:r>
      <w:r w:rsidRPr="00FF0ACC">
        <w:rPr>
          <w:iCs/>
          <w:sz w:val="20"/>
          <w:szCs w:val="20"/>
          <w:lang w:val="en-GB"/>
        </w:rPr>
        <w:t>world entities.</w:t>
      </w:r>
    </w:p>
    <w:p w14:paraId="38FFA027" w14:textId="77777777" w:rsidR="00A22A33" w:rsidRPr="00FF0ACC" w:rsidRDefault="00A22A33" w:rsidP="001943CC">
      <w:pPr>
        <w:pStyle w:val="Heading3"/>
        <w:tabs>
          <w:tab w:val="clear" w:pos="450"/>
          <w:tab w:val="num" w:pos="851"/>
        </w:tabs>
        <w:spacing w:after="120" w:line="240" w:lineRule="auto"/>
        <w:ind w:left="851" w:hanging="851"/>
        <w:rPr>
          <w:sz w:val="20"/>
          <w:szCs w:val="20"/>
          <w:lang w:val="en-GB"/>
        </w:rPr>
      </w:pPr>
      <w:bookmarkStart w:id="175" w:name="_Toc403061616"/>
      <w:bookmarkStart w:id="176" w:name="_Toc422820112"/>
      <w:bookmarkStart w:id="177" w:name="_Toc482116394"/>
      <w:bookmarkStart w:id="178" w:name="_Toc182149072"/>
      <w:bookmarkStart w:id="179" w:name="_Toc403061615"/>
      <w:bookmarkStart w:id="180" w:name="_Toc422820111"/>
      <w:bookmarkStart w:id="181" w:name="_Toc482116393"/>
      <w:bookmarkStart w:id="182" w:name="_Toc225648285"/>
      <w:bookmarkStart w:id="183" w:name="_Toc225065142"/>
      <w:bookmarkEnd w:id="172"/>
      <w:bookmarkEnd w:id="173"/>
      <w:r w:rsidRPr="00FF0ACC">
        <w:rPr>
          <w:sz w:val="20"/>
          <w:szCs w:val="20"/>
          <w:lang w:val="en-GB"/>
        </w:rPr>
        <w:t>Information Types</w:t>
      </w:r>
      <w:bookmarkEnd w:id="175"/>
      <w:bookmarkEnd w:id="176"/>
      <w:bookmarkEnd w:id="177"/>
      <w:bookmarkEnd w:id="178"/>
    </w:p>
    <w:p w14:paraId="007AD6B5" w14:textId="45C83D2E" w:rsidR="00A22A33" w:rsidRPr="00FF0ACC" w:rsidRDefault="00A22A33" w:rsidP="007513FB">
      <w:pPr>
        <w:spacing w:after="120" w:line="240" w:lineRule="auto"/>
        <w:jc w:val="both"/>
        <w:rPr>
          <w:iCs/>
          <w:sz w:val="20"/>
          <w:szCs w:val="20"/>
          <w:lang w:val="en-GB"/>
        </w:rPr>
      </w:pPr>
      <w:r w:rsidRPr="00FF0ACC">
        <w:rPr>
          <w:iCs/>
          <w:sz w:val="20"/>
          <w:szCs w:val="20"/>
          <w:lang w:val="en-GB"/>
        </w:rPr>
        <w:t>Information types define identifiable pieces of information in a dataset that can be shared using information associations. They have attributes but have no geometry.</w:t>
      </w:r>
    </w:p>
    <w:p w14:paraId="066495C1" w14:textId="77777777" w:rsidR="007513FB" w:rsidRPr="00FF0ACC" w:rsidRDefault="007513FB" w:rsidP="007513FB">
      <w:pPr>
        <w:spacing w:after="120" w:line="240" w:lineRule="auto"/>
        <w:jc w:val="both"/>
        <w:rPr>
          <w:iCs/>
          <w:sz w:val="20"/>
          <w:szCs w:val="20"/>
          <w:lang w:val="en-GB"/>
        </w:rPr>
      </w:pPr>
    </w:p>
    <w:p w14:paraId="138A9817" w14:textId="77777777" w:rsidR="00A22A33" w:rsidRPr="00FF0ACC" w:rsidRDefault="00A22A33" w:rsidP="00106CF2">
      <w:pPr>
        <w:pStyle w:val="Heading2"/>
        <w:tabs>
          <w:tab w:val="clear" w:pos="0"/>
          <w:tab w:val="num" w:pos="709"/>
        </w:tabs>
        <w:spacing w:before="120" w:after="200" w:line="240" w:lineRule="auto"/>
        <w:ind w:left="709" w:hanging="709"/>
        <w:rPr>
          <w:lang w:val="en-GB"/>
        </w:rPr>
      </w:pPr>
      <w:bookmarkStart w:id="184" w:name="_Toc182149073"/>
      <w:bookmarkStart w:id="185" w:name="_Toc225648292"/>
      <w:bookmarkStart w:id="186" w:name="_Toc225065149"/>
      <w:bookmarkEnd w:id="179"/>
      <w:bookmarkEnd w:id="180"/>
      <w:bookmarkEnd w:id="181"/>
      <w:bookmarkEnd w:id="182"/>
      <w:bookmarkEnd w:id="183"/>
      <w:r w:rsidRPr="00FF0ACC">
        <w:rPr>
          <w:lang w:val="en-GB"/>
        </w:rPr>
        <w:t>Feature and information relationships</w:t>
      </w:r>
      <w:bookmarkEnd w:id="184"/>
    </w:p>
    <w:p w14:paraId="46F96792" w14:textId="6921549C" w:rsidR="00A22A33" w:rsidRPr="00FF0ACC" w:rsidRDefault="00A22A33" w:rsidP="005D29D3">
      <w:pPr>
        <w:spacing w:after="120" w:line="240" w:lineRule="auto"/>
        <w:jc w:val="both"/>
        <w:rPr>
          <w:iCs/>
          <w:sz w:val="20"/>
          <w:szCs w:val="20"/>
          <w:lang w:val="en-GB"/>
        </w:rPr>
      </w:pPr>
      <w:r w:rsidRPr="00FF0ACC">
        <w:rPr>
          <w:iCs/>
          <w:sz w:val="20"/>
          <w:szCs w:val="20"/>
          <w:lang w:val="en-GB"/>
        </w:rPr>
        <w:t>A feature relationship links instances of one feature type with instances of the same or a different feature type.</w:t>
      </w:r>
    </w:p>
    <w:p w14:paraId="09D928D2" w14:textId="1CD72DC9" w:rsidR="00E366B1" w:rsidRPr="00FF0ACC" w:rsidRDefault="00A22A33" w:rsidP="005D29D3">
      <w:pPr>
        <w:spacing w:after="120" w:line="240" w:lineRule="auto"/>
        <w:jc w:val="both"/>
        <w:rPr>
          <w:iCs/>
          <w:sz w:val="20"/>
          <w:szCs w:val="20"/>
          <w:lang w:val="en-GB"/>
        </w:rPr>
      </w:pPr>
      <w:r w:rsidRPr="00FF0ACC">
        <w:rPr>
          <w:iCs/>
          <w:sz w:val="20"/>
          <w:szCs w:val="20"/>
          <w:lang w:val="en-GB"/>
        </w:rPr>
        <w:t>An information relationship links instances of feature types or information types to instances of information types.</w:t>
      </w:r>
    </w:p>
    <w:p w14:paraId="06042834" w14:textId="77777777" w:rsidR="00A22A33" w:rsidRPr="00FF0ACC" w:rsidRDefault="00A22A33" w:rsidP="005D29D3">
      <w:pPr>
        <w:spacing w:after="120" w:line="240" w:lineRule="auto"/>
        <w:jc w:val="both"/>
        <w:rPr>
          <w:iCs/>
          <w:color w:val="1F3864"/>
          <w:sz w:val="20"/>
          <w:szCs w:val="20"/>
          <w:lang w:val="en-GB"/>
        </w:rPr>
      </w:pPr>
    </w:p>
    <w:p w14:paraId="6AFFA97F" w14:textId="77777777" w:rsidR="00E366B1" w:rsidRPr="00FF0ACC" w:rsidRDefault="0025005B" w:rsidP="00875344">
      <w:pPr>
        <w:pStyle w:val="Heading2"/>
        <w:tabs>
          <w:tab w:val="clear" w:pos="0"/>
          <w:tab w:val="num" w:pos="709"/>
        </w:tabs>
        <w:spacing w:before="120" w:after="200" w:line="240" w:lineRule="auto"/>
        <w:ind w:left="709" w:hanging="709"/>
        <w:rPr>
          <w:lang w:val="en-GB"/>
        </w:rPr>
      </w:pPr>
      <w:bookmarkStart w:id="187" w:name="_Toc403061617"/>
      <w:bookmarkStart w:id="188" w:name="_Toc422820113"/>
      <w:bookmarkStart w:id="189" w:name="_Toc482116395"/>
      <w:bookmarkStart w:id="190" w:name="_Toc182149074"/>
      <w:r w:rsidRPr="00FF0ACC">
        <w:rPr>
          <w:lang w:val="en-GB"/>
        </w:rPr>
        <w:t>Attributes</w:t>
      </w:r>
      <w:bookmarkEnd w:id="185"/>
      <w:bookmarkEnd w:id="186"/>
      <w:bookmarkEnd w:id="187"/>
      <w:bookmarkEnd w:id="188"/>
      <w:bookmarkEnd w:id="189"/>
      <w:bookmarkEnd w:id="190"/>
    </w:p>
    <w:p w14:paraId="6D166997" w14:textId="0A829F4D" w:rsidR="00E366B1" w:rsidRPr="00FF0ACC" w:rsidRDefault="00A40290" w:rsidP="00875344">
      <w:pPr>
        <w:spacing w:after="120" w:line="240" w:lineRule="auto"/>
        <w:jc w:val="both"/>
        <w:rPr>
          <w:color w:val="1F3864"/>
          <w:sz w:val="20"/>
          <w:szCs w:val="20"/>
          <w:lang w:val="en-GB"/>
        </w:rPr>
      </w:pPr>
      <w:r w:rsidRPr="00FF0ACC">
        <w:rPr>
          <w:sz w:val="20"/>
          <w:szCs w:val="20"/>
          <w:lang w:val="en-GB"/>
        </w:rPr>
        <w:t>S-124</w:t>
      </w:r>
      <w:r w:rsidR="0025005B" w:rsidRPr="00FF0ACC">
        <w:rPr>
          <w:sz w:val="20"/>
          <w:szCs w:val="20"/>
          <w:lang w:val="en-GB"/>
        </w:rPr>
        <w:t xml:space="preserve"> defines attributes as either simple or complex.</w:t>
      </w:r>
    </w:p>
    <w:p w14:paraId="4854D298" w14:textId="77777777" w:rsidR="00E366B1" w:rsidRPr="00FF0ACC" w:rsidRDefault="0025005B" w:rsidP="003C369B">
      <w:pPr>
        <w:pStyle w:val="Heading3"/>
        <w:tabs>
          <w:tab w:val="clear" w:pos="450"/>
          <w:tab w:val="num" w:pos="851"/>
        </w:tabs>
        <w:spacing w:after="120" w:line="240" w:lineRule="auto"/>
        <w:ind w:left="851" w:hanging="851"/>
        <w:rPr>
          <w:sz w:val="20"/>
          <w:szCs w:val="20"/>
          <w:lang w:val="en-GB"/>
        </w:rPr>
      </w:pPr>
      <w:bookmarkStart w:id="191" w:name="_Toc482116396"/>
      <w:bookmarkStart w:id="192" w:name="_Toc182149075"/>
      <w:r w:rsidRPr="00FF0ACC">
        <w:rPr>
          <w:sz w:val="20"/>
          <w:szCs w:val="20"/>
          <w:lang w:val="en-GB"/>
        </w:rPr>
        <w:t>Simple Attributes</w:t>
      </w:r>
      <w:bookmarkEnd w:id="191"/>
      <w:bookmarkEnd w:id="192"/>
    </w:p>
    <w:p w14:paraId="791FF5EB" w14:textId="5EBAD8A0" w:rsidR="00E366B1" w:rsidRPr="00FF0ACC" w:rsidRDefault="00A40290" w:rsidP="0004475D">
      <w:pPr>
        <w:spacing w:after="120" w:line="240" w:lineRule="auto"/>
        <w:jc w:val="both"/>
        <w:rPr>
          <w:color w:val="1F3864"/>
          <w:sz w:val="20"/>
          <w:szCs w:val="20"/>
          <w:lang w:val="en-GB"/>
        </w:rPr>
      </w:pPr>
      <w:r w:rsidRPr="00FF0ACC">
        <w:rPr>
          <w:rFonts w:eastAsia="Times New Roman"/>
          <w:sz w:val="20"/>
          <w:szCs w:val="20"/>
          <w:lang w:val="en-GB"/>
        </w:rPr>
        <w:t>S-124</w:t>
      </w:r>
      <w:r w:rsidR="00734FE6" w:rsidRPr="00FF0ACC">
        <w:rPr>
          <w:rFonts w:eastAsia="Times New Roman"/>
          <w:sz w:val="20"/>
          <w:szCs w:val="20"/>
          <w:lang w:val="en-GB"/>
        </w:rPr>
        <w:t xml:space="preserve"> </w:t>
      </w:r>
      <w:r w:rsidR="0025005B" w:rsidRPr="00FF0ACC">
        <w:rPr>
          <w:rFonts w:eastAsia="Times New Roman"/>
          <w:sz w:val="20"/>
          <w:szCs w:val="20"/>
          <w:lang w:val="en-GB"/>
        </w:rPr>
        <w:t xml:space="preserve">uses </w:t>
      </w:r>
      <w:r w:rsidR="00C00C9A" w:rsidRPr="00FF0ACC">
        <w:rPr>
          <w:rFonts w:eastAsia="Times New Roman"/>
          <w:sz w:val="20"/>
          <w:szCs w:val="20"/>
          <w:lang w:val="en-GB"/>
        </w:rPr>
        <w:t xml:space="preserve">ten </w:t>
      </w:r>
      <w:r w:rsidR="0025005B" w:rsidRPr="00FF0ACC">
        <w:rPr>
          <w:rFonts w:eastAsia="Times New Roman"/>
          <w:sz w:val="20"/>
          <w:szCs w:val="20"/>
          <w:lang w:val="en-GB"/>
        </w:rPr>
        <w:t>types of simple attributes; they are listed in the following table:</w:t>
      </w:r>
    </w:p>
    <w:p w14:paraId="67005EC4" w14:textId="5D38EEED" w:rsidR="0004475D" w:rsidRPr="00FF0ACC" w:rsidRDefault="0004475D" w:rsidP="0004475D">
      <w:pPr>
        <w:pStyle w:val="List"/>
        <w:spacing w:before="120" w:after="120" w:line="240" w:lineRule="auto"/>
        <w:ind w:left="284" w:hanging="284"/>
        <w:jc w:val="center"/>
        <w:rPr>
          <w:b/>
          <w:bCs/>
          <w:sz w:val="18"/>
          <w:szCs w:val="18"/>
          <w:lang w:val="en-GB"/>
        </w:rPr>
      </w:pPr>
      <w:bookmarkStart w:id="193" w:name="_Ref513534544"/>
      <w:r w:rsidRPr="00FF0ACC">
        <w:rPr>
          <w:b/>
          <w:bCs/>
          <w:sz w:val="18"/>
          <w:szCs w:val="18"/>
          <w:lang w:val="en-GB"/>
        </w:rPr>
        <w:t>Table 5-</w:t>
      </w:r>
      <w:r w:rsidRPr="00FF0ACC">
        <w:rPr>
          <w:b/>
          <w:bCs/>
          <w:sz w:val="18"/>
          <w:szCs w:val="18"/>
          <w:lang w:val="en-GB"/>
        </w:rPr>
        <w:fldChar w:fldCharType="begin"/>
      </w:r>
      <w:r w:rsidRPr="00FF0ACC">
        <w:rPr>
          <w:b/>
          <w:bCs/>
          <w:sz w:val="18"/>
          <w:szCs w:val="18"/>
          <w:lang w:val="en-GB"/>
        </w:rPr>
        <w:instrText xml:space="preserve"> SEQ Table \* ARABIC \s 1 </w:instrText>
      </w:r>
      <w:r w:rsidRPr="00FF0ACC">
        <w:rPr>
          <w:b/>
          <w:bCs/>
          <w:sz w:val="18"/>
          <w:szCs w:val="18"/>
          <w:lang w:val="en-GB"/>
        </w:rPr>
        <w:fldChar w:fldCharType="separate"/>
      </w:r>
      <w:r w:rsidR="00A17603">
        <w:rPr>
          <w:b/>
          <w:bCs/>
          <w:noProof/>
          <w:sz w:val="18"/>
          <w:szCs w:val="18"/>
          <w:lang w:val="en-GB"/>
        </w:rPr>
        <w:t>1</w:t>
      </w:r>
      <w:r w:rsidRPr="00FF0ACC">
        <w:rPr>
          <w:b/>
          <w:bCs/>
          <w:sz w:val="18"/>
          <w:szCs w:val="18"/>
          <w:lang w:val="en-GB"/>
        </w:rPr>
        <w:fldChar w:fldCharType="end"/>
      </w:r>
      <w:r w:rsidRPr="00FF0ACC">
        <w:rPr>
          <w:b/>
          <w:bCs/>
          <w:noProof/>
          <w:sz w:val="18"/>
          <w:szCs w:val="18"/>
          <w:lang w:val="en-GB"/>
        </w:rPr>
        <w:t xml:space="preserve"> – Simple feature attributes</w:t>
      </w:r>
      <w:bookmarkEnd w:id="193"/>
      <w:r w:rsidRPr="00FF0ACC">
        <w:rPr>
          <w:b/>
          <w:bCs/>
          <w:color w:val="00000A"/>
          <w:sz w:val="18"/>
          <w:szCs w:val="18"/>
          <w:lang w:val="en-GB"/>
        </w:rPr>
        <w:t>.</w:t>
      </w:r>
    </w:p>
    <w:tbl>
      <w:tblPr>
        <w:tblW w:w="0" w:type="auto"/>
        <w:tblLayout w:type="fixed"/>
        <w:tblLook w:val="0000" w:firstRow="0" w:lastRow="0" w:firstColumn="0" w:lastColumn="0" w:noHBand="0" w:noVBand="0"/>
      </w:tblPr>
      <w:tblGrid>
        <w:gridCol w:w="2245"/>
        <w:gridCol w:w="7105"/>
      </w:tblGrid>
      <w:tr w:rsidR="00E366B1" w:rsidRPr="00FF0ACC" w14:paraId="08F1CB9B" w14:textId="77777777" w:rsidTr="000E2388">
        <w:tc>
          <w:tcPr>
            <w:tcW w:w="22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09D82A" w14:textId="77777777" w:rsidR="00E366B1" w:rsidRPr="00FF0ACC" w:rsidRDefault="0025005B" w:rsidP="006907B5">
            <w:pPr>
              <w:spacing w:before="60" w:after="60" w:line="240" w:lineRule="auto"/>
              <w:jc w:val="both"/>
              <w:rPr>
                <w:b/>
                <w:bCs/>
                <w:i/>
                <w:color w:val="00000A"/>
                <w:sz w:val="18"/>
                <w:szCs w:val="18"/>
                <w:lang w:val="en-GB"/>
              </w:rPr>
            </w:pPr>
            <w:r w:rsidRPr="00FF0ACC">
              <w:rPr>
                <w:b/>
                <w:bCs/>
                <w:color w:val="00000A"/>
                <w:sz w:val="18"/>
                <w:szCs w:val="18"/>
                <w:lang w:val="en-GB"/>
              </w:rPr>
              <w:t xml:space="preserve">Type </w:t>
            </w:r>
          </w:p>
        </w:tc>
        <w:tc>
          <w:tcPr>
            <w:tcW w:w="7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B6A556" w14:textId="77777777" w:rsidR="00E366B1" w:rsidRPr="00FF0ACC" w:rsidRDefault="0025005B" w:rsidP="006907B5">
            <w:pPr>
              <w:spacing w:before="60" w:after="60" w:line="240" w:lineRule="auto"/>
              <w:jc w:val="both"/>
              <w:rPr>
                <w:sz w:val="18"/>
                <w:szCs w:val="18"/>
                <w:lang w:val="en-GB"/>
              </w:rPr>
            </w:pPr>
            <w:r w:rsidRPr="00FF0ACC">
              <w:rPr>
                <w:b/>
                <w:bCs/>
                <w:color w:val="00000A"/>
                <w:sz w:val="18"/>
                <w:szCs w:val="18"/>
                <w:lang w:val="en-GB"/>
              </w:rPr>
              <w:t xml:space="preserve">Definition </w:t>
            </w:r>
          </w:p>
        </w:tc>
      </w:tr>
      <w:tr w:rsidR="002D0028" w:rsidRPr="00FF0ACC" w14:paraId="7677493B" w14:textId="77777777" w:rsidTr="00951845">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4704E76B" w14:textId="77777777" w:rsidR="002D0028" w:rsidRPr="00FF0ACC" w:rsidRDefault="002D0028" w:rsidP="002A4597">
            <w:pPr>
              <w:spacing w:before="60" w:after="60" w:line="240" w:lineRule="auto"/>
              <w:rPr>
                <w:sz w:val="18"/>
                <w:szCs w:val="18"/>
                <w:lang w:val="en-GB"/>
              </w:rPr>
            </w:pPr>
            <w:r w:rsidRPr="00FF0ACC">
              <w:rPr>
                <w:sz w:val="18"/>
                <w:szCs w:val="18"/>
                <w:lang w:val="en-GB"/>
              </w:rPr>
              <w:t>Boolean</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222EBF8D" w14:textId="7C1A5DE3" w:rsidR="002D0028" w:rsidRPr="00FF0ACC" w:rsidRDefault="002D0028" w:rsidP="002A4597">
            <w:pPr>
              <w:spacing w:before="60" w:after="60" w:line="240" w:lineRule="auto"/>
              <w:rPr>
                <w:sz w:val="18"/>
                <w:szCs w:val="18"/>
                <w:lang w:val="en-GB"/>
              </w:rPr>
            </w:pPr>
            <w:r w:rsidRPr="00FF0ACC">
              <w:rPr>
                <w:sz w:val="18"/>
                <w:szCs w:val="18"/>
                <w:lang w:val="en-GB"/>
              </w:rPr>
              <w:t>A value representing binary logic. The value can be either true or false.</w:t>
            </w:r>
          </w:p>
        </w:tc>
      </w:tr>
      <w:tr w:rsidR="00E366B1" w:rsidRPr="00FF0ACC" w14:paraId="5DA879E6"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F1CBA59" w14:textId="5C493A87" w:rsidR="00E366B1" w:rsidRPr="00FF0ACC" w:rsidRDefault="0025005B" w:rsidP="002A4597">
            <w:pPr>
              <w:spacing w:before="60" w:after="60" w:line="240" w:lineRule="auto"/>
              <w:rPr>
                <w:sz w:val="18"/>
                <w:szCs w:val="18"/>
                <w:lang w:val="en-GB"/>
              </w:rPr>
            </w:pPr>
            <w:r w:rsidRPr="00FF0ACC">
              <w:rPr>
                <w:sz w:val="18"/>
                <w:szCs w:val="18"/>
                <w:lang w:val="en-GB"/>
              </w:rPr>
              <w:t>Enumeration</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4C25B548" w14:textId="09AAC6D9" w:rsidR="00E366B1" w:rsidRPr="00FF0ACC" w:rsidRDefault="002D0028" w:rsidP="002A4597">
            <w:pPr>
              <w:spacing w:before="60" w:after="60" w:line="240" w:lineRule="auto"/>
              <w:rPr>
                <w:sz w:val="18"/>
                <w:szCs w:val="18"/>
                <w:lang w:val="en-GB"/>
              </w:rPr>
            </w:pPr>
            <w:r w:rsidRPr="00FF0ACC">
              <w:rPr>
                <w:sz w:val="18"/>
                <w:szCs w:val="18"/>
                <w:lang w:val="en-GB"/>
              </w:rPr>
              <w:t>One of a list of predefined values</w:t>
            </w:r>
          </w:p>
        </w:tc>
      </w:tr>
      <w:tr w:rsidR="00E366B1" w:rsidRPr="00FF0ACC" w14:paraId="5712C5B2"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24809CDF" w14:textId="7A414B72" w:rsidR="00E366B1" w:rsidRPr="00FF0ACC" w:rsidRDefault="0025005B" w:rsidP="002A4597">
            <w:pPr>
              <w:spacing w:before="60" w:after="60" w:line="240" w:lineRule="auto"/>
              <w:rPr>
                <w:sz w:val="18"/>
                <w:szCs w:val="18"/>
                <w:lang w:val="en-GB"/>
              </w:rPr>
            </w:pPr>
            <w:r w:rsidRPr="00FF0ACC">
              <w:rPr>
                <w:sz w:val="18"/>
                <w:szCs w:val="18"/>
                <w:lang w:val="en-GB"/>
              </w:rPr>
              <w:t>Integer</w:t>
            </w:r>
            <w:r w:rsidR="00582C6E" w:rsidRPr="00FF0ACC">
              <w:rPr>
                <w:sz w:val="18"/>
                <w:szCs w:val="18"/>
                <w:lang w:val="en-GB"/>
              </w:rPr>
              <w:t xml:space="preserve"> (int)</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750EE276" w14:textId="23C644EA" w:rsidR="00E366B1" w:rsidRPr="00FF0ACC" w:rsidRDefault="002D0028" w:rsidP="002A4597">
            <w:pPr>
              <w:spacing w:before="60" w:after="60" w:line="240" w:lineRule="auto"/>
              <w:rPr>
                <w:sz w:val="18"/>
                <w:szCs w:val="18"/>
                <w:lang w:val="en-GB"/>
              </w:rPr>
            </w:pPr>
            <w:r w:rsidRPr="00FF0ACC">
              <w:rPr>
                <w:sz w:val="18"/>
                <w:szCs w:val="18"/>
                <w:lang w:val="en-GB"/>
              </w:rPr>
              <w:t>An integer number</w:t>
            </w:r>
          </w:p>
        </w:tc>
      </w:tr>
      <w:tr w:rsidR="00E366B1" w:rsidRPr="00FF0ACC" w14:paraId="1099F39D"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06372F2F" w14:textId="71A636E3" w:rsidR="00E366B1" w:rsidRPr="00FF0ACC" w:rsidRDefault="007F2863" w:rsidP="002A4597">
            <w:pPr>
              <w:spacing w:before="60" w:after="60" w:line="240" w:lineRule="auto"/>
              <w:rPr>
                <w:sz w:val="18"/>
                <w:szCs w:val="18"/>
                <w:lang w:val="en-GB"/>
              </w:rPr>
            </w:pPr>
            <w:r w:rsidRPr="00FF0ACC">
              <w:rPr>
                <w:sz w:val="18"/>
                <w:szCs w:val="18"/>
                <w:lang w:val="en-GB"/>
              </w:rPr>
              <w:lastRenderedPageBreak/>
              <w:t>Text</w:t>
            </w:r>
            <w:r w:rsidR="002D0028" w:rsidRPr="00FF0ACC">
              <w:rPr>
                <w:sz w:val="18"/>
                <w:szCs w:val="18"/>
                <w:lang w:val="en-GB"/>
              </w:rPr>
              <w:t xml:space="preserve"> or </w:t>
            </w:r>
            <w:proofErr w:type="spellStart"/>
            <w:r w:rsidR="002D0028" w:rsidRPr="00FF0ACC">
              <w:rPr>
                <w:sz w:val="18"/>
                <w:szCs w:val="18"/>
                <w:lang w:val="en-GB"/>
              </w:rPr>
              <w:t>CharacterString</w:t>
            </w:r>
            <w:proofErr w:type="spellEnd"/>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0E19D8AC" w14:textId="77777777" w:rsidR="00E366B1" w:rsidRPr="00FF0ACC" w:rsidRDefault="0025005B" w:rsidP="002A4597">
            <w:pPr>
              <w:spacing w:before="60" w:after="60" w:line="240" w:lineRule="auto"/>
              <w:rPr>
                <w:sz w:val="18"/>
                <w:szCs w:val="18"/>
                <w:lang w:val="en-GB"/>
              </w:rPr>
            </w:pPr>
            <w:r w:rsidRPr="00FF0ACC">
              <w:rPr>
                <w:sz w:val="18"/>
                <w:szCs w:val="18"/>
                <w:lang w:val="en-GB"/>
              </w:rPr>
              <w:t xml:space="preserve">An arbitrary-length sequence of characters including accents and special characters from a repertoire of one of the adopted character sets </w:t>
            </w:r>
          </w:p>
        </w:tc>
      </w:tr>
      <w:tr w:rsidR="00E366B1" w:rsidRPr="00FF0ACC" w14:paraId="79F23485"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D237931" w14:textId="60B83AD1" w:rsidR="00E366B1" w:rsidRPr="00FF0ACC" w:rsidRDefault="0025005B" w:rsidP="002A4597">
            <w:pPr>
              <w:spacing w:before="60" w:after="60" w:line="240" w:lineRule="auto"/>
              <w:rPr>
                <w:sz w:val="18"/>
                <w:szCs w:val="18"/>
                <w:lang w:val="en-GB"/>
              </w:rPr>
            </w:pPr>
            <w:r w:rsidRPr="00FF0ACC">
              <w:rPr>
                <w:sz w:val="18"/>
                <w:szCs w:val="18"/>
                <w:lang w:val="en-GB"/>
              </w:rPr>
              <w:t>Date</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0D5F68BA" w14:textId="77777777" w:rsidR="002D0028" w:rsidRPr="00FF0ACC" w:rsidRDefault="002D0028" w:rsidP="002A4597">
            <w:pPr>
              <w:spacing w:before="60" w:after="60" w:line="240" w:lineRule="auto"/>
              <w:rPr>
                <w:sz w:val="18"/>
                <w:szCs w:val="18"/>
                <w:lang w:val="en-GB"/>
              </w:rPr>
            </w:pPr>
            <w:r w:rsidRPr="00FF0ACC">
              <w:rPr>
                <w:sz w:val="18"/>
                <w:szCs w:val="18"/>
                <w:lang w:val="en-GB"/>
              </w:rPr>
              <w:t>A date gives values for year, month and day according to the Gregorian Calendar. Character encoding of a date is a string which shall follow the calendar date format (complete representation, basic format) for date specified by ISO 8601.</w:t>
            </w:r>
          </w:p>
          <w:p w14:paraId="21EFCCAF" w14:textId="77777777" w:rsidR="002D0028" w:rsidRPr="00FF0ACC" w:rsidRDefault="002D0028" w:rsidP="002A4597">
            <w:pPr>
              <w:spacing w:before="60" w:after="60" w:line="240" w:lineRule="auto"/>
              <w:rPr>
                <w:sz w:val="18"/>
                <w:szCs w:val="18"/>
                <w:lang w:val="en-GB"/>
              </w:rPr>
            </w:pPr>
            <w:r w:rsidRPr="00FF0ACC">
              <w:rPr>
                <w:sz w:val="18"/>
                <w:szCs w:val="18"/>
                <w:lang w:val="en-GB"/>
              </w:rPr>
              <w:t>EXAMPLE 19980918 (YYYYMMDD)</w:t>
            </w:r>
          </w:p>
          <w:p w14:paraId="74D9BE1D" w14:textId="7ED73A98" w:rsidR="002D0028" w:rsidRPr="00FF0ACC" w:rsidRDefault="002D0028" w:rsidP="002A4597">
            <w:pPr>
              <w:spacing w:before="60" w:after="60" w:line="240" w:lineRule="auto"/>
              <w:rPr>
                <w:sz w:val="18"/>
                <w:szCs w:val="18"/>
                <w:lang w:val="en-GB"/>
              </w:rPr>
            </w:pPr>
            <w:r w:rsidRPr="00FF0ACC">
              <w:rPr>
                <w:sz w:val="18"/>
                <w:szCs w:val="18"/>
                <w:lang w:val="en-GB"/>
              </w:rPr>
              <w:t>In XML formats, the XML Schema standard type should be used instead of the ISO 8601 basic representation (which is not a standard type in XML).</w:t>
            </w:r>
          </w:p>
          <w:p w14:paraId="6F20874D" w14:textId="03FD6A5F" w:rsidR="00C12E83" w:rsidRPr="00FF0ACC" w:rsidRDefault="002D0028" w:rsidP="002A4597">
            <w:pPr>
              <w:spacing w:before="60" w:after="60" w:line="240" w:lineRule="auto"/>
              <w:rPr>
                <w:sz w:val="18"/>
                <w:szCs w:val="18"/>
                <w:lang w:val="en-GB"/>
              </w:rPr>
            </w:pPr>
            <w:r w:rsidRPr="00FF0ACC">
              <w:rPr>
                <w:sz w:val="18"/>
                <w:szCs w:val="18"/>
                <w:lang w:val="en-GB"/>
              </w:rPr>
              <w:t>EXAMPLE: 1998-09-18</w:t>
            </w:r>
          </w:p>
          <w:p w14:paraId="2C8809F1" w14:textId="534B69A3" w:rsidR="00C12E83" w:rsidRPr="00FF0ACC" w:rsidRDefault="00C12E83" w:rsidP="002A4597">
            <w:pPr>
              <w:spacing w:before="60" w:after="60" w:line="240" w:lineRule="auto"/>
              <w:rPr>
                <w:sz w:val="18"/>
                <w:szCs w:val="18"/>
                <w:lang w:val="en-GB"/>
              </w:rPr>
            </w:pPr>
            <w:r w:rsidRPr="00FF0ACC">
              <w:rPr>
                <w:sz w:val="18"/>
                <w:szCs w:val="18"/>
                <w:lang w:val="en-GB"/>
              </w:rPr>
              <w:t>N</w:t>
            </w:r>
            <w:r w:rsidR="00CA6B9C" w:rsidRPr="00FF0ACC">
              <w:rPr>
                <w:sz w:val="18"/>
                <w:szCs w:val="18"/>
                <w:lang w:val="en-GB"/>
              </w:rPr>
              <w:t>OTE</w:t>
            </w:r>
            <w:r w:rsidRPr="00FF0ACC">
              <w:rPr>
                <w:sz w:val="18"/>
                <w:szCs w:val="18"/>
                <w:lang w:val="en-GB"/>
              </w:rPr>
              <w:t>: Since S-124 uses XML formats for both datasets and metadata, the XML encoding must be used.</w:t>
            </w:r>
          </w:p>
        </w:tc>
      </w:tr>
      <w:tr w:rsidR="00E366B1" w:rsidRPr="00FF0ACC" w14:paraId="7A31EC7B"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5BD5C794" w14:textId="16B54EED" w:rsidR="00E366B1" w:rsidRPr="00FF0ACC" w:rsidRDefault="0025005B" w:rsidP="002A4597">
            <w:pPr>
              <w:spacing w:before="60" w:after="60" w:line="240" w:lineRule="auto"/>
              <w:rPr>
                <w:sz w:val="18"/>
                <w:szCs w:val="18"/>
                <w:lang w:val="en-GB"/>
              </w:rPr>
            </w:pPr>
            <w:r w:rsidRPr="00FF0ACC">
              <w:rPr>
                <w:sz w:val="18"/>
                <w:szCs w:val="18"/>
                <w:lang w:val="en-GB"/>
              </w:rPr>
              <w:t>Time</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0E81D51E" w14:textId="3D39AE6C" w:rsidR="002D0028" w:rsidRPr="00FF0ACC" w:rsidRDefault="002D0028" w:rsidP="002A4597">
            <w:pPr>
              <w:spacing w:before="60" w:after="60" w:line="240" w:lineRule="auto"/>
              <w:rPr>
                <w:sz w:val="18"/>
                <w:szCs w:val="18"/>
                <w:lang w:val="en-GB"/>
              </w:rPr>
            </w:pPr>
            <w:r w:rsidRPr="00FF0ACC">
              <w:rPr>
                <w:sz w:val="18"/>
                <w:szCs w:val="18"/>
                <w:lang w:val="en-GB"/>
              </w:rPr>
              <w:t xml:space="preserve">A 24-hour time, it may contain a time zone. </w:t>
            </w:r>
          </w:p>
          <w:p w14:paraId="6E6558E7" w14:textId="1C72FC72" w:rsidR="002D0028" w:rsidRPr="00FF0ACC" w:rsidRDefault="002D0028" w:rsidP="002A4597">
            <w:pPr>
              <w:spacing w:before="60" w:after="60" w:line="240" w:lineRule="auto"/>
              <w:rPr>
                <w:sz w:val="18"/>
                <w:szCs w:val="18"/>
                <w:lang w:val="en-GB"/>
              </w:rPr>
            </w:pPr>
            <w:r w:rsidRPr="00FF0ACC">
              <w:rPr>
                <w:sz w:val="18"/>
                <w:szCs w:val="18"/>
                <w:lang w:val="en-GB"/>
              </w:rPr>
              <w:t>In XML formats the XML Schema standard type should be used instead of the ISO 8601 basic representation (which is not a standard type in XML).</w:t>
            </w:r>
          </w:p>
          <w:p w14:paraId="25D99CF8" w14:textId="4110808B" w:rsidR="002D0028" w:rsidRPr="00FF0ACC" w:rsidRDefault="002D0028" w:rsidP="002A4597">
            <w:pPr>
              <w:spacing w:before="60" w:after="60" w:line="240" w:lineRule="auto"/>
              <w:rPr>
                <w:sz w:val="18"/>
                <w:szCs w:val="18"/>
                <w:lang w:val="en-GB"/>
              </w:rPr>
            </w:pPr>
            <w:r w:rsidRPr="00FF0ACC">
              <w:rPr>
                <w:sz w:val="18"/>
                <w:szCs w:val="18"/>
                <w:lang w:val="en-GB"/>
              </w:rPr>
              <w:t>EXAMPLES:</w:t>
            </w:r>
          </w:p>
          <w:p w14:paraId="28678AFF" w14:textId="19933513" w:rsidR="002D0028" w:rsidRPr="00FF0ACC" w:rsidRDefault="002D0028" w:rsidP="002A4597">
            <w:pPr>
              <w:spacing w:before="60" w:after="60" w:line="240" w:lineRule="auto"/>
              <w:rPr>
                <w:sz w:val="18"/>
                <w:szCs w:val="18"/>
                <w:lang w:val="en-GB"/>
              </w:rPr>
            </w:pPr>
            <w:r w:rsidRPr="00FF0ACC">
              <w:rPr>
                <w:sz w:val="18"/>
                <w:szCs w:val="18"/>
                <w:lang w:val="en-GB"/>
              </w:rPr>
              <w:t>18:30:59Z (time in UTC);</w:t>
            </w:r>
          </w:p>
          <w:p w14:paraId="274C1541" w14:textId="77777777" w:rsidR="002D0028" w:rsidRPr="00FF0ACC" w:rsidRDefault="002D0028" w:rsidP="002A4597">
            <w:pPr>
              <w:spacing w:before="60" w:after="60" w:line="240" w:lineRule="auto"/>
              <w:rPr>
                <w:sz w:val="18"/>
                <w:szCs w:val="18"/>
                <w:lang w:val="en-GB"/>
              </w:rPr>
            </w:pPr>
            <w:r w:rsidRPr="00FF0ACC">
              <w:rPr>
                <w:sz w:val="18"/>
                <w:szCs w:val="18"/>
                <w:lang w:val="en-GB"/>
              </w:rPr>
              <w:t>18:30:59+01:00 (local time with given offset);</w:t>
            </w:r>
          </w:p>
          <w:p w14:paraId="38C67D95" w14:textId="0A834C7E" w:rsidR="00C12E83" w:rsidRPr="00FF0ACC" w:rsidRDefault="002D0028" w:rsidP="002A4597">
            <w:pPr>
              <w:spacing w:before="60" w:after="60" w:line="240" w:lineRule="auto"/>
              <w:rPr>
                <w:sz w:val="18"/>
                <w:szCs w:val="18"/>
                <w:lang w:val="en-GB"/>
              </w:rPr>
            </w:pPr>
            <w:r w:rsidRPr="00FF0ACC">
              <w:rPr>
                <w:sz w:val="18"/>
                <w:szCs w:val="18"/>
                <w:lang w:val="en-GB"/>
              </w:rPr>
              <w:t>18:30:59 (local time without an offset to UTC).</w:t>
            </w:r>
          </w:p>
          <w:p w14:paraId="13388423" w14:textId="3FAD815E" w:rsidR="00C12E83" w:rsidRPr="00FF0ACC" w:rsidRDefault="00C12E83" w:rsidP="002A4597">
            <w:pPr>
              <w:spacing w:before="60" w:after="60" w:line="240" w:lineRule="auto"/>
              <w:rPr>
                <w:sz w:val="18"/>
                <w:szCs w:val="18"/>
                <w:lang w:val="en-GB"/>
              </w:rPr>
            </w:pPr>
            <w:r w:rsidRPr="00FF0ACC">
              <w:rPr>
                <w:sz w:val="18"/>
                <w:szCs w:val="18"/>
                <w:lang w:val="en-GB"/>
              </w:rPr>
              <w:t>N</w:t>
            </w:r>
            <w:r w:rsidR="00CA6B9C" w:rsidRPr="00FF0ACC">
              <w:rPr>
                <w:sz w:val="18"/>
                <w:szCs w:val="18"/>
                <w:lang w:val="en-GB"/>
              </w:rPr>
              <w:t>OTE</w:t>
            </w:r>
            <w:r w:rsidRPr="00FF0ACC">
              <w:rPr>
                <w:sz w:val="18"/>
                <w:szCs w:val="18"/>
                <w:lang w:val="en-GB"/>
              </w:rPr>
              <w:t>: Since S-124 uses XML formats for both datasets and metadata, the XML encoding must be used.</w:t>
            </w:r>
          </w:p>
        </w:tc>
      </w:tr>
      <w:tr w:rsidR="00E366B1" w:rsidRPr="00FF0ACC" w14:paraId="76A2727A"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84A2C9B" w14:textId="44A19C42" w:rsidR="00E366B1" w:rsidRPr="00FF0ACC" w:rsidRDefault="0025005B" w:rsidP="002A4597">
            <w:pPr>
              <w:spacing w:before="60" w:after="60" w:line="240" w:lineRule="auto"/>
              <w:rPr>
                <w:sz w:val="18"/>
                <w:szCs w:val="18"/>
                <w:lang w:val="en-GB"/>
              </w:rPr>
            </w:pPr>
            <w:r w:rsidRPr="00FF0ACC">
              <w:rPr>
                <w:sz w:val="18"/>
                <w:szCs w:val="18"/>
                <w:lang w:val="en-GB"/>
              </w:rPr>
              <w:t>Date and Time</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4483EB03" w14:textId="77777777" w:rsidR="008910E8" w:rsidRPr="00FF0ACC" w:rsidRDefault="002D0028" w:rsidP="002A4597">
            <w:pPr>
              <w:spacing w:before="60" w:after="60" w:line="240" w:lineRule="auto"/>
              <w:rPr>
                <w:sz w:val="18"/>
                <w:szCs w:val="18"/>
                <w:lang w:val="en-GB"/>
              </w:rPr>
            </w:pPr>
            <w:r w:rsidRPr="00FF0ACC">
              <w:rPr>
                <w:sz w:val="18"/>
                <w:szCs w:val="18"/>
                <w:lang w:val="en-GB"/>
              </w:rPr>
              <w:t xml:space="preserve">A </w:t>
            </w:r>
            <w:proofErr w:type="spellStart"/>
            <w:r w:rsidRPr="00FF0ACC">
              <w:rPr>
                <w:sz w:val="18"/>
                <w:szCs w:val="18"/>
                <w:lang w:val="en-GB"/>
              </w:rPr>
              <w:t>DateTime</w:t>
            </w:r>
            <w:proofErr w:type="spellEnd"/>
            <w:r w:rsidRPr="00FF0ACC">
              <w:rPr>
                <w:sz w:val="18"/>
                <w:szCs w:val="18"/>
                <w:lang w:val="en-GB"/>
              </w:rPr>
              <w:t xml:space="preserve"> is a combination of a date and a time type. Character encoding of a </w:t>
            </w:r>
            <w:proofErr w:type="spellStart"/>
            <w:r w:rsidRPr="00FF0ACC">
              <w:rPr>
                <w:sz w:val="18"/>
                <w:szCs w:val="18"/>
                <w:lang w:val="en-GB"/>
              </w:rPr>
              <w:t>DateTime</w:t>
            </w:r>
            <w:proofErr w:type="spellEnd"/>
            <w:r w:rsidRPr="00FF0ACC">
              <w:rPr>
                <w:sz w:val="18"/>
                <w:szCs w:val="18"/>
                <w:lang w:val="en-GB"/>
              </w:rPr>
              <w:t xml:space="preserve"> shall follow ISO 8601 (see above). </w:t>
            </w:r>
            <w:r w:rsidR="008910E8" w:rsidRPr="00FF0ACC">
              <w:rPr>
                <w:sz w:val="18"/>
                <w:szCs w:val="18"/>
                <w:lang w:val="en-GB"/>
              </w:rPr>
              <w:t xml:space="preserve"> The “T” is a separator indicating that time-of-day follows.</w:t>
            </w:r>
          </w:p>
          <w:p w14:paraId="1242B991" w14:textId="17F8F2B6" w:rsidR="002D0028" w:rsidRPr="00FF0ACC" w:rsidRDefault="002D0028" w:rsidP="002A4597">
            <w:pPr>
              <w:spacing w:before="60" w:after="60" w:line="240" w:lineRule="auto"/>
              <w:rPr>
                <w:sz w:val="18"/>
                <w:szCs w:val="18"/>
                <w:lang w:val="en-GB"/>
              </w:rPr>
            </w:pPr>
            <w:r w:rsidRPr="00FF0ACC">
              <w:rPr>
                <w:sz w:val="18"/>
                <w:szCs w:val="18"/>
                <w:lang w:val="en-GB"/>
              </w:rPr>
              <w:t>EXAMPLE: 19850412T101530</w:t>
            </w:r>
            <w:r w:rsidR="004058FC" w:rsidRPr="00FF0ACC">
              <w:rPr>
                <w:sz w:val="18"/>
                <w:szCs w:val="18"/>
                <w:lang w:val="en-GB"/>
              </w:rPr>
              <w:t xml:space="preserve"> (</w:t>
            </w:r>
            <w:proofErr w:type="spellStart"/>
            <w:r w:rsidR="004058FC" w:rsidRPr="00FF0ACC">
              <w:rPr>
                <w:sz w:val="18"/>
                <w:szCs w:val="18"/>
                <w:lang w:val="en-GB"/>
              </w:rPr>
              <w:t>YYYMMDD</w:t>
            </w:r>
            <w:r w:rsidR="00922C47" w:rsidRPr="00FF0ACC">
              <w:rPr>
                <w:sz w:val="18"/>
                <w:szCs w:val="18"/>
                <w:lang w:val="en-GB"/>
              </w:rPr>
              <w:t>Thhmmss</w:t>
            </w:r>
            <w:proofErr w:type="spellEnd"/>
            <w:r w:rsidR="004058FC" w:rsidRPr="00FF0ACC">
              <w:rPr>
                <w:sz w:val="18"/>
                <w:szCs w:val="18"/>
                <w:lang w:val="en-GB"/>
              </w:rPr>
              <w:t>)</w:t>
            </w:r>
          </w:p>
          <w:p w14:paraId="53141131" w14:textId="77777777" w:rsidR="004058FC" w:rsidRPr="00FF0ACC" w:rsidRDefault="002D0028" w:rsidP="002A4597">
            <w:pPr>
              <w:spacing w:before="60" w:after="60" w:line="240" w:lineRule="auto"/>
              <w:rPr>
                <w:sz w:val="18"/>
                <w:szCs w:val="18"/>
                <w:lang w:val="en-GB"/>
              </w:rPr>
            </w:pPr>
            <w:r w:rsidRPr="00FF0ACC">
              <w:rPr>
                <w:sz w:val="18"/>
                <w:szCs w:val="18"/>
                <w:lang w:val="en-GB"/>
              </w:rPr>
              <w:t xml:space="preserve">In XML formats, the XML Schema standard type should be used instead of the ISO 8601 basic representation (which is not a standard type in XML). </w:t>
            </w:r>
          </w:p>
          <w:p w14:paraId="663CF9AD" w14:textId="77777777" w:rsidR="008910E8" w:rsidRPr="00FF0ACC" w:rsidRDefault="002D0028" w:rsidP="002A4597">
            <w:pPr>
              <w:spacing w:before="60" w:after="60" w:line="240" w:lineRule="auto"/>
              <w:rPr>
                <w:sz w:val="18"/>
                <w:szCs w:val="18"/>
                <w:lang w:val="en-GB"/>
              </w:rPr>
            </w:pPr>
            <w:r w:rsidRPr="00FF0ACC">
              <w:rPr>
                <w:sz w:val="18"/>
                <w:szCs w:val="18"/>
                <w:lang w:val="en-GB"/>
              </w:rPr>
              <w:t xml:space="preserve">EXAMPLES: 1985-04-12T10:15:30; </w:t>
            </w:r>
            <w:r w:rsidR="008910E8" w:rsidRPr="00FF0ACC">
              <w:rPr>
                <w:sz w:val="18"/>
                <w:szCs w:val="18"/>
                <w:lang w:val="en-GB"/>
              </w:rPr>
              <w:t>1985-04-12T10:15:30+01:00;</w:t>
            </w:r>
          </w:p>
          <w:p w14:paraId="4D0DFC09" w14:textId="2EA3F481" w:rsidR="00C12E83" w:rsidRPr="00FF0ACC" w:rsidRDefault="008910E8" w:rsidP="002A4597">
            <w:pPr>
              <w:spacing w:before="60" w:after="60" w:line="240" w:lineRule="auto"/>
              <w:rPr>
                <w:sz w:val="18"/>
                <w:szCs w:val="18"/>
                <w:lang w:val="en-GB"/>
              </w:rPr>
            </w:pPr>
            <w:r w:rsidRPr="00FF0ACC">
              <w:rPr>
                <w:sz w:val="18"/>
                <w:szCs w:val="18"/>
                <w:lang w:val="en-GB"/>
              </w:rPr>
              <w:t>1985-04-12T10:15:30Z</w:t>
            </w:r>
          </w:p>
          <w:p w14:paraId="50701355" w14:textId="522841F6" w:rsidR="00C12E83" w:rsidRPr="00FF0ACC" w:rsidRDefault="00C12E83" w:rsidP="002A4597">
            <w:pPr>
              <w:spacing w:before="60" w:after="60" w:line="240" w:lineRule="auto"/>
              <w:rPr>
                <w:sz w:val="18"/>
                <w:szCs w:val="18"/>
                <w:lang w:val="en-GB"/>
              </w:rPr>
            </w:pPr>
            <w:r w:rsidRPr="00FF0ACC">
              <w:rPr>
                <w:sz w:val="18"/>
                <w:szCs w:val="18"/>
                <w:lang w:val="en-GB"/>
              </w:rPr>
              <w:t>N</w:t>
            </w:r>
            <w:r w:rsidR="00CA6B9C" w:rsidRPr="00FF0ACC">
              <w:rPr>
                <w:sz w:val="18"/>
                <w:szCs w:val="18"/>
                <w:lang w:val="en-GB"/>
              </w:rPr>
              <w:t>OTE</w:t>
            </w:r>
            <w:r w:rsidRPr="00FF0ACC">
              <w:rPr>
                <w:sz w:val="18"/>
                <w:szCs w:val="18"/>
                <w:lang w:val="en-GB"/>
              </w:rPr>
              <w:t>: Since S-124 uses XML formats for both datasets and metadata, the XML encoding must be used.</w:t>
            </w:r>
          </w:p>
        </w:tc>
      </w:tr>
      <w:tr w:rsidR="005E0EB0" w:rsidRPr="00FF0ACC" w14:paraId="33929881"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51577E81" w14:textId="251B61DD" w:rsidR="005E0EB0" w:rsidRPr="00FF0ACC" w:rsidRDefault="005E0EB0" w:rsidP="002A4597">
            <w:pPr>
              <w:spacing w:before="60" w:after="60" w:line="240" w:lineRule="auto"/>
              <w:rPr>
                <w:sz w:val="18"/>
                <w:szCs w:val="18"/>
                <w:lang w:val="en-GB"/>
              </w:rPr>
            </w:pPr>
            <w:proofErr w:type="spellStart"/>
            <w:r w:rsidRPr="00FF0ACC">
              <w:rPr>
                <w:sz w:val="18"/>
                <w:szCs w:val="18"/>
                <w:lang w:val="en-GB"/>
              </w:rPr>
              <w:t>Codelist</w:t>
            </w:r>
            <w:proofErr w:type="spellEnd"/>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249CEF3C" w14:textId="673BAC82" w:rsidR="005E0EB0" w:rsidRPr="00FF0ACC" w:rsidRDefault="005E0EB0" w:rsidP="002A4597">
            <w:pPr>
              <w:spacing w:before="60" w:after="60" w:line="240" w:lineRule="auto"/>
              <w:rPr>
                <w:sz w:val="18"/>
                <w:szCs w:val="18"/>
                <w:lang w:val="en-GB"/>
              </w:rPr>
            </w:pPr>
            <w:r w:rsidRPr="00FF0ACC">
              <w:rPr>
                <w:sz w:val="18"/>
                <w:szCs w:val="18"/>
                <w:lang w:val="en-GB"/>
              </w:rPr>
              <w:t>A type of flexible enumeration.  A code list type is a list of literals which may be extended only in conformance with specified rules.</w:t>
            </w:r>
          </w:p>
        </w:tc>
      </w:tr>
      <w:tr w:rsidR="005E0EB0" w:rsidRPr="00FF0ACC" w14:paraId="52E53B82"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0A8C8338" w14:textId="316AE850" w:rsidR="005E0EB0" w:rsidRPr="00FF0ACC" w:rsidRDefault="005E0EB0" w:rsidP="002A4597">
            <w:pPr>
              <w:spacing w:before="60" w:after="60" w:line="240" w:lineRule="auto"/>
              <w:rPr>
                <w:sz w:val="18"/>
                <w:szCs w:val="18"/>
                <w:lang w:val="en-GB"/>
              </w:rPr>
            </w:pPr>
            <w:r w:rsidRPr="00FF0ACC">
              <w:rPr>
                <w:sz w:val="18"/>
                <w:szCs w:val="18"/>
                <w:lang w:val="en-GB"/>
              </w:rPr>
              <w:t>Truncated date</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64A076DB" w14:textId="7A8CF692" w:rsidR="002D0028" w:rsidRPr="00FF0ACC" w:rsidRDefault="002D0028" w:rsidP="002A4597">
            <w:pPr>
              <w:spacing w:before="60" w:after="60" w:line="240" w:lineRule="auto"/>
              <w:rPr>
                <w:sz w:val="18"/>
                <w:szCs w:val="18"/>
                <w:lang w:val="en-GB"/>
              </w:rPr>
            </w:pPr>
            <w:r w:rsidRPr="00FF0ACC">
              <w:rPr>
                <w:sz w:val="18"/>
                <w:szCs w:val="18"/>
                <w:lang w:val="en-GB"/>
              </w:rPr>
              <w:t>A</w:t>
            </w:r>
            <w:r w:rsidR="00083CB8" w:rsidRPr="00FF0ACC">
              <w:rPr>
                <w:sz w:val="18"/>
                <w:szCs w:val="18"/>
                <w:lang w:val="en-GB"/>
              </w:rPr>
              <w:t>n</w:t>
            </w:r>
            <w:r w:rsidRPr="00FF0ACC">
              <w:rPr>
                <w:sz w:val="18"/>
                <w:szCs w:val="18"/>
                <w:lang w:val="en-GB"/>
              </w:rPr>
              <w:t xml:space="preserve"> S100_TruncatedDate allows a date or partial date to be given. At least one of the year/month/day components must be present. Since S-</w:t>
            </w:r>
            <w:r w:rsidR="00833BC6" w:rsidRPr="00FF0ACC">
              <w:rPr>
                <w:sz w:val="18"/>
                <w:szCs w:val="18"/>
                <w:lang w:val="en-GB"/>
              </w:rPr>
              <w:t xml:space="preserve">124 </w:t>
            </w:r>
            <w:r w:rsidRPr="00FF0ACC">
              <w:rPr>
                <w:sz w:val="18"/>
                <w:szCs w:val="18"/>
                <w:lang w:val="en-GB"/>
              </w:rPr>
              <w:t>uses XML formats for both dataset and metadata, the XML encoding</w:t>
            </w:r>
            <w:r w:rsidR="00913A2F" w:rsidRPr="00FF0ACC">
              <w:rPr>
                <w:sz w:val="18"/>
                <w:szCs w:val="18"/>
                <w:lang w:val="en-GB"/>
              </w:rPr>
              <w:t xml:space="preserve"> (XML type </w:t>
            </w:r>
            <w:proofErr w:type="spellStart"/>
            <w:r w:rsidR="00913A2F" w:rsidRPr="00FF0ACC">
              <w:rPr>
                <w:b/>
                <w:bCs/>
                <w:sz w:val="18"/>
                <w:szCs w:val="18"/>
                <w:lang w:val="en-GB"/>
              </w:rPr>
              <w:t>gMonthDay</w:t>
            </w:r>
            <w:proofErr w:type="spellEnd"/>
            <w:r w:rsidR="00913A2F" w:rsidRPr="00FF0ACC">
              <w:rPr>
                <w:sz w:val="18"/>
                <w:szCs w:val="18"/>
                <w:lang w:val="en-GB"/>
              </w:rPr>
              <w:t>)</w:t>
            </w:r>
            <w:r w:rsidRPr="00FF0ACC">
              <w:rPr>
                <w:sz w:val="18"/>
                <w:szCs w:val="18"/>
                <w:lang w:val="en-GB"/>
              </w:rPr>
              <w:t xml:space="preserve"> of truncated dates must be used (i.e., the ISO 8601 basic format is not used in S-1</w:t>
            </w:r>
            <w:r w:rsidR="00833BC6" w:rsidRPr="00FF0ACC">
              <w:rPr>
                <w:sz w:val="18"/>
                <w:szCs w:val="18"/>
                <w:lang w:val="en-GB"/>
              </w:rPr>
              <w:t>24</w:t>
            </w:r>
            <w:r w:rsidRPr="00FF0ACC">
              <w:rPr>
                <w:sz w:val="18"/>
                <w:szCs w:val="18"/>
                <w:lang w:val="en-GB"/>
              </w:rPr>
              <w:t>).</w:t>
            </w:r>
          </w:p>
          <w:p w14:paraId="7AFCA737" w14:textId="77777777" w:rsidR="002D0028" w:rsidRPr="00FF0ACC" w:rsidRDefault="002D0028" w:rsidP="002A4597">
            <w:pPr>
              <w:spacing w:before="60" w:after="60" w:line="240" w:lineRule="auto"/>
              <w:rPr>
                <w:sz w:val="18"/>
                <w:szCs w:val="18"/>
                <w:lang w:val="en-GB"/>
              </w:rPr>
            </w:pPr>
            <w:r w:rsidRPr="00FF0ACC">
              <w:rPr>
                <w:sz w:val="18"/>
                <w:szCs w:val="18"/>
                <w:lang w:val="en-GB"/>
              </w:rPr>
              <w:t>Components:</w:t>
            </w:r>
          </w:p>
          <w:p w14:paraId="49A7EC41" w14:textId="77777777" w:rsidR="002D0028" w:rsidRPr="00FF0ACC" w:rsidRDefault="002D0028" w:rsidP="002A4597">
            <w:pPr>
              <w:spacing w:before="60" w:after="60" w:line="240" w:lineRule="auto"/>
              <w:rPr>
                <w:sz w:val="18"/>
                <w:szCs w:val="18"/>
                <w:lang w:val="en-GB"/>
              </w:rPr>
            </w:pPr>
            <w:r w:rsidRPr="00FF0ACC">
              <w:rPr>
                <w:sz w:val="18"/>
                <w:szCs w:val="18"/>
                <w:lang w:val="en-GB"/>
              </w:rPr>
              <w:t>YYYY Year integer between 0000 and 9999</w:t>
            </w:r>
          </w:p>
          <w:p w14:paraId="4A1F5C72" w14:textId="77777777" w:rsidR="002D0028" w:rsidRPr="00FF0ACC" w:rsidRDefault="002D0028" w:rsidP="002A4597">
            <w:pPr>
              <w:spacing w:before="60" w:after="60" w:line="240" w:lineRule="auto"/>
              <w:rPr>
                <w:sz w:val="18"/>
                <w:szCs w:val="18"/>
                <w:lang w:val="en-GB"/>
              </w:rPr>
            </w:pPr>
            <w:r w:rsidRPr="00FF0ACC">
              <w:rPr>
                <w:sz w:val="18"/>
                <w:szCs w:val="18"/>
                <w:lang w:val="en-GB"/>
              </w:rPr>
              <w:t>MM Month integer between 01 – 12 (inclusive)</w:t>
            </w:r>
          </w:p>
          <w:p w14:paraId="302A4B4B" w14:textId="1F67E996" w:rsidR="002D0028" w:rsidRPr="00FF0ACC" w:rsidRDefault="002D0028" w:rsidP="002A4597">
            <w:pPr>
              <w:spacing w:before="60" w:after="60" w:line="240" w:lineRule="auto"/>
              <w:rPr>
                <w:sz w:val="18"/>
                <w:szCs w:val="18"/>
                <w:lang w:val="en-GB"/>
              </w:rPr>
            </w:pPr>
            <w:r w:rsidRPr="00FF0ACC">
              <w:rPr>
                <w:sz w:val="18"/>
                <w:szCs w:val="18"/>
                <w:lang w:val="en-GB"/>
              </w:rPr>
              <w:t>DD Day integer between 01 and 28, 29, 30, or 31 (inclusive), consistent with year and month values if these are specified</w:t>
            </w:r>
          </w:p>
          <w:p w14:paraId="7078E15A" w14:textId="5F5E7675" w:rsidR="003B19BB" w:rsidRPr="00FF0ACC" w:rsidRDefault="003B19BB" w:rsidP="002A4597">
            <w:pPr>
              <w:spacing w:before="60" w:after="60" w:line="240" w:lineRule="auto"/>
              <w:rPr>
                <w:sz w:val="18"/>
                <w:szCs w:val="18"/>
                <w:lang w:val="en-GB"/>
              </w:rPr>
            </w:pPr>
            <w:proofErr w:type="spellStart"/>
            <w:r w:rsidRPr="00FF0ACC">
              <w:rPr>
                <w:b/>
                <w:bCs/>
                <w:sz w:val="18"/>
                <w:szCs w:val="18"/>
                <w:lang w:val="en-GB"/>
              </w:rPr>
              <w:t>gMonthDay</w:t>
            </w:r>
            <w:proofErr w:type="spellEnd"/>
            <w:r w:rsidRPr="00FF0ACC">
              <w:rPr>
                <w:sz w:val="18"/>
                <w:szCs w:val="18"/>
                <w:lang w:val="en-GB"/>
              </w:rPr>
              <w:t xml:space="preserve"> is a Gregorian date that recurs, specifically a day of the year such as the third of May.  Arbitrary recurring dates are not supported by this datatype.  The value space of </w:t>
            </w:r>
            <w:proofErr w:type="spellStart"/>
            <w:r w:rsidRPr="00FF0ACC">
              <w:rPr>
                <w:b/>
                <w:bCs/>
                <w:sz w:val="18"/>
                <w:szCs w:val="18"/>
                <w:lang w:val="en-GB"/>
              </w:rPr>
              <w:t>gMonthDay</w:t>
            </w:r>
            <w:proofErr w:type="spellEnd"/>
            <w:r w:rsidRPr="00FF0ACC">
              <w:rPr>
                <w:b/>
                <w:bCs/>
                <w:sz w:val="18"/>
                <w:szCs w:val="18"/>
                <w:lang w:val="en-GB"/>
              </w:rPr>
              <w:t xml:space="preserve"> </w:t>
            </w:r>
            <w:r w:rsidRPr="00FF0ACC">
              <w:rPr>
                <w:sz w:val="18"/>
                <w:szCs w:val="18"/>
                <w:lang w:val="en-GB"/>
              </w:rPr>
              <w:t>is the set of calendar dates, as defined in § 3 of ISO 8601.  Specifically, it is a set of one-day long, annually periodic instances.</w:t>
            </w:r>
          </w:p>
          <w:p w14:paraId="619759D4" w14:textId="4953582C" w:rsidR="002D0028" w:rsidRPr="00FF0ACC" w:rsidRDefault="002D0028" w:rsidP="002A4597">
            <w:pPr>
              <w:spacing w:before="60" w:after="60" w:line="240" w:lineRule="auto"/>
              <w:rPr>
                <w:sz w:val="18"/>
                <w:szCs w:val="18"/>
                <w:lang w:val="en-GB"/>
              </w:rPr>
            </w:pPr>
            <w:r w:rsidRPr="00FF0ACC">
              <w:rPr>
                <w:sz w:val="18"/>
                <w:szCs w:val="18"/>
                <w:lang w:val="en-GB"/>
              </w:rPr>
              <w:t>This type can be used to encode recurring instants (see S-100 Part 3, clause 3-8).</w:t>
            </w:r>
            <w:r w:rsidR="00083CB8" w:rsidRPr="00FF0ACC">
              <w:rPr>
                <w:sz w:val="18"/>
                <w:szCs w:val="18"/>
                <w:lang w:val="en-GB"/>
              </w:rPr>
              <w:t xml:space="preserve"> The appropriate XML Schema type should be used.</w:t>
            </w:r>
            <w:r w:rsidR="008910E8" w:rsidRPr="00FF0ACC">
              <w:rPr>
                <w:sz w:val="18"/>
                <w:szCs w:val="18"/>
                <w:lang w:val="en-GB"/>
              </w:rPr>
              <w:t xml:space="preserve">  The “g” indicates a Gregorian date </w:t>
            </w:r>
            <w:r w:rsidR="003B19BB" w:rsidRPr="00FF0ACC">
              <w:rPr>
                <w:sz w:val="18"/>
                <w:szCs w:val="18"/>
                <w:lang w:val="en-GB"/>
              </w:rPr>
              <w:t>is utilized.</w:t>
            </w:r>
          </w:p>
          <w:p w14:paraId="065E1534" w14:textId="149A29A6" w:rsidR="002D0028" w:rsidRPr="00FF0ACC" w:rsidRDefault="002D0028" w:rsidP="002A4597">
            <w:pPr>
              <w:spacing w:before="60" w:after="60" w:line="240" w:lineRule="auto"/>
              <w:rPr>
                <w:sz w:val="18"/>
                <w:szCs w:val="18"/>
                <w:lang w:val="en-GB"/>
              </w:rPr>
            </w:pPr>
            <w:r w:rsidRPr="00FF0ACC">
              <w:rPr>
                <w:sz w:val="18"/>
                <w:szCs w:val="18"/>
                <w:lang w:val="en-GB"/>
              </w:rPr>
              <w:t>EXAMPLE::</w:t>
            </w:r>
          </w:p>
          <w:p w14:paraId="626010AE" w14:textId="77777777" w:rsidR="002D0028" w:rsidRPr="00FF0ACC" w:rsidRDefault="002D0028" w:rsidP="002A4597">
            <w:pPr>
              <w:spacing w:before="60" w:after="60" w:line="240" w:lineRule="auto"/>
              <w:rPr>
                <w:sz w:val="18"/>
                <w:szCs w:val="18"/>
                <w:lang w:val="en-GB"/>
              </w:rPr>
            </w:pPr>
            <w:r w:rsidRPr="00FF0ACC">
              <w:rPr>
                <w:sz w:val="18"/>
                <w:szCs w:val="18"/>
                <w:lang w:val="en-GB"/>
              </w:rPr>
              <w:t xml:space="preserve">--12-17 representing 17 December of any year (conforming to the XML type </w:t>
            </w:r>
            <w:proofErr w:type="spellStart"/>
            <w:r w:rsidRPr="00FF0ACC">
              <w:rPr>
                <w:b/>
                <w:bCs/>
                <w:sz w:val="18"/>
                <w:szCs w:val="18"/>
                <w:lang w:val="en-GB"/>
              </w:rPr>
              <w:t>gMonthDay</w:t>
            </w:r>
            <w:proofErr w:type="spellEnd"/>
            <w:r w:rsidRPr="00FF0ACC">
              <w:rPr>
                <w:sz w:val="18"/>
                <w:szCs w:val="18"/>
                <w:lang w:val="en-GB"/>
              </w:rPr>
              <w:t>)</w:t>
            </w:r>
          </w:p>
          <w:p w14:paraId="4B929EDC" w14:textId="1A6CC42C" w:rsidR="005E0EB0" w:rsidRPr="00FF0ACC" w:rsidRDefault="002D0028" w:rsidP="002A4597">
            <w:pPr>
              <w:spacing w:before="60" w:after="60" w:line="240" w:lineRule="auto"/>
              <w:rPr>
                <w:sz w:val="18"/>
                <w:szCs w:val="18"/>
                <w:lang w:val="en-GB"/>
              </w:rPr>
            </w:pPr>
            <w:r w:rsidRPr="00FF0ACC">
              <w:rPr>
                <w:sz w:val="18"/>
                <w:szCs w:val="18"/>
                <w:lang w:val="en-GB"/>
              </w:rPr>
              <w:lastRenderedPageBreak/>
              <w:t>S-100 Part 10b provides further details about encoding in GML datasets.</w:t>
            </w:r>
          </w:p>
        </w:tc>
      </w:tr>
      <w:tr w:rsidR="006E40A7" w:rsidRPr="00FF0ACC" w14:paraId="77056721" w14:textId="77777777" w:rsidTr="004B6149">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7B9087D" w14:textId="62B006D7" w:rsidR="006E40A7" w:rsidRPr="00FF0ACC" w:rsidRDefault="006E40A7" w:rsidP="002A4597">
            <w:pPr>
              <w:spacing w:before="60" w:after="60" w:line="240" w:lineRule="auto"/>
              <w:rPr>
                <w:sz w:val="18"/>
                <w:szCs w:val="18"/>
                <w:lang w:val="en-GB"/>
              </w:rPr>
            </w:pPr>
            <w:r w:rsidRPr="00FF0ACC">
              <w:rPr>
                <w:sz w:val="18"/>
                <w:szCs w:val="18"/>
                <w:lang w:val="en-GB"/>
              </w:rPr>
              <w:lastRenderedPageBreak/>
              <w:t>URN</w:t>
            </w:r>
          </w:p>
        </w:tc>
        <w:tc>
          <w:tcPr>
            <w:tcW w:w="7105" w:type="dxa"/>
            <w:tcBorders>
              <w:top w:val="single" w:sz="4" w:space="0" w:color="000000"/>
              <w:left w:val="single" w:sz="4" w:space="0" w:color="000000"/>
              <w:bottom w:val="single" w:sz="4" w:space="0" w:color="000000"/>
              <w:right w:val="single" w:sz="4" w:space="0" w:color="000000"/>
            </w:tcBorders>
            <w:shd w:val="clear" w:color="auto" w:fill="auto"/>
          </w:tcPr>
          <w:p w14:paraId="5910E6F1" w14:textId="77777777" w:rsidR="006E40A7" w:rsidRPr="00FF0ACC" w:rsidRDefault="006E40A7" w:rsidP="002A4597">
            <w:pPr>
              <w:spacing w:before="60" w:after="60" w:line="240" w:lineRule="auto"/>
              <w:rPr>
                <w:sz w:val="18"/>
                <w:szCs w:val="18"/>
                <w:lang w:val="en-GB"/>
              </w:rPr>
            </w:pPr>
            <w:r w:rsidRPr="00FF0ACC">
              <w:rPr>
                <w:sz w:val="18"/>
                <w:szCs w:val="18"/>
                <w:lang w:val="en-GB"/>
              </w:rPr>
              <w:t>A persistent, location-independent, resource identifier that follows the</w:t>
            </w:r>
          </w:p>
          <w:p w14:paraId="78788576" w14:textId="77777777" w:rsidR="006E40A7" w:rsidRPr="00FF0ACC" w:rsidRDefault="006E40A7" w:rsidP="002A4597">
            <w:pPr>
              <w:spacing w:before="60" w:after="60" w:line="240" w:lineRule="auto"/>
              <w:rPr>
                <w:sz w:val="18"/>
                <w:szCs w:val="18"/>
                <w:lang w:val="en-GB"/>
              </w:rPr>
            </w:pPr>
            <w:r w:rsidRPr="00FF0ACC">
              <w:rPr>
                <w:sz w:val="18"/>
                <w:szCs w:val="18"/>
                <w:lang w:val="en-GB"/>
              </w:rPr>
              <w:t>syntax and semantics for URNs specified in RFC 2141.</w:t>
            </w:r>
          </w:p>
          <w:p w14:paraId="508770F6" w14:textId="012CDF2B" w:rsidR="006E40A7" w:rsidRPr="00FF0ACC" w:rsidRDefault="006E40A7" w:rsidP="002A4597">
            <w:pPr>
              <w:spacing w:before="60" w:after="60" w:line="240" w:lineRule="auto"/>
              <w:rPr>
                <w:sz w:val="18"/>
                <w:szCs w:val="18"/>
                <w:lang w:val="en-GB"/>
              </w:rPr>
            </w:pPr>
            <w:r w:rsidRPr="00FF0ACC">
              <w:rPr>
                <w:sz w:val="18"/>
                <w:szCs w:val="18"/>
                <w:lang w:val="en-GB"/>
              </w:rPr>
              <w:t>EXAMPLE</w:t>
            </w:r>
            <w:r w:rsidR="00736C9D" w:rsidRPr="00FF0ACC">
              <w:rPr>
                <w:sz w:val="18"/>
                <w:szCs w:val="18"/>
                <w:lang w:val="en-GB"/>
              </w:rPr>
              <w:t>:</w:t>
            </w:r>
            <w:r w:rsidRPr="00FF0ACC">
              <w:rPr>
                <w:sz w:val="18"/>
                <w:szCs w:val="18"/>
                <w:lang w:val="en-GB"/>
              </w:rPr>
              <w:t xml:space="preserve"> urn:</w:t>
            </w:r>
            <w:r w:rsidR="00D535AF" w:rsidRPr="00FF0ACC">
              <w:rPr>
                <w:sz w:val="18"/>
                <w:szCs w:val="18"/>
                <w:lang w:val="en-GB"/>
              </w:rPr>
              <w:t>mrn:</w:t>
            </w:r>
            <w:r w:rsidRPr="00FF0ACC">
              <w:rPr>
                <w:sz w:val="18"/>
                <w:szCs w:val="18"/>
                <w:lang w:val="en-GB"/>
              </w:rPr>
              <w:t>iho:</w:t>
            </w:r>
            <w:r w:rsidR="00660476" w:rsidRPr="00FF0ACC">
              <w:rPr>
                <w:sz w:val="18"/>
                <w:szCs w:val="18"/>
                <w:lang w:val="en-GB"/>
              </w:rPr>
              <w:t>hydro</w:t>
            </w:r>
            <w:r w:rsidRPr="00FF0ACC">
              <w:rPr>
                <w:sz w:val="18"/>
                <w:szCs w:val="18"/>
                <w:lang w:val="en-GB"/>
              </w:rPr>
              <w:t>:</w:t>
            </w:r>
            <w:r w:rsidR="00660476" w:rsidRPr="00FF0ACC">
              <w:rPr>
                <w:sz w:val="18"/>
                <w:szCs w:val="18"/>
                <w:lang w:val="en-GB"/>
              </w:rPr>
              <w:t>js:</w:t>
            </w:r>
            <w:r w:rsidRPr="00FF0ACC">
              <w:rPr>
                <w:sz w:val="18"/>
                <w:szCs w:val="18"/>
                <w:lang w:val="en-GB"/>
              </w:rPr>
              <w:t>AnchorageArea</w:t>
            </w:r>
            <w:r w:rsidR="00660476" w:rsidRPr="00FF0ACC">
              <w:rPr>
                <w:sz w:val="18"/>
                <w:szCs w:val="18"/>
                <w:lang w:val="en-GB"/>
              </w:rPr>
              <w:t>01</w:t>
            </w:r>
          </w:p>
        </w:tc>
      </w:tr>
    </w:tbl>
    <w:p w14:paraId="525724FC" w14:textId="77777777" w:rsidR="00391EBE" w:rsidRPr="00FF0ACC" w:rsidRDefault="00391EBE" w:rsidP="00595EDD">
      <w:pPr>
        <w:jc w:val="center"/>
        <w:rPr>
          <w:sz w:val="22"/>
          <w:szCs w:val="22"/>
          <w:lang w:val="en-GB"/>
        </w:rPr>
      </w:pPr>
    </w:p>
    <w:p w14:paraId="1B5BC067" w14:textId="2A337F13" w:rsidR="006E40A7" w:rsidRPr="00FF0ACC" w:rsidRDefault="006E40A7" w:rsidP="007E1F1A">
      <w:pPr>
        <w:suppressAutoHyphens w:val="0"/>
        <w:spacing w:after="120" w:line="240" w:lineRule="auto"/>
        <w:jc w:val="both"/>
        <w:rPr>
          <w:sz w:val="20"/>
          <w:szCs w:val="20"/>
          <w:lang w:val="en-GB"/>
        </w:rPr>
      </w:pPr>
      <w:r w:rsidRPr="00FF0ACC">
        <w:rPr>
          <w:sz w:val="20"/>
          <w:szCs w:val="20"/>
          <w:lang w:val="en-GB"/>
        </w:rPr>
        <w:t xml:space="preserve">Note: the use of URN in S-124 </w:t>
      </w:r>
      <w:r w:rsidR="00C62E94" w:rsidRPr="00FF0ACC">
        <w:rPr>
          <w:sz w:val="20"/>
          <w:szCs w:val="20"/>
          <w:lang w:val="en-GB"/>
        </w:rPr>
        <w:t>must</w:t>
      </w:r>
      <w:r w:rsidRPr="00FF0ACC">
        <w:rPr>
          <w:sz w:val="20"/>
          <w:szCs w:val="20"/>
          <w:lang w:val="en-GB"/>
        </w:rPr>
        <w:t xml:space="preserve"> utiliz</w:t>
      </w:r>
      <w:r w:rsidR="00C62E94" w:rsidRPr="00FF0ACC">
        <w:rPr>
          <w:sz w:val="20"/>
          <w:szCs w:val="20"/>
          <w:lang w:val="en-GB"/>
        </w:rPr>
        <w:t>e</w:t>
      </w:r>
      <w:r w:rsidRPr="00FF0ACC">
        <w:rPr>
          <w:sz w:val="20"/>
          <w:szCs w:val="20"/>
          <w:lang w:val="en-GB"/>
        </w:rPr>
        <w:t xml:space="preserve"> the schema of the Maritime Resource Name (MRN) concept.</w:t>
      </w:r>
    </w:p>
    <w:p w14:paraId="519A9AEC" w14:textId="719DB276" w:rsidR="00E366B1" w:rsidRPr="00FF0ACC" w:rsidRDefault="0025005B" w:rsidP="00A72E31">
      <w:pPr>
        <w:pStyle w:val="Heading3"/>
        <w:tabs>
          <w:tab w:val="clear" w:pos="450"/>
          <w:tab w:val="num" w:pos="851"/>
        </w:tabs>
        <w:spacing w:after="120" w:line="240" w:lineRule="auto"/>
        <w:ind w:left="851" w:hanging="851"/>
        <w:rPr>
          <w:sz w:val="20"/>
          <w:szCs w:val="20"/>
          <w:lang w:val="en-GB"/>
        </w:rPr>
      </w:pPr>
      <w:bookmarkStart w:id="194" w:name="_Toc482116397"/>
      <w:bookmarkStart w:id="195" w:name="_Toc182149076"/>
      <w:r w:rsidRPr="00FF0ACC">
        <w:rPr>
          <w:sz w:val="20"/>
          <w:szCs w:val="20"/>
          <w:lang w:val="en-GB"/>
        </w:rPr>
        <w:t>Complex Attributes</w:t>
      </w:r>
      <w:bookmarkEnd w:id="194"/>
      <w:bookmarkEnd w:id="195"/>
    </w:p>
    <w:p w14:paraId="3336217B" w14:textId="498B24E7" w:rsidR="00E366B1" w:rsidRPr="00FF0ACC" w:rsidRDefault="0025005B" w:rsidP="00E57159">
      <w:pPr>
        <w:pStyle w:val="ListParagraph"/>
        <w:spacing w:after="120" w:line="240" w:lineRule="auto"/>
        <w:ind w:left="0"/>
        <w:jc w:val="both"/>
        <w:rPr>
          <w:sz w:val="20"/>
          <w:szCs w:val="20"/>
          <w:lang w:val="en-GB"/>
        </w:rPr>
      </w:pPr>
      <w:bookmarkStart w:id="196" w:name="_Toc2250651521"/>
      <w:bookmarkStart w:id="197" w:name="_Toc2256482951"/>
      <w:r w:rsidRPr="00FF0ACC">
        <w:rPr>
          <w:sz w:val="20"/>
          <w:szCs w:val="20"/>
          <w:lang w:val="en-GB"/>
        </w:rPr>
        <w:t>Complex attributes are aggregations of other attributes that are either simple or complex. The aggregation is defined by means of attribute bindings.</w:t>
      </w:r>
    </w:p>
    <w:p w14:paraId="2F2C3C16" w14:textId="4CACDEEB" w:rsidR="00CF3B5F" w:rsidRPr="00FF0ACC" w:rsidRDefault="000561A9" w:rsidP="00144FBA">
      <w:pPr>
        <w:pStyle w:val="ListParagraph"/>
        <w:ind w:left="0"/>
        <w:jc w:val="center"/>
        <w:rPr>
          <w:sz w:val="22"/>
          <w:szCs w:val="22"/>
          <w:lang w:val="en-GB"/>
        </w:rPr>
      </w:pPr>
      <w:r w:rsidRPr="00FF0ACC">
        <w:rPr>
          <w:noProof/>
          <w:lang w:val="en-GB"/>
        </w:rPr>
        <w:drawing>
          <wp:inline distT="0" distB="0" distL="0" distR="0" wp14:anchorId="6BF42599" wp14:editId="41BD7BC6">
            <wp:extent cx="2415654" cy="156124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57" t="22095" r="9884" b="9518"/>
                    <a:stretch/>
                  </pic:blipFill>
                  <pic:spPr bwMode="auto">
                    <a:xfrm>
                      <a:off x="0" y="0"/>
                      <a:ext cx="2418562" cy="1563124"/>
                    </a:xfrm>
                    <a:prstGeom prst="rect">
                      <a:avLst/>
                    </a:prstGeom>
                    <a:ln>
                      <a:noFill/>
                    </a:ln>
                    <a:extLst>
                      <a:ext uri="{53640926-AAD7-44D8-BBD7-CCE9431645EC}">
                        <a14:shadowObscured xmlns:a14="http://schemas.microsoft.com/office/drawing/2010/main"/>
                      </a:ext>
                    </a:extLst>
                  </pic:spPr>
                </pic:pic>
              </a:graphicData>
            </a:graphic>
          </wp:inline>
        </w:drawing>
      </w:r>
    </w:p>
    <w:bookmarkEnd w:id="196"/>
    <w:bookmarkEnd w:id="197"/>
    <w:p w14:paraId="3EAF4C0B" w14:textId="21CC7EB5" w:rsidR="00E366B1" w:rsidRPr="00FF0ACC" w:rsidRDefault="00A96337" w:rsidP="00144FBA">
      <w:pPr>
        <w:pStyle w:val="List"/>
        <w:spacing w:before="120" w:after="120" w:line="240" w:lineRule="auto"/>
        <w:ind w:left="284" w:hanging="284"/>
        <w:jc w:val="center"/>
        <w:rPr>
          <w:b/>
          <w:bCs/>
          <w:i/>
          <w:iCs/>
          <w:color w:val="1F3864"/>
          <w:sz w:val="18"/>
          <w:szCs w:val="18"/>
          <w:shd w:val="clear" w:color="auto" w:fill="FFFF00"/>
          <w:lang w:val="en-GB"/>
        </w:rPr>
      </w:pPr>
      <w:r w:rsidRPr="00FF0ACC">
        <w:rPr>
          <w:b/>
          <w:bCs/>
          <w:sz w:val="18"/>
          <w:szCs w:val="18"/>
          <w:lang w:val="en-GB"/>
        </w:rPr>
        <w:t xml:space="preserve">Figure </w:t>
      </w:r>
      <w:ins w:id="198"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5</w:t>
      </w:r>
      <w:ins w:id="199"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200" w:author="Eivind Mong" w:date="2025-05-29T11:19:00Z" w16du:dateUtc="2025-05-29T15:19:00Z">
        <w:r w:rsidR="00741D69">
          <w:rPr>
            <w:b/>
            <w:bCs/>
            <w:noProof/>
            <w:sz w:val="18"/>
            <w:szCs w:val="18"/>
            <w:lang w:val="en-GB"/>
          </w:rPr>
          <w:t>1</w:t>
        </w:r>
        <w:r w:rsidR="00741D69">
          <w:rPr>
            <w:b/>
            <w:bCs/>
            <w:sz w:val="18"/>
            <w:szCs w:val="18"/>
            <w:lang w:val="en-GB"/>
          </w:rPr>
          <w:fldChar w:fldCharType="end"/>
        </w:r>
      </w:ins>
      <w:del w:id="201" w:author="Eivind Mong" w:date="2025-05-29T11:19:00Z" w16du:dateUtc="2025-05-29T15:19:00Z">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STYLEREF 1 \s </w:delInstrText>
        </w:r>
        <w:r w:rsidR="008C5B26" w:rsidRPr="00FF0ACC" w:rsidDel="00741D69">
          <w:rPr>
            <w:b/>
            <w:bCs/>
            <w:sz w:val="18"/>
            <w:szCs w:val="18"/>
            <w:lang w:val="en-GB"/>
          </w:rPr>
          <w:fldChar w:fldCharType="separate"/>
        </w:r>
        <w:r w:rsidR="00A17603" w:rsidDel="00741D69">
          <w:rPr>
            <w:b/>
            <w:bCs/>
            <w:noProof/>
            <w:sz w:val="18"/>
            <w:szCs w:val="18"/>
            <w:lang w:val="en-GB"/>
          </w:rPr>
          <w:delText>5</w:delText>
        </w:r>
        <w:r w:rsidR="008C5B26" w:rsidRPr="00FF0ACC" w:rsidDel="00741D69">
          <w:rPr>
            <w:b/>
            <w:bCs/>
            <w:sz w:val="18"/>
            <w:szCs w:val="18"/>
            <w:lang w:val="en-GB"/>
          </w:rPr>
          <w:fldChar w:fldCharType="end"/>
        </w:r>
        <w:r w:rsidR="008C5B26" w:rsidRPr="00FF0ACC" w:rsidDel="00741D69">
          <w:rPr>
            <w:b/>
            <w:bCs/>
            <w:sz w:val="18"/>
            <w:szCs w:val="18"/>
            <w:lang w:val="en-GB"/>
          </w:rPr>
          <w:noBreakHyphen/>
        </w:r>
        <w:r w:rsidR="008C5B26" w:rsidRPr="00FF0ACC" w:rsidDel="00741D69">
          <w:rPr>
            <w:b/>
            <w:bCs/>
            <w:sz w:val="18"/>
            <w:szCs w:val="18"/>
            <w:lang w:val="en-GB"/>
          </w:rPr>
          <w:fldChar w:fldCharType="begin"/>
        </w:r>
        <w:r w:rsidR="008C5B26" w:rsidRPr="00FF0ACC" w:rsidDel="00741D69">
          <w:rPr>
            <w:b/>
            <w:bCs/>
            <w:sz w:val="18"/>
            <w:szCs w:val="18"/>
            <w:lang w:val="en-GB"/>
          </w:rPr>
          <w:delInstrText xml:space="preserve"> SEQ Figure \* ARABIC \s 1 </w:delInstrText>
        </w:r>
        <w:r w:rsidR="008C5B26" w:rsidRPr="00FF0ACC" w:rsidDel="00741D69">
          <w:rPr>
            <w:b/>
            <w:bCs/>
            <w:sz w:val="18"/>
            <w:szCs w:val="18"/>
            <w:lang w:val="en-GB"/>
          </w:rPr>
          <w:fldChar w:fldCharType="separate"/>
        </w:r>
        <w:r w:rsidR="00A17603" w:rsidDel="00741D69">
          <w:rPr>
            <w:b/>
            <w:bCs/>
            <w:noProof/>
            <w:sz w:val="18"/>
            <w:szCs w:val="18"/>
            <w:lang w:val="en-GB"/>
          </w:rPr>
          <w:delText>1</w:delText>
        </w:r>
        <w:r w:rsidR="008C5B26" w:rsidRPr="00FF0ACC" w:rsidDel="00741D69">
          <w:rPr>
            <w:b/>
            <w:bCs/>
            <w:sz w:val="18"/>
            <w:szCs w:val="18"/>
            <w:lang w:val="en-GB"/>
          </w:rPr>
          <w:fldChar w:fldCharType="end"/>
        </w:r>
      </w:del>
      <w:r w:rsidRPr="00FF0ACC">
        <w:rPr>
          <w:b/>
          <w:bCs/>
          <w:sz w:val="18"/>
          <w:szCs w:val="18"/>
          <w:lang w:val="en-GB"/>
        </w:rPr>
        <w:t xml:space="preserve"> </w:t>
      </w:r>
      <w:r w:rsidR="00C9633D" w:rsidRPr="00FF0ACC">
        <w:rPr>
          <w:b/>
          <w:bCs/>
          <w:sz w:val="18"/>
          <w:szCs w:val="18"/>
          <w:lang w:val="en-GB"/>
        </w:rPr>
        <w:t>–</w:t>
      </w:r>
      <w:r w:rsidRPr="00FF0ACC">
        <w:rPr>
          <w:b/>
          <w:bCs/>
          <w:sz w:val="18"/>
          <w:szCs w:val="18"/>
          <w:lang w:val="en-GB"/>
        </w:rPr>
        <w:t xml:space="preserve"> </w:t>
      </w:r>
      <w:proofErr w:type="spellStart"/>
      <w:r w:rsidR="00CF3B5F" w:rsidRPr="00FF0ACC">
        <w:rPr>
          <w:b/>
          <w:bCs/>
          <w:sz w:val="18"/>
          <w:szCs w:val="18"/>
          <w:lang w:val="en-GB"/>
        </w:rPr>
        <w:t>featureName</w:t>
      </w:r>
      <w:proofErr w:type="spellEnd"/>
      <w:r w:rsidR="00CF3B5F" w:rsidRPr="00FF0ACC">
        <w:rPr>
          <w:b/>
          <w:bCs/>
          <w:sz w:val="18"/>
          <w:szCs w:val="18"/>
          <w:lang w:val="en-GB"/>
        </w:rPr>
        <w:t xml:space="preserve"> </w:t>
      </w:r>
      <w:r w:rsidRPr="00FF0ACC">
        <w:rPr>
          <w:b/>
          <w:bCs/>
          <w:sz w:val="18"/>
          <w:szCs w:val="18"/>
          <w:lang w:val="en-GB"/>
        </w:rPr>
        <w:t>- a complex attribute</w:t>
      </w:r>
    </w:p>
    <w:p w14:paraId="6AAE0D92" w14:textId="77777777" w:rsidR="00E366B1" w:rsidRPr="00FF0ACC" w:rsidRDefault="00E366B1" w:rsidP="00466451">
      <w:pPr>
        <w:spacing w:after="120" w:line="240" w:lineRule="auto"/>
        <w:jc w:val="both"/>
        <w:rPr>
          <w:iCs/>
          <w:color w:val="auto"/>
          <w:sz w:val="20"/>
          <w:szCs w:val="20"/>
          <w:lang w:val="en-GB"/>
        </w:rPr>
      </w:pPr>
    </w:p>
    <w:p w14:paraId="324B88DC" w14:textId="7D08340D" w:rsidR="00E366B1" w:rsidRPr="00FF0ACC" w:rsidRDefault="00320E88" w:rsidP="006953C7">
      <w:pPr>
        <w:pStyle w:val="Heading2"/>
        <w:tabs>
          <w:tab w:val="clear" w:pos="0"/>
          <w:tab w:val="num" w:pos="709"/>
        </w:tabs>
        <w:spacing w:before="120" w:after="200" w:line="240" w:lineRule="auto"/>
        <w:ind w:left="709" w:hanging="709"/>
        <w:rPr>
          <w:iCs/>
          <w:color w:val="auto"/>
          <w:lang w:val="en-GB"/>
        </w:rPr>
      </w:pPr>
      <w:bookmarkStart w:id="202" w:name="_Toc482116398"/>
      <w:bookmarkStart w:id="203" w:name="_Toc182149077"/>
      <w:r w:rsidRPr="00FF0ACC">
        <w:rPr>
          <w:iCs/>
          <w:color w:val="auto"/>
          <w:lang w:val="en-GB"/>
        </w:rPr>
        <w:t>Units</w:t>
      </w:r>
      <w:r w:rsidR="0025005B" w:rsidRPr="00FF0ACC">
        <w:rPr>
          <w:iCs/>
          <w:color w:val="auto"/>
          <w:lang w:val="en-GB"/>
        </w:rPr>
        <w:t xml:space="preserve"> of Measure</w:t>
      </w:r>
      <w:bookmarkEnd w:id="202"/>
      <w:bookmarkEnd w:id="203"/>
    </w:p>
    <w:p w14:paraId="7E8276EB" w14:textId="778222C0" w:rsidR="00E366B1" w:rsidRPr="00FF0ACC" w:rsidRDefault="00A96337" w:rsidP="00F82530">
      <w:pPr>
        <w:spacing w:after="60" w:line="240" w:lineRule="auto"/>
        <w:jc w:val="both"/>
        <w:rPr>
          <w:sz w:val="20"/>
          <w:szCs w:val="20"/>
          <w:lang w:val="en-GB"/>
        </w:rPr>
      </w:pPr>
      <w:r w:rsidRPr="00FF0ACC">
        <w:rPr>
          <w:sz w:val="20"/>
          <w:szCs w:val="20"/>
          <w:lang w:val="en-GB"/>
        </w:rPr>
        <w:t xml:space="preserve">There is no use of a specific unit of measure in the S-124 data model. However, the </w:t>
      </w:r>
      <w:r w:rsidR="007A6FAC" w:rsidRPr="00FF0ACC">
        <w:rPr>
          <w:sz w:val="20"/>
          <w:szCs w:val="20"/>
          <w:lang w:val="en-GB"/>
        </w:rPr>
        <w:t xml:space="preserve">content of </w:t>
      </w:r>
      <w:r w:rsidRPr="00FF0ACC">
        <w:rPr>
          <w:sz w:val="20"/>
          <w:szCs w:val="20"/>
          <w:lang w:val="en-GB"/>
        </w:rPr>
        <w:t xml:space="preserve">text attributes that describe the nature of navigational warnings </w:t>
      </w:r>
      <w:r w:rsidR="00CC7261" w:rsidRPr="00FF0ACC">
        <w:rPr>
          <w:sz w:val="20"/>
          <w:szCs w:val="20"/>
          <w:lang w:val="en-GB"/>
        </w:rPr>
        <w:t>should</w:t>
      </w:r>
      <w:r w:rsidRPr="00FF0ACC">
        <w:rPr>
          <w:sz w:val="20"/>
          <w:szCs w:val="20"/>
          <w:lang w:val="en-GB"/>
        </w:rPr>
        <w:t xml:space="preserve"> make use of the following </w:t>
      </w:r>
      <w:r w:rsidR="0025005B" w:rsidRPr="00FF0ACC">
        <w:rPr>
          <w:sz w:val="20"/>
          <w:szCs w:val="20"/>
          <w:lang w:val="en-GB"/>
        </w:rPr>
        <w:t>units of measure</w:t>
      </w:r>
      <w:r w:rsidR="00CC7261" w:rsidRPr="00FF0ACC">
        <w:rPr>
          <w:sz w:val="20"/>
          <w:szCs w:val="20"/>
          <w:lang w:val="en-GB"/>
        </w:rPr>
        <w:t xml:space="preserve"> where appropriate</w:t>
      </w:r>
      <w:r w:rsidR="0082359D" w:rsidRPr="00FF0ACC">
        <w:rPr>
          <w:sz w:val="20"/>
          <w:szCs w:val="20"/>
          <w:lang w:val="en-GB"/>
        </w:rPr>
        <w:t>:</w:t>
      </w:r>
    </w:p>
    <w:p w14:paraId="6E18FFC4" w14:textId="35375166" w:rsidR="00E366B1" w:rsidRPr="00FF0ACC" w:rsidRDefault="0025005B" w:rsidP="00F82530">
      <w:pPr>
        <w:numPr>
          <w:ilvl w:val="0"/>
          <w:numId w:val="4"/>
        </w:numPr>
        <w:spacing w:after="60" w:line="240" w:lineRule="auto"/>
        <w:jc w:val="both"/>
        <w:rPr>
          <w:sz w:val="20"/>
          <w:szCs w:val="20"/>
          <w:lang w:val="en-GB"/>
        </w:rPr>
      </w:pPr>
      <w:r w:rsidRPr="00FF0ACC">
        <w:rPr>
          <w:sz w:val="20"/>
          <w:szCs w:val="20"/>
          <w:lang w:val="en-GB"/>
        </w:rPr>
        <w:t>Orientation is given in decimal degrees</w:t>
      </w:r>
      <w:r w:rsidR="005567CB" w:rsidRPr="00FF0ACC">
        <w:rPr>
          <w:sz w:val="20"/>
          <w:szCs w:val="20"/>
          <w:lang w:val="en-GB"/>
        </w:rPr>
        <w:t>.</w:t>
      </w:r>
    </w:p>
    <w:p w14:paraId="5018FFB5" w14:textId="263A7C6A" w:rsidR="00E366B1" w:rsidRPr="00FF0ACC" w:rsidRDefault="0025005B" w:rsidP="00F82530">
      <w:pPr>
        <w:numPr>
          <w:ilvl w:val="0"/>
          <w:numId w:val="4"/>
        </w:numPr>
        <w:spacing w:after="60" w:line="240" w:lineRule="auto"/>
        <w:jc w:val="both"/>
        <w:rPr>
          <w:sz w:val="20"/>
          <w:szCs w:val="20"/>
          <w:lang w:val="en-GB"/>
        </w:rPr>
      </w:pPr>
      <w:r w:rsidRPr="00FF0ACC">
        <w:rPr>
          <w:sz w:val="20"/>
          <w:szCs w:val="20"/>
          <w:lang w:val="en-GB"/>
        </w:rPr>
        <w:t xml:space="preserve">Radio </w:t>
      </w:r>
      <w:r w:rsidR="00835B09" w:rsidRPr="00FF0ACC">
        <w:rPr>
          <w:sz w:val="20"/>
          <w:szCs w:val="20"/>
          <w:lang w:val="en-GB"/>
        </w:rPr>
        <w:t>frequency</w:t>
      </w:r>
      <w:r w:rsidRPr="00FF0ACC">
        <w:rPr>
          <w:sz w:val="20"/>
          <w:szCs w:val="20"/>
          <w:lang w:val="en-GB"/>
        </w:rPr>
        <w:t xml:space="preserve"> is given in hertz</w:t>
      </w:r>
      <w:r w:rsidR="005567CB" w:rsidRPr="00FF0ACC">
        <w:rPr>
          <w:sz w:val="20"/>
          <w:szCs w:val="20"/>
          <w:lang w:val="en-GB"/>
        </w:rPr>
        <w:t>.</w:t>
      </w:r>
    </w:p>
    <w:p w14:paraId="6A16A62E" w14:textId="2CC3B77D" w:rsidR="00E366B1" w:rsidRPr="00FF0ACC" w:rsidRDefault="00835B09" w:rsidP="00F82530">
      <w:pPr>
        <w:numPr>
          <w:ilvl w:val="0"/>
          <w:numId w:val="4"/>
        </w:numPr>
        <w:spacing w:after="60" w:line="240" w:lineRule="auto"/>
        <w:jc w:val="both"/>
        <w:rPr>
          <w:color w:val="1F3864"/>
          <w:sz w:val="20"/>
          <w:szCs w:val="20"/>
          <w:lang w:val="en-GB"/>
        </w:rPr>
      </w:pPr>
      <w:r w:rsidRPr="00FF0ACC">
        <w:rPr>
          <w:sz w:val="20"/>
          <w:szCs w:val="20"/>
          <w:lang w:val="en-GB"/>
        </w:rPr>
        <w:t>Uncertainty</w:t>
      </w:r>
      <w:r w:rsidR="0025005B" w:rsidRPr="00FF0ACC">
        <w:rPr>
          <w:sz w:val="20"/>
          <w:szCs w:val="20"/>
          <w:lang w:val="en-GB"/>
        </w:rPr>
        <w:t xml:space="preserve"> is given in </w:t>
      </w:r>
      <w:r w:rsidR="007A6FAC" w:rsidRPr="00FF0ACC">
        <w:rPr>
          <w:sz w:val="20"/>
          <w:szCs w:val="20"/>
          <w:lang w:val="en-GB"/>
        </w:rPr>
        <w:t>metres</w:t>
      </w:r>
      <w:r w:rsidR="005567CB" w:rsidRPr="00FF0ACC">
        <w:rPr>
          <w:sz w:val="20"/>
          <w:szCs w:val="20"/>
          <w:lang w:val="en-GB"/>
        </w:rPr>
        <w:t>.</w:t>
      </w:r>
    </w:p>
    <w:p w14:paraId="38340B95" w14:textId="6B630D1A" w:rsidR="00A96337" w:rsidRPr="00FF0ACC" w:rsidRDefault="007A6FAC" w:rsidP="00F82530">
      <w:pPr>
        <w:numPr>
          <w:ilvl w:val="0"/>
          <w:numId w:val="4"/>
        </w:numPr>
        <w:spacing w:after="60" w:line="240" w:lineRule="auto"/>
        <w:jc w:val="both"/>
        <w:rPr>
          <w:color w:val="1F3864"/>
          <w:sz w:val="20"/>
          <w:szCs w:val="20"/>
          <w:lang w:val="en-GB"/>
        </w:rPr>
      </w:pPr>
      <w:r w:rsidRPr="00FF0ACC">
        <w:rPr>
          <w:sz w:val="20"/>
          <w:szCs w:val="20"/>
          <w:lang w:val="en-GB"/>
        </w:rPr>
        <w:t>Horizontal d</w:t>
      </w:r>
      <w:r w:rsidR="00A96337" w:rsidRPr="00FF0ACC">
        <w:rPr>
          <w:sz w:val="20"/>
          <w:szCs w:val="20"/>
          <w:lang w:val="en-GB"/>
        </w:rPr>
        <w:t xml:space="preserve">istance is given in either </w:t>
      </w:r>
      <w:r w:rsidRPr="00FF0ACC">
        <w:rPr>
          <w:sz w:val="20"/>
          <w:szCs w:val="20"/>
          <w:lang w:val="en-GB"/>
        </w:rPr>
        <w:t>metres</w:t>
      </w:r>
      <w:r w:rsidR="00B03C17" w:rsidRPr="00FF0ACC">
        <w:rPr>
          <w:sz w:val="20"/>
          <w:szCs w:val="20"/>
          <w:lang w:val="en-GB"/>
        </w:rPr>
        <w:t xml:space="preserve"> (m)</w:t>
      </w:r>
      <w:r w:rsidR="00A96337" w:rsidRPr="00FF0ACC">
        <w:rPr>
          <w:sz w:val="20"/>
          <w:szCs w:val="20"/>
          <w:lang w:val="en-GB"/>
        </w:rPr>
        <w:t xml:space="preserve"> or </w:t>
      </w:r>
      <w:r w:rsidR="00B03C17" w:rsidRPr="00FF0ACC">
        <w:rPr>
          <w:sz w:val="20"/>
          <w:szCs w:val="20"/>
          <w:lang w:val="en-GB"/>
        </w:rPr>
        <w:t>kilo</w:t>
      </w:r>
      <w:r w:rsidRPr="00FF0ACC">
        <w:rPr>
          <w:sz w:val="20"/>
          <w:szCs w:val="20"/>
          <w:lang w:val="en-GB"/>
        </w:rPr>
        <w:t>metres</w:t>
      </w:r>
      <w:r w:rsidR="00B03C17" w:rsidRPr="00FF0ACC">
        <w:rPr>
          <w:sz w:val="20"/>
          <w:szCs w:val="20"/>
          <w:lang w:val="en-GB"/>
        </w:rPr>
        <w:t xml:space="preserve"> (km) or nautical miles (</w:t>
      </w:r>
      <w:r w:rsidRPr="00FF0ACC">
        <w:rPr>
          <w:sz w:val="20"/>
          <w:szCs w:val="20"/>
          <w:lang w:val="en-GB"/>
        </w:rPr>
        <w:t>NM</w:t>
      </w:r>
      <w:r w:rsidR="00B03C17" w:rsidRPr="00FF0ACC">
        <w:rPr>
          <w:sz w:val="20"/>
          <w:szCs w:val="20"/>
          <w:lang w:val="en-GB"/>
        </w:rPr>
        <w:t>), as indicated by the designation</w:t>
      </w:r>
      <w:r w:rsidR="005567CB" w:rsidRPr="00FF0ACC">
        <w:rPr>
          <w:sz w:val="20"/>
          <w:szCs w:val="20"/>
          <w:lang w:val="en-GB"/>
        </w:rPr>
        <w:t>.</w:t>
      </w:r>
    </w:p>
    <w:p w14:paraId="73253D7F" w14:textId="51FA7E5A" w:rsidR="00B03C17" w:rsidRPr="00FF0ACC" w:rsidRDefault="00B03C17" w:rsidP="00F82530">
      <w:pPr>
        <w:numPr>
          <w:ilvl w:val="0"/>
          <w:numId w:val="4"/>
        </w:numPr>
        <w:spacing w:after="60" w:line="240" w:lineRule="auto"/>
        <w:jc w:val="both"/>
        <w:rPr>
          <w:color w:val="1F3864"/>
          <w:sz w:val="20"/>
          <w:szCs w:val="20"/>
          <w:lang w:val="en-GB"/>
        </w:rPr>
      </w:pPr>
      <w:r w:rsidRPr="00FF0ACC">
        <w:rPr>
          <w:sz w:val="20"/>
          <w:szCs w:val="20"/>
          <w:lang w:val="en-GB"/>
        </w:rPr>
        <w:t xml:space="preserve">Depths are given in </w:t>
      </w:r>
      <w:r w:rsidR="007A6FAC" w:rsidRPr="00FF0ACC">
        <w:rPr>
          <w:sz w:val="20"/>
          <w:szCs w:val="20"/>
          <w:lang w:val="en-GB"/>
        </w:rPr>
        <w:t>metres</w:t>
      </w:r>
      <w:r w:rsidR="005567CB" w:rsidRPr="00FF0ACC">
        <w:rPr>
          <w:sz w:val="20"/>
          <w:szCs w:val="20"/>
          <w:lang w:val="en-GB"/>
        </w:rPr>
        <w:t>.</w:t>
      </w:r>
    </w:p>
    <w:p w14:paraId="6B6B0855" w14:textId="11CE2FB8" w:rsidR="00AF6D74" w:rsidRPr="00FF0ACC" w:rsidRDefault="00AF6D74" w:rsidP="00F82530">
      <w:pPr>
        <w:numPr>
          <w:ilvl w:val="0"/>
          <w:numId w:val="4"/>
        </w:numPr>
        <w:spacing w:after="120" w:line="240" w:lineRule="auto"/>
        <w:jc w:val="both"/>
        <w:rPr>
          <w:color w:val="1F3864"/>
          <w:sz w:val="20"/>
          <w:szCs w:val="20"/>
          <w:lang w:val="en-GB"/>
        </w:rPr>
      </w:pPr>
      <w:r w:rsidRPr="00FF0ACC">
        <w:rPr>
          <w:sz w:val="20"/>
          <w:szCs w:val="20"/>
          <w:lang w:val="en-GB"/>
        </w:rPr>
        <w:t xml:space="preserve">Heights are given in </w:t>
      </w:r>
      <w:r w:rsidR="007A6FAC" w:rsidRPr="00FF0ACC">
        <w:rPr>
          <w:sz w:val="20"/>
          <w:szCs w:val="20"/>
          <w:lang w:val="en-GB"/>
        </w:rPr>
        <w:t>metres</w:t>
      </w:r>
      <w:r w:rsidR="005567CB" w:rsidRPr="00FF0ACC">
        <w:rPr>
          <w:sz w:val="20"/>
          <w:szCs w:val="20"/>
          <w:lang w:val="en-GB"/>
        </w:rPr>
        <w:t>.</w:t>
      </w:r>
    </w:p>
    <w:p w14:paraId="01F23457" w14:textId="77777777" w:rsidR="00E366B1" w:rsidRPr="00FF0ACC" w:rsidRDefault="00E366B1" w:rsidP="00F82530">
      <w:pPr>
        <w:spacing w:after="120" w:line="240" w:lineRule="auto"/>
        <w:jc w:val="both"/>
        <w:rPr>
          <w:sz w:val="20"/>
          <w:szCs w:val="20"/>
          <w:lang w:val="en-GB"/>
        </w:rPr>
      </w:pPr>
    </w:p>
    <w:p w14:paraId="45371507" w14:textId="77777777" w:rsidR="00E366B1" w:rsidRPr="00FF0ACC" w:rsidRDefault="0025005B" w:rsidP="005A373B">
      <w:pPr>
        <w:pStyle w:val="Heading2"/>
        <w:tabs>
          <w:tab w:val="clear" w:pos="0"/>
          <w:tab w:val="num" w:pos="709"/>
        </w:tabs>
        <w:spacing w:before="120" w:after="200" w:line="240" w:lineRule="auto"/>
        <w:ind w:left="709" w:hanging="709"/>
        <w:rPr>
          <w:lang w:val="en-GB"/>
        </w:rPr>
      </w:pPr>
      <w:bookmarkStart w:id="204" w:name="_Toc422820115"/>
      <w:bookmarkStart w:id="205" w:name="_Toc482116399"/>
      <w:bookmarkStart w:id="206" w:name="_Ref126571802"/>
      <w:bookmarkStart w:id="207" w:name="_Ref129253868"/>
      <w:bookmarkStart w:id="208" w:name="_Toc182149078"/>
      <w:r w:rsidRPr="00FF0ACC">
        <w:rPr>
          <w:lang w:val="en-GB"/>
        </w:rPr>
        <w:t>Geometric Representation</w:t>
      </w:r>
      <w:bookmarkEnd w:id="204"/>
      <w:bookmarkEnd w:id="205"/>
      <w:bookmarkEnd w:id="206"/>
      <w:bookmarkEnd w:id="207"/>
      <w:bookmarkEnd w:id="208"/>
    </w:p>
    <w:p w14:paraId="4DAE8A4C" w14:textId="368C23FD" w:rsidR="00D511B0" w:rsidRPr="00FF0ACC" w:rsidRDefault="0025005B" w:rsidP="000A0991">
      <w:pPr>
        <w:spacing w:after="120" w:line="240" w:lineRule="auto"/>
        <w:jc w:val="both"/>
        <w:rPr>
          <w:sz w:val="20"/>
          <w:szCs w:val="20"/>
          <w:lang w:val="en-GB"/>
        </w:rPr>
      </w:pPr>
      <w:bookmarkStart w:id="209" w:name="_Toc288810288"/>
      <w:bookmarkStart w:id="210" w:name="_Toc288812335"/>
      <w:r w:rsidRPr="00FF0ACC">
        <w:rPr>
          <w:sz w:val="20"/>
          <w:szCs w:val="20"/>
          <w:lang w:val="en-GB"/>
        </w:rPr>
        <w:t xml:space="preserve">Geometric representation is the digital description of the spatial component of an object as described in S-100 </w:t>
      </w:r>
      <w:r w:rsidR="00BC2AFC" w:rsidRPr="00FF0ACC">
        <w:rPr>
          <w:sz w:val="20"/>
          <w:szCs w:val="20"/>
          <w:lang w:val="en-GB"/>
        </w:rPr>
        <w:t xml:space="preserve">Part 7 </w:t>
      </w:r>
      <w:r w:rsidRPr="00FF0ACC">
        <w:rPr>
          <w:sz w:val="20"/>
          <w:szCs w:val="20"/>
          <w:lang w:val="en-GB"/>
        </w:rPr>
        <w:t xml:space="preserve">and ISO 19107. This product specification uses three types of geometries: </w:t>
      </w:r>
      <w:del w:id="211" w:author="Eivind Mong" w:date="2025-05-29T10:50:00Z" w16du:dateUtc="2025-05-29T14:50:00Z">
        <w:r w:rsidRPr="00FF0ACC" w:rsidDel="00E22FF8">
          <w:rPr>
            <w:b/>
            <w:bCs/>
            <w:sz w:val="20"/>
            <w:szCs w:val="20"/>
            <w:lang w:val="en-GB"/>
          </w:rPr>
          <w:delText>GM_Point</w:delText>
        </w:r>
        <w:r w:rsidRPr="00FF0ACC" w:rsidDel="00E22FF8">
          <w:rPr>
            <w:sz w:val="20"/>
            <w:szCs w:val="20"/>
            <w:lang w:val="en-GB"/>
          </w:rPr>
          <w:delText xml:space="preserve">, </w:delText>
        </w:r>
        <w:r w:rsidRPr="00FF0ACC" w:rsidDel="00E22FF8">
          <w:rPr>
            <w:b/>
            <w:bCs/>
            <w:sz w:val="20"/>
            <w:szCs w:val="20"/>
            <w:lang w:val="en-GB"/>
          </w:rPr>
          <w:delText>GM_OrientableCurve</w:delText>
        </w:r>
        <w:r w:rsidRPr="00FF0ACC" w:rsidDel="00E22FF8">
          <w:rPr>
            <w:sz w:val="20"/>
            <w:szCs w:val="20"/>
            <w:lang w:val="en-GB"/>
          </w:rPr>
          <w:delText xml:space="preserve">, and </w:delText>
        </w:r>
        <w:r w:rsidRPr="00FF0ACC" w:rsidDel="00E22FF8">
          <w:rPr>
            <w:b/>
            <w:bCs/>
            <w:sz w:val="20"/>
            <w:szCs w:val="20"/>
            <w:lang w:val="en-GB"/>
          </w:rPr>
          <w:delText>GM_OrientableSurface</w:delText>
        </w:r>
        <w:r w:rsidRPr="00FF0ACC" w:rsidDel="00E22FF8">
          <w:rPr>
            <w:sz w:val="20"/>
            <w:szCs w:val="20"/>
            <w:lang w:val="en-GB"/>
          </w:rPr>
          <w:delText xml:space="preserve">. </w:delText>
        </w:r>
      </w:del>
      <w:bookmarkEnd w:id="209"/>
      <w:bookmarkEnd w:id="210"/>
      <w:ins w:id="212" w:author="Eivind Mong" w:date="2025-05-29T10:50:00Z" w16du:dateUtc="2025-05-29T14:50:00Z">
        <w:r w:rsidR="00E22FF8">
          <w:rPr>
            <w:b/>
            <w:bCs/>
            <w:sz w:val="20"/>
            <w:szCs w:val="20"/>
            <w:lang w:val="en-GB"/>
          </w:rPr>
          <w:t>point, curve and surface.</w:t>
        </w:r>
      </w:ins>
    </w:p>
    <w:p w14:paraId="44C91555" w14:textId="41F16770" w:rsidR="00400522" w:rsidRPr="00FF0ACC" w:rsidRDefault="00400522" w:rsidP="000A0991">
      <w:pPr>
        <w:spacing w:after="120" w:line="240" w:lineRule="auto"/>
        <w:jc w:val="both"/>
        <w:rPr>
          <w:sz w:val="20"/>
          <w:szCs w:val="20"/>
          <w:lang w:val="en-GB"/>
        </w:rPr>
      </w:pPr>
      <w:r w:rsidRPr="00FF0ACC">
        <w:rPr>
          <w:sz w:val="20"/>
          <w:szCs w:val="20"/>
          <w:lang w:val="en-GB"/>
        </w:rPr>
        <w:t xml:space="preserve">Spatial uncertainties can be </w:t>
      </w:r>
      <w:r w:rsidR="00BC2AFC" w:rsidRPr="00FF0ACC">
        <w:rPr>
          <w:sz w:val="20"/>
          <w:szCs w:val="20"/>
          <w:lang w:val="en-GB"/>
        </w:rPr>
        <w:t xml:space="preserve">encoded using the complex attribute </w:t>
      </w:r>
      <w:proofErr w:type="spellStart"/>
      <w:r w:rsidR="00953283">
        <w:rPr>
          <w:b/>
          <w:bCs/>
          <w:sz w:val="20"/>
          <w:szCs w:val="20"/>
          <w:lang w:val="en-GB"/>
        </w:rPr>
        <w:t>s</w:t>
      </w:r>
      <w:r w:rsidR="00BC2AFC" w:rsidRPr="00FF0ACC">
        <w:rPr>
          <w:b/>
          <w:bCs/>
          <w:sz w:val="20"/>
          <w:szCs w:val="20"/>
          <w:lang w:val="en-GB"/>
        </w:rPr>
        <w:t>patial</w:t>
      </w:r>
      <w:r w:rsidR="000B20DF">
        <w:rPr>
          <w:b/>
          <w:bCs/>
          <w:sz w:val="20"/>
          <w:szCs w:val="20"/>
          <w:lang w:val="en-GB"/>
        </w:rPr>
        <w:t>Accuracy</w:t>
      </w:r>
      <w:proofErr w:type="spellEnd"/>
      <w:r w:rsidR="00BC2AFC" w:rsidRPr="00FF0ACC">
        <w:rPr>
          <w:sz w:val="20"/>
          <w:szCs w:val="20"/>
          <w:lang w:val="en-GB"/>
        </w:rPr>
        <w:t xml:space="preserve">. For values </w:t>
      </w:r>
      <w:r w:rsidRPr="00FF0ACC">
        <w:rPr>
          <w:sz w:val="20"/>
          <w:szCs w:val="20"/>
          <w:lang w:val="en-GB"/>
        </w:rPr>
        <w:t xml:space="preserve">expressed quantitatively </w:t>
      </w:r>
      <w:r w:rsidR="00BC2AFC" w:rsidRPr="00FF0ACC">
        <w:rPr>
          <w:sz w:val="20"/>
          <w:szCs w:val="20"/>
          <w:lang w:val="en-GB"/>
        </w:rPr>
        <w:t xml:space="preserve">the </w:t>
      </w:r>
      <w:proofErr w:type="spellStart"/>
      <w:r w:rsidR="00953283">
        <w:rPr>
          <w:b/>
          <w:bCs/>
          <w:sz w:val="20"/>
          <w:szCs w:val="20"/>
          <w:lang w:val="en-GB"/>
        </w:rPr>
        <w:t>horizontalPosition</w:t>
      </w:r>
      <w:r w:rsidRPr="00FF0ACC">
        <w:rPr>
          <w:b/>
          <w:bCs/>
          <w:sz w:val="20"/>
          <w:szCs w:val="20"/>
          <w:lang w:val="en-GB"/>
        </w:rPr>
        <w:t>Accuracy</w:t>
      </w:r>
      <w:proofErr w:type="spellEnd"/>
      <w:r w:rsidR="00BC2AFC" w:rsidRPr="00FF0ACC">
        <w:rPr>
          <w:sz w:val="20"/>
          <w:szCs w:val="20"/>
          <w:lang w:val="en-GB"/>
        </w:rPr>
        <w:t xml:space="preserve"> </w:t>
      </w:r>
      <w:r w:rsidR="00953283">
        <w:rPr>
          <w:sz w:val="20"/>
          <w:szCs w:val="20"/>
          <w:lang w:val="en-GB"/>
        </w:rPr>
        <w:t>sub-complex</w:t>
      </w:r>
      <w:r w:rsidR="00BC2AFC" w:rsidRPr="00FF0ACC">
        <w:rPr>
          <w:sz w:val="20"/>
          <w:szCs w:val="20"/>
          <w:lang w:val="en-GB"/>
        </w:rPr>
        <w:t xml:space="preserve"> attribute must be used</w:t>
      </w:r>
      <w:r w:rsidRPr="00FF0ACC">
        <w:rPr>
          <w:sz w:val="20"/>
          <w:szCs w:val="20"/>
          <w:lang w:val="en-GB"/>
        </w:rPr>
        <w:t xml:space="preserve">, or </w:t>
      </w:r>
      <w:r w:rsidR="00C1130A" w:rsidRPr="00FF0ACC">
        <w:rPr>
          <w:sz w:val="20"/>
          <w:szCs w:val="20"/>
          <w:lang w:val="en-GB"/>
        </w:rPr>
        <w:t xml:space="preserve">qualitatively </w:t>
      </w:r>
      <w:r w:rsidR="00BC2AFC" w:rsidRPr="00FF0ACC">
        <w:rPr>
          <w:sz w:val="20"/>
          <w:szCs w:val="20"/>
          <w:lang w:val="en-GB"/>
        </w:rPr>
        <w:t xml:space="preserve">expressed values are captured </w:t>
      </w:r>
      <w:r w:rsidR="00C1130A" w:rsidRPr="00FF0ACC">
        <w:rPr>
          <w:sz w:val="20"/>
          <w:szCs w:val="20"/>
          <w:lang w:val="en-GB"/>
        </w:rPr>
        <w:t xml:space="preserve">using the </w:t>
      </w:r>
      <w:proofErr w:type="spellStart"/>
      <w:r w:rsidR="00C1130A" w:rsidRPr="00FF0ACC">
        <w:rPr>
          <w:b/>
          <w:bCs/>
          <w:sz w:val="20"/>
          <w:szCs w:val="20"/>
          <w:lang w:val="en-GB"/>
        </w:rPr>
        <w:t>qualityOf</w:t>
      </w:r>
      <w:r w:rsidR="000A6D84">
        <w:rPr>
          <w:b/>
          <w:bCs/>
          <w:sz w:val="20"/>
          <w:szCs w:val="20"/>
          <w:lang w:val="en-GB"/>
        </w:rPr>
        <w:t>HorizontalMeasurement</w:t>
      </w:r>
      <w:proofErr w:type="spellEnd"/>
      <w:r w:rsidR="00C1130A" w:rsidRPr="00FF0ACC">
        <w:rPr>
          <w:sz w:val="20"/>
          <w:szCs w:val="20"/>
          <w:lang w:val="en-GB"/>
        </w:rPr>
        <w:t xml:space="preserve"> enumerated list.</w:t>
      </w:r>
      <w:ins w:id="213" w:author="Eivind Mong" w:date="2025-05-29T10:53:00Z" w16du:dateUtc="2025-05-29T14:53:00Z">
        <w:r w:rsidR="00E22FF8">
          <w:rPr>
            <w:sz w:val="20"/>
            <w:szCs w:val="20"/>
            <w:lang w:val="en-GB"/>
          </w:rPr>
          <w:t xml:space="preserve"> This mode</w:t>
        </w:r>
      </w:ins>
      <w:ins w:id="214" w:author="Eivind Mong" w:date="2025-05-29T10:54:00Z" w16du:dateUtc="2025-05-29T14:54:00Z">
        <w:r w:rsidR="00E22FF8">
          <w:rPr>
            <w:sz w:val="20"/>
            <w:szCs w:val="20"/>
            <w:lang w:val="en-GB"/>
          </w:rPr>
          <w:t>lling of spatial uncertainties align with that of S-101 ENCs.</w:t>
        </w:r>
      </w:ins>
    </w:p>
    <w:p w14:paraId="6B4FA0C0" w14:textId="720EA5DE" w:rsidR="00741D69" w:rsidRDefault="00956DF5">
      <w:pPr>
        <w:keepNext/>
        <w:tabs>
          <w:tab w:val="left" w:pos="1244"/>
        </w:tabs>
        <w:spacing w:after="120" w:line="240" w:lineRule="auto"/>
        <w:jc w:val="center"/>
        <w:rPr>
          <w:ins w:id="215" w:author="Eivind Mong" w:date="2025-05-29T11:19:00Z" w16du:dateUtc="2025-05-29T15:19:00Z"/>
        </w:rPr>
        <w:pPrChange w:id="216" w:author="Eivind Mong" w:date="2025-05-29T11:19:00Z" w16du:dateUtc="2025-05-29T15:19:00Z">
          <w:pPr>
            <w:tabs>
              <w:tab w:val="left" w:pos="1244"/>
            </w:tabs>
            <w:spacing w:after="120" w:line="240" w:lineRule="auto"/>
            <w:jc w:val="center"/>
          </w:pPr>
        </w:pPrChange>
      </w:pPr>
      <w:r w:rsidRPr="00956DF5">
        <w:rPr>
          <w:noProof/>
        </w:rPr>
        <w:lastRenderedPageBreak/>
        <w:drawing>
          <wp:inline distT="0" distB="0" distL="0" distR="0" wp14:anchorId="6D91F9FE" wp14:editId="5CC92440">
            <wp:extent cx="4876541" cy="3265714"/>
            <wp:effectExtent l="0" t="0" r="635" b="0"/>
            <wp:docPr id="844778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1490" cy="3269029"/>
                    </a:xfrm>
                    <a:prstGeom prst="rect">
                      <a:avLst/>
                    </a:prstGeom>
                    <a:noFill/>
                    <a:ln>
                      <a:noFill/>
                    </a:ln>
                  </pic:spPr>
                </pic:pic>
              </a:graphicData>
            </a:graphic>
          </wp:inline>
        </w:drawing>
      </w:r>
    </w:p>
    <w:p w14:paraId="68580262" w14:textId="272857DB" w:rsidR="004A6904" w:rsidRPr="00741D69" w:rsidRDefault="00741D69">
      <w:pPr>
        <w:pStyle w:val="Caption"/>
        <w:jc w:val="center"/>
        <w:rPr>
          <w:ins w:id="217" w:author="Eivind Mong" w:date="2025-05-29T10:51:00Z" w16du:dateUtc="2025-05-29T14:51:00Z"/>
          <w:rFonts w:eastAsia="Times New Roman" w:cs="Times New Roman"/>
          <w:b/>
          <w:bCs/>
          <w:sz w:val="18"/>
          <w:szCs w:val="18"/>
          <w:lang w:val="en-GB"/>
          <w:rPrChange w:id="218" w:author="Eivind Mong" w:date="2025-05-29T11:19:00Z" w16du:dateUtc="2025-05-29T15:19:00Z">
            <w:rPr>
              <w:ins w:id="219" w:author="Eivind Mong" w:date="2025-05-29T10:51:00Z" w16du:dateUtc="2025-05-29T14:51:00Z"/>
              <w:b/>
              <w:bCs/>
              <w:sz w:val="20"/>
              <w:szCs w:val="20"/>
              <w:lang w:val="en-GB"/>
            </w:rPr>
          </w:rPrChange>
        </w:rPr>
        <w:pPrChange w:id="220" w:author="Eivind Mong" w:date="2025-05-29T11:19:00Z" w16du:dateUtc="2025-05-29T15:19:00Z">
          <w:pPr>
            <w:tabs>
              <w:tab w:val="left" w:pos="1244"/>
            </w:tabs>
            <w:spacing w:after="120" w:line="240" w:lineRule="auto"/>
            <w:jc w:val="center"/>
          </w:pPr>
        </w:pPrChange>
      </w:pPr>
      <w:ins w:id="221" w:author="Eivind Mong" w:date="2025-05-29T11:19:00Z" w16du:dateUtc="2025-05-29T15:19:00Z">
        <w:r w:rsidRPr="00741D69">
          <w:rPr>
            <w:rFonts w:eastAsia="Times New Roman" w:cs="Times New Roman"/>
            <w:b/>
            <w:bCs/>
            <w:iCs w:val="0"/>
            <w:sz w:val="18"/>
            <w:szCs w:val="18"/>
            <w:lang w:val="en-GB"/>
            <w:rPrChange w:id="222" w:author="Eivind Mong" w:date="2025-05-29T11:19:00Z" w16du:dateUtc="2025-05-29T15:19:00Z">
              <w:rPr/>
            </w:rPrChange>
          </w:rPr>
          <w:t xml:space="preserve">Figure </w:t>
        </w:r>
        <w:r w:rsidRPr="00741D69">
          <w:rPr>
            <w:rFonts w:eastAsia="Times New Roman" w:cs="Times New Roman"/>
            <w:b/>
            <w:bCs/>
            <w:iCs w:val="0"/>
            <w:sz w:val="18"/>
            <w:szCs w:val="18"/>
            <w:lang w:val="en-GB"/>
            <w:rPrChange w:id="223" w:author="Eivind Mong" w:date="2025-05-29T11:19:00Z" w16du:dateUtc="2025-05-29T15:19:00Z">
              <w:rPr/>
            </w:rPrChange>
          </w:rPr>
          <w:fldChar w:fldCharType="begin"/>
        </w:r>
        <w:r w:rsidRPr="00741D69">
          <w:rPr>
            <w:rFonts w:eastAsia="Times New Roman" w:cs="Times New Roman"/>
            <w:b/>
            <w:bCs/>
            <w:iCs w:val="0"/>
            <w:sz w:val="18"/>
            <w:szCs w:val="18"/>
            <w:lang w:val="en-GB"/>
            <w:rPrChange w:id="224" w:author="Eivind Mong" w:date="2025-05-29T11:19:00Z" w16du:dateUtc="2025-05-29T15:19:00Z">
              <w:rPr/>
            </w:rPrChange>
          </w:rPr>
          <w:instrText xml:space="preserve"> STYLEREF 1 \s </w:instrText>
        </w:r>
      </w:ins>
      <w:r w:rsidRPr="00741D69">
        <w:rPr>
          <w:rFonts w:eastAsia="Times New Roman" w:cs="Times New Roman"/>
          <w:b/>
          <w:bCs/>
          <w:iCs w:val="0"/>
          <w:sz w:val="18"/>
          <w:szCs w:val="18"/>
          <w:lang w:val="en-GB"/>
          <w:rPrChange w:id="225" w:author="Eivind Mong" w:date="2025-05-29T11:19:00Z" w16du:dateUtc="2025-05-29T15:19:00Z">
            <w:rPr/>
          </w:rPrChange>
        </w:rPr>
        <w:fldChar w:fldCharType="separate"/>
      </w:r>
      <w:r w:rsidRPr="00741D69">
        <w:rPr>
          <w:rFonts w:eastAsia="Times New Roman" w:cs="Times New Roman"/>
          <w:b/>
          <w:bCs/>
          <w:iCs w:val="0"/>
          <w:sz w:val="18"/>
          <w:szCs w:val="18"/>
          <w:lang w:val="en-GB"/>
          <w:rPrChange w:id="226" w:author="Eivind Mong" w:date="2025-05-29T11:19:00Z" w16du:dateUtc="2025-05-29T15:19:00Z">
            <w:rPr>
              <w:noProof/>
            </w:rPr>
          </w:rPrChange>
        </w:rPr>
        <w:t>5</w:t>
      </w:r>
      <w:ins w:id="227" w:author="Eivind Mong" w:date="2025-05-29T11:19:00Z" w16du:dateUtc="2025-05-29T15:19:00Z">
        <w:r w:rsidRPr="00741D69">
          <w:rPr>
            <w:rFonts w:eastAsia="Times New Roman" w:cs="Times New Roman"/>
            <w:b/>
            <w:bCs/>
            <w:iCs w:val="0"/>
            <w:sz w:val="18"/>
            <w:szCs w:val="18"/>
            <w:lang w:val="en-GB"/>
            <w:rPrChange w:id="228" w:author="Eivind Mong" w:date="2025-05-29T11:19:00Z" w16du:dateUtc="2025-05-29T15:19:00Z">
              <w:rPr/>
            </w:rPrChange>
          </w:rPr>
          <w:fldChar w:fldCharType="end"/>
        </w:r>
        <w:r w:rsidRPr="00741D69">
          <w:rPr>
            <w:rFonts w:eastAsia="Times New Roman" w:cs="Times New Roman"/>
            <w:b/>
            <w:bCs/>
            <w:iCs w:val="0"/>
            <w:sz w:val="18"/>
            <w:szCs w:val="18"/>
            <w:lang w:val="en-GB"/>
            <w:rPrChange w:id="229" w:author="Eivind Mong" w:date="2025-05-29T11:19:00Z" w16du:dateUtc="2025-05-29T15:19:00Z">
              <w:rPr/>
            </w:rPrChange>
          </w:rPr>
          <w:noBreakHyphen/>
        </w:r>
        <w:r w:rsidRPr="00741D69">
          <w:rPr>
            <w:rFonts w:eastAsia="Times New Roman" w:cs="Times New Roman"/>
            <w:b/>
            <w:bCs/>
            <w:iCs w:val="0"/>
            <w:sz w:val="18"/>
            <w:szCs w:val="18"/>
            <w:lang w:val="en-GB"/>
            <w:rPrChange w:id="230" w:author="Eivind Mong" w:date="2025-05-29T11:19:00Z" w16du:dateUtc="2025-05-29T15:19:00Z">
              <w:rPr/>
            </w:rPrChange>
          </w:rPr>
          <w:fldChar w:fldCharType="begin"/>
        </w:r>
        <w:r w:rsidRPr="00741D69">
          <w:rPr>
            <w:rFonts w:eastAsia="Times New Roman" w:cs="Times New Roman"/>
            <w:b/>
            <w:bCs/>
            <w:iCs w:val="0"/>
            <w:sz w:val="18"/>
            <w:szCs w:val="18"/>
            <w:lang w:val="en-GB"/>
            <w:rPrChange w:id="231" w:author="Eivind Mong" w:date="2025-05-29T11:19:00Z" w16du:dateUtc="2025-05-29T15:19:00Z">
              <w:rPr/>
            </w:rPrChange>
          </w:rPr>
          <w:instrText xml:space="preserve"> SEQ Figure \* ARABIC \s 1 </w:instrText>
        </w:r>
      </w:ins>
      <w:r w:rsidRPr="00741D69">
        <w:rPr>
          <w:rFonts w:eastAsia="Times New Roman" w:cs="Times New Roman"/>
          <w:b/>
          <w:bCs/>
          <w:iCs w:val="0"/>
          <w:sz w:val="18"/>
          <w:szCs w:val="18"/>
          <w:lang w:val="en-GB"/>
          <w:rPrChange w:id="232" w:author="Eivind Mong" w:date="2025-05-29T11:19:00Z" w16du:dateUtc="2025-05-29T15:19:00Z">
            <w:rPr/>
          </w:rPrChange>
        </w:rPr>
        <w:fldChar w:fldCharType="separate"/>
      </w:r>
      <w:ins w:id="233" w:author="Eivind Mong" w:date="2025-05-29T11:19:00Z" w16du:dateUtc="2025-05-29T15:19:00Z">
        <w:r w:rsidRPr="00741D69">
          <w:rPr>
            <w:rFonts w:eastAsia="Times New Roman" w:cs="Times New Roman"/>
            <w:b/>
            <w:bCs/>
            <w:iCs w:val="0"/>
            <w:sz w:val="18"/>
            <w:szCs w:val="18"/>
            <w:lang w:val="en-GB"/>
            <w:rPrChange w:id="234" w:author="Eivind Mong" w:date="2025-05-29T11:19:00Z" w16du:dateUtc="2025-05-29T15:19:00Z">
              <w:rPr>
                <w:noProof/>
              </w:rPr>
            </w:rPrChange>
          </w:rPr>
          <w:t>2</w:t>
        </w:r>
        <w:r w:rsidRPr="00741D69">
          <w:rPr>
            <w:rFonts w:eastAsia="Times New Roman" w:cs="Times New Roman"/>
            <w:b/>
            <w:bCs/>
            <w:iCs w:val="0"/>
            <w:sz w:val="18"/>
            <w:szCs w:val="18"/>
            <w:lang w:val="en-GB"/>
            <w:rPrChange w:id="235" w:author="Eivind Mong" w:date="2025-05-29T11:19:00Z" w16du:dateUtc="2025-05-29T15:19:00Z">
              <w:rPr/>
            </w:rPrChange>
          </w:rPr>
          <w:fldChar w:fldCharType="end"/>
        </w:r>
        <w:r w:rsidRPr="00741D69">
          <w:rPr>
            <w:rFonts w:eastAsia="Times New Roman" w:cs="Times New Roman"/>
            <w:b/>
            <w:bCs/>
            <w:iCs w:val="0"/>
            <w:sz w:val="18"/>
            <w:szCs w:val="18"/>
            <w:lang w:val="en-GB"/>
            <w:rPrChange w:id="236" w:author="Eivind Mong" w:date="2025-05-29T11:19:00Z" w16du:dateUtc="2025-05-29T15:19:00Z">
              <w:rPr/>
            </w:rPrChange>
          </w:rPr>
          <w:t xml:space="preserve"> - Spatial Quality</w:t>
        </w:r>
      </w:ins>
    </w:p>
    <w:p w14:paraId="26C22528" w14:textId="77777777" w:rsidR="00E22FF8" w:rsidRDefault="00E22FF8" w:rsidP="00E22FF8">
      <w:pPr>
        <w:tabs>
          <w:tab w:val="left" w:pos="1244"/>
        </w:tabs>
        <w:spacing w:after="120" w:line="240" w:lineRule="auto"/>
        <w:jc w:val="center"/>
        <w:rPr>
          <w:ins w:id="237" w:author="Eivind Mong" w:date="2025-05-29T10:51:00Z" w16du:dateUtc="2025-05-29T14:51:00Z"/>
          <w:b/>
          <w:bCs/>
          <w:sz w:val="20"/>
          <w:szCs w:val="20"/>
          <w:lang w:val="en-GB"/>
        </w:rPr>
      </w:pPr>
    </w:p>
    <w:p w14:paraId="009DC38B" w14:textId="77777777" w:rsidR="00E22FF8" w:rsidRPr="00FF0ACC" w:rsidRDefault="00E22FF8">
      <w:pPr>
        <w:tabs>
          <w:tab w:val="left" w:pos="1244"/>
        </w:tabs>
        <w:spacing w:after="120" w:line="240" w:lineRule="auto"/>
        <w:jc w:val="center"/>
        <w:rPr>
          <w:b/>
          <w:bCs/>
          <w:sz w:val="20"/>
          <w:szCs w:val="20"/>
          <w:lang w:val="en-GB"/>
        </w:rPr>
        <w:pPrChange w:id="238" w:author="Eivind Mong" w:date="2025-05-29T10:51:00Z" w16du:dateUtc="2025-05-29T14:51:00Z">
          <w:pPr>
            <w:tabs>
              <w:tab w:val="left" w:pos="1244"/>
            </w:tabs>
            <w:spacing w:after="120" w:line="240" w:lineRule="auto"/>
            <w:jc w:val="both"/>
          </w:pPr>
        </w:pPrChange>
      </w:pPr>
    </w:p>
    <w:p w14:paraId="2C5CBD63" w14:textId="77777777" w:rsidR="00E366B1" w:rsidRPr="00FF0ACC" w:rsidRDefault="0025005B" w:rsidP="00AE2A72">
      <w:pPr>
        <w:pStyle w:val="Heading1"/>
        <w:tabs>
          <w:tab w:val="clear" w:pos="0"/>
          <w:tab w:val="num" w:pos="567"/>
        </w:tabs>
        <w:spacing w:before="120" w:after="200" w:line="240" w:lineRule="auto"/>
        <w:ind w:left="567" w:hanging="567"/>
        <w:rPr>
          <w:szCs w:val="24"/>
          <w:lang w:val="en-GB"/>
        </w:rPr>
      </w:pPr>
      <w:bookmarkStart w:id="239" w:name="_Toc481684022"/>
      <w:bookmarkStart w:id="240" w:name="_Toc422820116"/>
      <w:bookmarkStart w:id="241" w:name="_Toc482116400"/>
      <w:bookmarkStart w:id="242" w:name="_Toc182149079"/>
      <w:bookmarkEnd w:id="239"/>
      <w:r w:rsidRPr="00FF0ACC">
        <w:rPr>
          <w:szCs w:val="24"/>
          <w:lang w:val="en-GB"/>
        </w:rPr>
        <w:t>Coordinate Reference System (CRS)</w:t>
      </w:r>
      <w:bookmarkEnd w:id="240"/>
      <w:bookmarkEnd w:id="241"/>
      <w:bookmarkEnd w:id="242"/>
    </w:p>
    <w:p w14:paraId="7CDA4552" w14:textId="77777777" w:rsidR="00E366B1" w:rsidRPr="00FF0ACC" w:rsidRDefault="0025005B" w:rsidP="0004535C">
      <w:pPr>
        <w:pStyle w:val="Heading2"/>
        <w:tabs>
          <w:tab w:val="clear" w:pos="0"/>
          <w:tab w:val="num" w:pos="709"/>
        </w:tabs>
        <w:spacing w:before="120" w:after="200" w:line="240" w:lineRule="auto"/>
        <w:ind w:left="709" w:hanging="709"/>
        <w:rPr>
          <w:lang w:val="en-GB"/>
        </w:rPr>
      </w:pPr>
      <w:bookmarkStart w:id="243" w:name="_Toc422820117"/>
      <w:bookmarkStart w:id="244" w:name="_Toc482116401"/>
      <w:bookmarkStart w:id="245" w:name="_Toc182149080"/>
      <w:r w:rsidRPr="00FF0ACC">
        <w:rPr>
          <w:lang w:val="en-GB"/>
        </w:rPr>
        <w:t>Introduction</w:t>
      </w:r>
      <w:bookmarkEnd w:id="243"/>
      <w:bookmarkEnd w:id="244"/>
      <w:bookmarkEnd w:id="245"/>
    </w:p>
    <w:p w14:paraId="5C2032A5" w14:textId="7DBF6F50" w:rsidR="00E366B1" w:rsidRPr="00FF0ACC" w:rsidRDefault="005F28FB" w:rsidP="003A6F10">
      <w:pPr>
        <w:spacing w:after="120" w:line="240" w:lineRule="auto"/>
        <w:jc w:val="both"/>
        <w:rPr>
          <w:sz w:val="20"/>
          <w:szCs w:val="20"/>
          <w:lang w:val="en-GB"/>
        </w:rPr>
      </w:pPr>
      <w:bookmarkStart w:id="246" w:name="_Toc288810275"/>
      <w:bookmarkStart w:id="247" w:name="_Toc288812322"/>
      <w:r w:rsidRPr="00FF0ACC">
        <w:rPr>
          <w:sz w:val="20"/>
          <w:szCs w:val="20"/>
          <w:lang w:val="en-GB"/>
        </w:rPr>
        <w:t xml:space="preserve">A NAVWARN dataset must define one geodetic CRS and may define vertical CRS </w:t>
      </w:r>
      <w:r w:rsidR="00FC6660" w:rsidRPr="00FF0ACC">
        <w:rPr>
          <w:sz w:val="20"/>
          <w:szCs w:val="20"/>
          <w:lang w:val="en-GB"/>
        </w:rPr>
        <w:t xml:space="preserve">information </w:t>
      </w:r>
      <w:r w:rsidRPr="00FF0ACC">
        <w:rPr>
          <w:sz w:val="20"/>
          <w:szCs w:val="20"/>
          <w:lang w:val="en-GB"/>
        </w:rPr>
        <w:t xml:space="preserve">for depths and elevations </w:t>
      </w:r>
      <w:r w:rsidR="00BC2AFC" w:rsidRPr="00FF0ACC">
        <w:rPr>
          <w:sz w:val="20"/>
          <w:szCs w:val="20"/>
          <w:lang w:val="en-GB"/>
        </w:rPr>
        <w:t xml:space="preserve">textually </w:t>
      </w:r>
      <w:r w:rsidRPr="00FF0ACC">
        <w:rPr>
          <w:sz w:val="20"/>
          <w:szCs w:val="20"/>
          <w:lang w:val="en-GB"/>
        </w:rPr>
        <w:t xml:space="preserve">when </w:t>
      </w:r>
      <w:r w:rsidR="00FC6660" w:rsidRPr="00FF0ACC">
        <w:rPr>
          <w:sz w:val="20"/>
          <w:szCs w:val="20"/>
          <w:lang w:val="en-GB"/>
        </w:rPr>
        <w:t xml:space="preserve">appropriate for the </w:t>
      </w:r>
      <w:r w:rsidRPr="00FF0ACC">
        <w:rPr>
          <w:sz w:val="20"/>
          <w:szCs w:val="20"/>
          <w:lang w:val="en-GB"/>
        </w:rPr>
        <w:t>warning content.</w:t>
      </w:r>
    </w:p>
    <w:p w14:paraId="711AA809" w14:textId="5AEA58F3" w:rsidR="005F28FB" w:rsidRPr="00FF0ACC" w:rsidRDefault="005F28FB" w:rsidP="003A6F10">
      <w:pPr>
        <w:spacing w:after="120" w:line="240" w:lineRule="auto"/>
        <w:jc w:val="both"/>
        <w:rPr>
          <w:sz w:val="20"/>
          <w:szCs w:val="20"/>
          <w:lang w:val="en-GB"/>
        </w:rPr>
      </w:pPr>
    </w:p>
    <w:p w14:paraId="6B635477" w14:textId="66812152" w:rsidR="005F28FB" w:rsidRPr="00FF0ACC" w:rsidRDefault="00913A2F" w:rsidP="00B244D0">
      <w:pPr>
        <w:pStyle w:val="Heading2"/>
        <w:tabs>
          <w:tab w:val="clear" w:pos="0"/>
          <w:tab w:val="num" w:pos="709"/>
        </w:tabs>
        <w:spacing w:before="120" w:after="200" w:line="240" w:lineRule="auto"/>
        <w:ind w:left="709" w:hanging="709"/>
        <w:rPr>
          <w:lang w:val="en-GB"/>
        </w:rPr>
      </w:pPr>
      <w:bookmarkStart w:id="248" w:name="_Toc182149081"/>
      <w:r w:rsidRPr="00FF0ACC">
        <w:rPr>
          <w:lang w:val="en-GB"/>
        </w:rPr>
        <w:t>R</w:t>
      </w:r>
      <w:r w:rsidR="005F28FB" w:rsidRPr="00FF0ACC">
        <w:rPr>
          <w:lang w:val="en-GB"/>
        </w:rPr>
        <w:t>eference system</w:t>
      </w:r>
      <w:r w:rsidRPr="00FF0ACC">
        <w:rPr>
          <w:lang w:val="en-GB"/>
        </w:rPr>
        <w:t>s used in S-124</w:t>
      </w:r>
      <w:bookmarkEnd w:id="248"/>
    </w:p>
    <w:p w14:paraId="5A43C8B8" w14:textId="2182C693" w:rsidR="00E366B1" w:rsidRPr="00FF0ACC" w:rsidRDefault="005F28FB" w:rsidP="005248D0">
      <w:pPr>
        <w:spacing w:after="120" w:line="240" w:lineRule="auto"/>
        <w:jc w:val="both"/>
        <w:rPr>
          <w:sz w:val="20"/>
          <w:szCs w:val="20"/>
          <w:lang w:val="en-GB"/>
        </w:rPr>
      </w:pPr>
      <w:r w:rsidRPr="00FF0ACC">
        <w:rPr>
          <w:sz w:val="20"/>
          <w:szCs w:val="20"/>
          <w:lang w:val="en-GB"/>
        </w:rPr>
        <w:t xml:space="preserve">The horizontal CRS must be EPSG:4326 (WGS84). The full reference to EPSG: 4326 can be found at </w:t>
      </w:r>
      <w:r w:rsidR="00B8620F" w:rsidRPr="00B8620F">
        <w:rPr>
          <w:sz w:val="20"/>
          <w:szCs w:val="20"/>
          <w:lang w:val="en-GB"/>
        </w:rPr>
        <w:t>https://epsg.org/home.html</w:t>
      </w:r>
      <w:r w:rsidRPr="00FF0ACC">
        <w:rPr>
          <w:sz w:val="20"/>
          <w:szCs w:val="20"/>
          <w:lang w:val="en-GB"/>
        </w:rPr>
        <w:t>.</w:t>
      </w:r>
    </w:p>
    <w:p w14:paraId="7D18DEEE" w14:textId="77777777" w:rsidR="00BE2A28" w:rsidRPr="00BE2A28"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r w:rsidRPr="00BE2A28">
        <w:rPr>
          <w:rFonts w:eastAsia="MS Mincho" w:cs="Times New Roman"/>
          <w:b/>
          <w:color w:val="auto"/>
          <w:sz w:val="20"/>
          <w:szCs w:val="20"/>
          <w:lang w:val="en-GB" w:eastAsia="ja-JP"/>
        </w:rPr>
        <w:t>Horizontal Coordinate Reference System:</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r>
      <w:bookmarkStart w:id="249" w:name="_Toc288812326"/>
      <w:bookmarkStart w:id="250" w:name="_Toc288810279"/>
      <w:r w:rsidRPr="00BE2A28">
        <w:rPr>
          <w:rFonts w:eastAsia="MS Mincho" w:cs="Times New Roman"/>
          <w:color w:val="auto"/>
          <w:sz w:val="20"/>
          <w:szCs w:val="20"/>
          <w:lang w:val="en-GB" w:eastAsia="ja-JP"/>
        </w:rPr>
        <w:t>EPSG:4326 (WGS84)</w:t>
      </w:r>
    </w:p>
    <w:p w14:paraId="3E2D3949" w14:textId="77777777" w:rsidR="00BE2A28" w:rsidRPr="00FF0ACC"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bookmarkStart w:id="251" w:name="_Toc288810277"/>
      <w:bookmarkStart w:id="252" w:name="_Toc288812324"/>
      <w:r w:rsidRPr="00BE2A28">
        <w:rPr>
          <w:rFonts w:eastAsia="MS Mincho" w:cs="Times New Roman"/>
          <w:b/>
          <w:color w:val="auto"/>
          <w:sz w:val="20"/>
          <w:szCs w:val="20"/>
          <w:lang w:val="en-GB" w:eastAsia="ja-JP"/>
        </w:rPr>
        <w:t xml:space="preserve">Projection: </w:t>
      </w:r>
      <w:r w:rsidRPr="00BE2A28">
        <w:rPr>
          <w:rFonts w:eastAsia="MS Mincho" w:cs="Times New Roman"/>
          <w:b/>
          <w:color w:val="auto"/>
          <w:sz w:val="20"/>
          <w:szCs w:val="20"/>
          <w:lang w:val="en-GB" w:eastAsia="ja-JP"/>
        </w:rPr>
        <w:tab/>
      </w:r>
      <w:bookmarkEnd w:id="251"/>
      <w:bookmarkEnd w:id="252"/>
      <w:r w:rsidRPr="00BE2A28">
        <w:rPr>
          <w:rFonts w:eastAsia="MS Mincho" w:cs="Times New Roman"/>
          <w:color w:val="auto"/>
          <w:sz w:val="20"/>
          <w:szCs w:val="20"/>
          <w:lang w:val="en-GB" w:eastAsia="ja-JP"/>
        </w:rPr>
        <w:t>None</w:t>
      </w:r>
    </w:p>
    <w:p w14:paraId="618E8F0A" w14:textId="1DDEA8CD" w:rsidR="00352A48" w:rsidRPr="00BE2A28" w:rsidRDefault="00352A48" w:rsidP="00BE2A28">
      <w:pPr>
        <w:suppressAutoHyphens w:val="0"/>
        <w:spacing w:after="60" w:line="240" w:lineRule="auto"/>
        <w:ind w:left="4111" w:hanging="4111"/>
        <w:jc w:val="both"/>
        <w:rPr>
          <w:rFonts w:eastAsia="MS Mincho" w:cs="Times New Roman"/>
          <w:color w:val="auto"/>
          <w:sz w:val="20"/>
          <w:szCs w:val="20"/>
          <w:lang w:val="en-GB" w:eastAsia="ja-JP"/>
        </w:rPr>
      </w:pPr>
      <w:r w:rsidRPr="00FF0ACC">
        <w:rPr>
          <w:rFonts w:eastAsia="MS Mincho" w:cs="Times New Roman"/>
          <w:b/>
          <w:color w:val="auto"/>
          <w:sz w:val="20"/>
          <w:szCs w:val="20"/>
          <w:lang w:val="en-GB" w:eastAsia="ja-JP"/>
        </w:rPr>
        <w:t>Vertic</w:t>
      </w:r>
      <w:r w:rsidRPr="00BE2A28">
        <w:rPr>
          <w:rFonts w:eastAsia="MS Mincho" w:cs="Times New Roman"/>
          <w:b/>
          <w:color w:val="auto"/>
          <w:sz w:val="20"/>
          <w:szCs w:val="20"/>
          <w:lang w:val="en-GB" w:eastAsia="ja-JP"/>
        </w:rPr>
        <w:t>al Coordinate Reference System:</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r>
      <w:r w:rsidR="003D6AB9" w:rsidRPr="00FF0ACC">
        <w:rPr>
          <w:rFonts w:eastAsia="MS Mincho" w:cs="Times New Roman"/>
          <w:color w:val="auto"/>
          <w:sz w:val="20"/>
          <w:szCs w:val="20"/>
          <w:lang w:val="en-GB" w:eastAsia="ja-JP"/>
        </w:rPr>
        <w:t xml:space="preserve">Vertical CRS for depths and elevations may be specified in the sub attribute </w:t>
      </w:r>
      <w:r w:rsidR="003D6AB9" w:rsidRPr="00FF0ACC">
        <w:rPr>
          <w:rFonts w:eastAsia="MS Mincho" w:cs="Times New Roman"/>
          <w:b/>
          <w:bCs/>
          <w:color w:val="auto"/>
          <w:sz w:val="20"/>
          <w:szCs w:val="20"/>
          <w:lang w:val="en-GB" w:eastAsia="ja-JP"/>
        </w:rPr>
        <w:t>information</w:t>
      </w:r>
      <w:r w:rsidR="003D6AB9" w:rsidRPr="00FF0ACC">
        <w:rPr>
          <w:rFonts w:eastAsia="MS Mincho" w:cs="Times New Roman"/>
          <w:color w:val="auto"/>
          <w:sz w:val="20"/>
          <w:szCs w:val="20"/>
          <w:lang w:val="en-GB" w:eastAsia="ja-JP"/>
        </w:rPr>
        <w:t xml:space="preserve"> of the </w:t>
      </w:r>
      <w:proofErr w:type="spellStart"/>
      <w:r w:rsidR="003D6AB9" w:rsidRPr="00FF0ACC">
        <w:rPr>
          <w:rFonts w:eastAsia="MS Mincho" w:cs="Times New Roman"/>
          <w:b/>
          <w:bCs/>
          <w:color w:val="auto"/>
          <w:sz w:val="20"/>
          <w:szCs w:val="20"/>
          <w:lang w:val="en-GB" w:eastAsia="ja-JP"/>
        </w:rPr>
        <w:t>warningInformation</w:t>
      </w:r>
      <w:proofErr w:type="spellEnd"/>
      <w:r w:rsidR="003D6AB9" w:rsidRPr="00FF0ACC">
        <w:rPr>
          <w:rFonts w:eastAsia="MS Mincho" w:cs="Times New Roman"/>
          <w:color w:val="auto"/>
          <w:sz w:val="20"/>
          <w:szCs w:val="20"/>
          <w:lang w:val="en-GB" w:eastAsia="ja-JP"/>
        </w:rPr>
        <w:t xml:space="preserve"> complex attribute using amplifying text.</w:t>
      </w:r>
    </w:p>
    <w:p w14:paraId="67FB83DA" w14:textId="77777777" w:rsidR="00BE2A28" w:rsidRPr="00BE2A28"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r w:rsidRPr="00BE2A28">
        <w:rPr>
          <w:rFonts w:eastAsia="MS Mincho" w:cs="Times New Roman"/>
          <w:b/>
          <w:color w:val="auto"/>
          <w:sz w:val="20"/>
          <w:szCs w:val="20"/>
          <w:lang w:val="en-GB" w:eastAsia="ja-JP"/>
        </w:rPr>
        <w:t xml:space="preserve">Temporal reference system: </w:t>
      </w:r>
      <w:r w:rsidRPr="00BE2A28">
        <w:rPr>
          <w:rFonts w:eastAsia="MS Mincho" w:cs="Times New Roman"/>
          <w:b/>
          <w:color w:val="auto"/>
          <w:sz w:val="20"/>
          <w:szCs w:val="20"/>
          <w:lang w:val="en-GB" w:eastAsia="ja-JP"/>
        </w:rPr>
        <w:tab/>
      </w:r>
      <w:r w:rsidRPr="00BE2A28">
        <w:rPr>
          <w:rFonts w:eastAsia="MS Mincho" w:cs="Times New Roman"/>
          <w:color w:val="auto"/>
          <w:sz w:val="20"/>
          <w:szCs w:val="20"/>
          <w:lang w:val="en-GB" w:eastAsia="ja-JP"/>
        </w:rPr>
        <w:t>Gregorian calendar</w:t>
      </w:r>
      <w:r w:rsidRPr="00BE2A28">
        <w:rPr>
          <w:rFonts w:eastAsia="MS Mincho" w:cs="Times New Roman"/>
          <w:b/>
          <w:color w:val="auto"/>
          <w:sz w:val="20"/>
          <w:szCs w:val="20"/>
          <w:lang w:val="en-GB" w:eastAsia="ja-JP"/>
        </w:rPr>
        <w:tab/>
      </w:r>
      <w:bookmarkEnd w:id="249"/>
      <w:bookmarkEnd w:id="250"/>
    </w:p>
    <w:p w14:paraId="36FE3656" w14:textId="77777777" w:rsidR="00BE2A28" w:rsidRPr="00BE2A28"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bookmarkStart w:id="253" w:name="_Toc288812327"/>
      <w:bookmarkStart w:id="254" w:name="_Toc288810280"/>
      <w:r w:rsidRPr="00BE2A28">
        <w:rPr>
          <w:rFonts w:eastAsia="MS Mincho" w:cs="Times New Roman"/>
          <w:b/>
          <w:color w:val="auto"/>
          <w:sz w:val="20"/>
          <w:szCs w:val="20"/>
          <w:lang w:val="en-GB" w:eastAsia="ja-JP"/>
        </w:rPr>
        <w:t>Coordinate Reference System registry:</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r>
      <w:hyperlink r:id="rId35" w:history="1">
        <w:r w:rsidRPr="00BE2A28">
          <w:rPr>
            <w:rFonts w:eastAsia="MS Mincho" w:cs="Times New Roman"/>
            <w:color w:val="0000FF"/>
            <w:sz w:val="20"/>
            <w:szCs w:val="20"/>
            <w:u w:val="single"/>
            <w:lang w:val="en-GB" w:eastAsia="ja-JP"/>
          </w:rPr>
          <w:t xml:space="preserve">EPSG Geodetic Parameter </w:t>
        </w:r>
        <w:bookmarkEnd w:id="253"/>
        <w:bookmarkEnd w:id="254"/>
        <w:r w:rsidRPr="00BE2A28">
          <w:rPr>
            <w:rFonts w:eastAsia="MS Mincho" w:cs="Times New Roman"/>
            <w:color w:val="0000FF"/>
            <w:sz w:val="20"/>
            <w:szCs w:val="20"/>
            <w:u w:val="single"/>
            <w:lang w:val="en-GB" w:eastAsia="ja-JP"/>
          </w:rPr>
          <w:t>Registry</w:t>
        </w:r>
      </w:hyperlink>
      <w:r w:rsidRPr="00BE2A28">
        <w:rPr>
          <w:rFonts w:eastAsia="MS Mincho" w:cs="Times New Roman"/>
          <w:color w:val="auto"/>
          <w:sz w:val="20"/>
          <w:szCs w:val="20"/>
          <w:lang w:val="en-GB" w:eastAsia="ja-JP"/>
        </w:rPr>
        <w:t xml:space="preserve"> </w:t>
      </w:r>
    </w:p>
    <w:p w14:paraId="5177498C" w14:textId="77777777" w:rsidR="00BE2A28" w:rsidRPr="00BE2A28"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bookmarkStart w:id="255" w:name="_Toc288812329"/>
      <w:bookmarkStart w:id="256" w:name="_Toc288810282"/>
      <w:r w:rsidRPr="00BE2A28">
        <w:rPr>
          <w:rFonts w:eastAsia="MS Mincho" w:cs="Times New Roman"/>
          <w:b/>
          <w:color w:val="auto"/>
          <w:sz w:val="20"/>
          <w:szCs w:val="20"/>
          <w:lang w:val="en-GB" w:eastAsia="ja-JP"/>
        </w:rPr>
        <w:t>Date type (according to ISO 19115):</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r>
      <w:bookmarkEnd w:id="255"/>
      <w:bookmarkEnd w:id="256"/>
      <w:r w:rsidRPr="00BE2A28">
        <w:rPr>
          <w:rFonts w:eastAsia="MS Mincho" w:cs="Times New Roman"/>
          <w:color w:val="auto"/>
          <w:sz w:val="20"/>
          <w:szCs w:val="20"/>
          <w:lang w:val="en-GB" w:eastAsia="ja-JP"/>
        </w:rPr>
        <w:t>002- publication</w:t>
      </w:r>
    </w:p>
    <w:p w14:paraId="684D6490" w14:textId="77777777" w:rsidR="00BE2A28" w:rsidRPr="00BE2A28" w:rsidRDefault="00BE2A28" w:rsidP="00BE2A28">
      <w:pPr>
        <w:suppressAutoHyphens w:val="0"/>
        <w:spacing w:after="60" w:line="240" w:lineRule="auto"/>
        <w:ind w:left="4111" w:hanging="4111"/>
        <w:jc w:val="both"/>
        <w:rPr>
          <w:rFonts w:eastAsia="MS Mincho" w:cs="Times New Roman"/>
          <w:color w:val="auto"/>
          <w:sz w:val="20"/>
          <w:szCs w:val="20"/>
          <w:lang w:val="en-GB" w:eastAsia="ja-JP"/>
        </w:rPr>
      </w:pPr>
      <w:bookmarkStart w:id="257" w:name="_Toc288812330"/>
      <w:bookmarkStart w:id="258" w:name="_Toc288810283"/>
      <w:r w:rsidRPr="00BE2A28">
        <w:rPr>
          <w:rFonts w:eastAsia="MS Mincho" w:cs="Times New Roman"/>
          <w:b/>
          <w:color w:val="auto"/>
          <w:sz w:val="20"/>
          <w:szCs w:val="20"/>
          <w:lang w:val="en-GB" w:eastAsia="ja-JP"/>
        </w:rPr>
        <w:t>Responsible party:</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t>International Organisation of Oil and Gas Producers</w:t>
      </w:r>
      <w:bookmarkEnd w:id="257"/>
      <w:bookmarkEnd w:id="258"/>
      <w:r w:rsidRPr="00BE2A28">
        <w:rPr>
          <w:rFonts w:eastAsia="MS Mincho" w:cs="Times New Roman"/>
          <w:color w:val="auto"/>
          <w:sz w:val="20"/>
          <w:szCs w:val="20"/>
          <w:lang w:val="en-GB" w:eastAsia="ja-JP"/>
        </w:rPr>
        <w:t xml:space="preserve"> (I</w:t>
      </w:r>
      <w:bookmarkStart w:id="259" w:name="_Toc288810284"/>
      <w:bookmarkStart w:id="260" w:name="_Toc288812331"/>
      <w:r w:rsidRPr="00BE2A28">
        <w:rPr>
          <w:rFonts w:eastAsia="MS Mincho" w:cs="Times New Roman"/>
          <w:color w:val="auto"/>
          <w:sz w:val="20"/>
          <w:szCs w:val="20"/>
          <w:lang w:val="en-GB" w:eastAsia="ja-JP"/>
        </w:rPr>
        <w:t>OGP)</w:t>
      </w:r>
    </w:p>
    <w:p w14:paraId="7C17C6F2" w14:textId="5DFC4A9B" w:rsidR="00BE2A28" w:rsidRPr="00BE2A28" w:rsidRDefault="00BE2A28" w:rsidP="00BE2A28">
      <w:pPr>
        <w:suppressAutoHyphens w:val="0"/>
        <w:spacing w:after="120" w:line="240" w:lineRule="auto"/>
        <w:ind w:left="4111" w:hanging="4111"/>
        <w:jc w:val="both"/>
        <w:rPr>
          <w:rFonts w:eastAsia="MS Mincho" w:cs="Times New Roman"/>
          <w:color w:val="0000FF"/>
          <w:sz w:val="20"/>
          <w:szCs w:val="20"/>
          <w:u w:val="single"/>
          <w:lang w:val="en-GB" w:eastAsia="ja-JP"/>
        </w:rPr>
      </w:pPr>
      <w:r w:rsidRPr="00BE2A28">
        <w:rPr>
          <w:rFonts w:eastAsia="MS Mincho" w:cs="Times New Roman"/>
          <w:b/>
          <w:color w:val="auto"/>
          <w:sz w:val="20"/>
          <w:szCs w:val="20"/>
          <w:lang w:val="en-GB" w:eastAsia="ja-JP"/>
        </w:rPr>
        <w:t>URL:</w:t>
      </w:r>
      <w:r w:rsidRPr="00BE2A28">
        <w:rPr>
          <w:rFonts w:eastAsia="MS Mincho" w:cs="Times New Roman"/>
          <w:color w:val="auto"/>
          <w:sz w:val="20"/>
          <w:szCs w:val="20"/>
          <w:lang w:val="en-GB" w:eastAsia="ja-JP"/>
        </w:rPr>
        <w:t xml:space="preserve"> </w:t>
      </w:r>
      <w:r w:rsidRPr="00BE2A28">
        <w:rPr>
          <w:rFonts w:eastAsia="MS Mincho" w:cs="Times New Roman"/>
          <w:color w:val="auto"/>
          <w:sz w:val="20"/>
          <w:szCs w:val="20"/>
          <w:lang w:val="en-GB" w:eastAsia="ja-JP"/>
        </w:rPr>
        <w:tab/>
      </w:r>
      <w:bookmarkEnd w:id="259"/>
      <w:bookmarkEnd w:id="260"/>
      <w:r w:rsidR="00B8620F" w:rsidRPr="00B8620F">
        <w:rPr>
          <w:rFonts w:eastAsia="MS Mincho" w:cs="Times New Roman"/>
          <w:color w:val="auto"/>
          <w:sz w:val="20"/>
          <w:szCs w:val="20"/>
          <w:lang w:val="en-GB" w:eastAsia="ja-JP"/>
        </w:rPr>
        <w:t>https://epsg.org/crs_4326/WGS-84.html</w:t>
      </w:r>
    </w:p>
    <w:p w14:paraId="231342A8" w14:textId="42C04A4E" w:rsidR="00CE5183" w:rsidRPr="00FF0ACC" w:rsidRDefault="00CE5183" w:rsidP="005248D0">
      <w:pPr>
        <w:spacing w:after="120" w:line="240" w:lineRule="auto"/>
        <w:jc w:val="both"/>
        <w:rPr>
          <w:sz w:val="20"/>
          <w:szCs w:val="20"/>
          <w:lang w:val="en-GB"/>
        </w:rPr>
      </w:pPr>
      <w:r w:rsidRPr="00FF0ACC">
        <w:rPr>
          <w:sz w:val="20"/>
          <w:szCs w:val="20"/>
          <w:lang w:val="en-GB"/>
        </w:rPr>
        <w:t>N</w:t>
      </w:r>
      <w:r w:rsidR="00BD039C" w:rsidRPr="00FF0ACC">
        <w:rPr>
          <w:sz w:val="20"/>
          <w:szCs w:val="20"/>
          <w:lang w:val="en-GB"/>
        </w:rPr>
        <w:t>OTE</w:t>
      </w:r>
      <w:r w:rsidRPr="00FF0ACC">
        <w:rPr>
          <w:sz w:val="20"/>
          <w:szCs w:val="20"/>
          <w:lang w:val="en-GB"/>
        </w:rPr>
        <w:t xml:space="preserve">: </w:t>
      </w:r>
      <w:r w:rsidR="002229EA" w:rsidRPr="00FF0ACC">
        <w:rPr>
          <w:sz w:val="20"/>
          <w:szCs w:val="20"/>
          <w:lang w:val="en-GB"/>
        </w:rPr>
        <w:t xml:space="preserve">To </w:t>
      </w:r>
      <w:r w:rsidR="00DA697E" w:rsidRPr="00FF0ACC">
        <w:rPr>
          <w:sz w:val="20"/>
          <w:szCs w:val="20"/>
          <w:lang w:val="en-GB"/>
        </w:rPr>
        <w:t>match</w:t>
      </w:r>
      <w:r w:rsidR="002229EA" w:rsidRPr="00FF0ACC">
        <w:rPr>
          <w:sz w:val="20"/>
          <w:szCs w:val="20"/>
          <w:lang w:val="en-GB"/>
        </w:rPr>
        <w:t xml:space="preserve"> WGS84</w:t>
      </w:r>
      <w:r w:rsidR="00DA697E" w:rsidRPr="00FF0ACC">
        <w:rPr>
          <w:sz w:val="20"/>
          <w:szCs w:val="20"/>
          <w:lang w:val="en-GB"/>
        </w:rPr>
        <w:t xml:space="preserve"> specification</w:t>
      </w:r>
      <w:r w:rsidR="002229EA" w:rsidRPr="00FF0ACC">
        <w:rPr>
          <w:sz w:val="20"/>
          <w:szCs w:val="20"/>
          <w:lang w:val="en-GB"/>
        </w:rPr>
        <w:t xml:space="preserve">, </w:t>
      </w:r>
      <w:r w:rsidRPr="00FF0ACC">
        <w:rPr>
          <w:sz w:val="20"/>
          <w:szCs w:val="20"/>
          <w:lang w:val="en-GB"/>
        </w:rPr>
        <w:t>coordinate order in S-124 GML files must be latitude follow</w:t>
      </w:r>
      <w:r w:rsidR="00BD039C" w:rsidRPr="00FF0ACC">
        <w:rPr>
          <w:sz w:val="20"/>
          <w:szCs w:val="20"/>
          <w:lang w:val="en-GB"/>
        </w:rPr>
        <w:t>ed</w:t>
      </w:r>
      <w:r w:rsidRPr="00FF0ACC">
        <w:rPr>
          <w:sz w:val="20"/>
          <w:szCs w:val="20"/>
          <w:lang w:val="en-GB"/>
        </w:rPr>
        <w:t xml:space="preserve"> by longitude.</w:t>
      </w:r>
    </w:p>
    <w:p w14:paraId="0FAC22F6" w14:textId="05A03744" w:rsidR="00E366B1" w:rsidRPr="00FF0ACC" w:rsidRDefault="0025005B" w:rsidP="00415C4B">
      <w:pPr>
        <w:pStyle w:val="Heading3"/>
        <w:tabs>
          <w:tab w:val="clear" w:pos="450"/>
          <w:tab w:val="num" w:pos="851"/>
        </w:tabs>
        <w:spacing w:after="120" w:line="240" w:lineRule="auto"/>
        <w:ind w:left="851" w:hanging="851"/>
        <w:rPr>
          <w:sz w:val="20"/>
          <w:szCs w:val="20"/>
          <w:lang w:val="en-GB"/>
        </w:rPr>
      </w:pPr>
      <w:bookmarkStart w:id="261" w:name="_Toc134797659"/>
      <w:bookmarkStart w:id="262" w:name="_Toc386114259"/>
      <w:bookmarkStart w:id="263" w:name="_Toc402785340"/>
      <w:bookmarkStart w:id="264" w:name="_Toc422820120"/>
      <w:bookmarkStart w:id="265" w:name="_Toc482116404"/>
      <w:bookmarkStart w:id="266" w:name="_Toc182149082"/>
      <w:bookmarkEnd w:id="246"/>
      <w:bookmarkEnd w:id="247"/>
      <w:bookmarkEnd w:id="261"/>
      <w:r w:rsidRPr="00FF0ACC">
        <w:rPr>
          <w:sz w:val="20"/>
          <w:szCs w:val="20"/>
          <w:lang w:val="en-GB"/>
        </w:rPr>
        <w:lastRenderedPageBreak/>
        <w:t xml:space="preserve">Vertical </w:t>
      </w:r>
      <w:r w:rsidR="00B11F35" w:rsidRPr="00FF0ACC">
        <w:rPr>
          <w:sz w:val="20"/>
          <w:szCs w:val="20"/>
          <w:lang w:val="en-GB"/>
        </w:rPr>
        <w:t>C</w:t>
      </w:r>
      <w:r w:rsidRPr="00FF0ACC">
        <w:rPr>
          <w:sz w:val="20"/>
          <w:szCs w:val="20"/>
          <w:lang w:val="en-GB"/>
        </w:rPr>
        <w:t xml:space="preserve">oordinate </w:t>
      </w:r>
      <w:r w:rsidR="00B11F35" w:rsidRPr="00FF0ACC">
        <w:rPr>
          <w:sz w:val="20"/>
          <w:szCs w:val="20"/>
          <w:lang w:val="en-GB"/>
        </w:rPr>
        <w:t>R</w:t>
      </w:r>
      <w:r w:rsidRPr="00FF0ACC">
        <w:rPr>
          <w:sz w:val="20"/>
          <w:szCs w:val="20"/>
          <w:lang w:val="en-GB"/>
        </w:rPr>
        <w:t xml:space="preserve">eference </w:t>
      </w:r>
      <w:r w:rsidR="00B11F35" w:rsidRPr="00FF0ACC">
        <w:rPr>
          <w:sz w:val="20"/>
          <w:szCs w:val="20"/>
          <w:lang w:val="en-GB"/>
        </w:rPr>
        <w:t>S</w:t>
      </w:r>
      <w:r w:rsidRPr="00FF0ACC">
        <w:rPr>
          <w:sz w:val="20"/>
          <w:szCs w:val="20"/>
          <w:lang w:val="en-GB"/>
        </w:rPr>
        <w:t>ystem</w:t>
      </w:r>
      <w:bookmarkEnd w:id="262"/>
      <w:bookmarkEnd w:id="263"/>
      <w:bookmarkEnd w:id="264"/>
      <w:bookmarkEnd w:id="265"/>
      <w:bookmarkEnd w:id="266"/>
    </w:p>
    <w:p w14:paraId="16D70EDD" w14:textId="0FDA7936" w:rsidR="00E366B1" w:rsidRPr="00FF0ACC" w:rsidRDefault="0025005B" w:rsidP="00B029E4">
      <w:pPr>
        <w:spacing w:after="120" w:line="240" w:lineRule="auto"/>
        <w:jc w:val="both"/>
        <w:rPr>
          <w:rFonts w:eastAsia="Times New Roman"/>
          <w:sz w:val="20"/>
          <w:szCs w:val="20"/>
          <w:lang w:val="en-GB"/>
        </w:rPr>
      </w:pPr>
      <w:r w:rsidRPr="00FF0ACC">
        <w:rPr>
          <w:rFonts w:eastAsia="Times New Roman"/>
          <w:sz w:val="20"/>
          <w:szCs w:val="20"/>
          <w:lang w:val="en-GB"/>
        </w:rPr>
        <w:t>Although all coordinates in a dataset must refer to the same horizontal CRS</w:t>
      </w:r>
      <w:r w:rsidR="00950FC2" w:rsidRPr="00FF0ACC">
        <w:rPr>
          <w:rFonts w:eastAsia="Times New Roman"/>
          <w:sz w:val="20"/>
          <w:szCs w:val="20"/>
          <w:lang w:val="en-GB"/>
        </w:rPr>
        <w:t>,</w:t>
      </w:r>
      <w:r w:rsidRPr="00FF0ACC">
        <w:rPr>
          <w:rFonts w:eastAsia="Times New Roman"/>
          <w:sz w:val="20"/>
          <w:szCs w:val="20"/>
          <w:lang w:val="en-GB"/>
        </w:rPr>
        <w:t xml:space="preserve"> different Vertical Datums can be used for the depth</w:t>
      </w:r>
      <w:r w:rsidR="007A6FAC" w:rsidRPr="00FF0ACC">
        <w:rPr>
          <w:rFonts w:eastAsia="Times New Roman"/>
          <w:sz w:val="20"/>
          <w:szCs w:val="20"/>
          <w:lang w:val="en-GB"/>
        </w:rPr>
        <w:t xml:space="preserve"> or heights </w:t>
      </w:r>
      <w:r w:rsidR="00BC2AFC" w:rsidRPr="00FF0ACC">
        <w:rPr>
          <w:rFonts w:eastAsia="Times New Roman"/>
          <w:sz w:val="20"/>
          <w:szCs w:val="20"/>
          <w:lang w:val="en-GB"/>
        </w:rPr>
        <w:t xml:space="preserve">described </w:t>
      </w:r>
      <w:r w:rsidR="007A6FAC" w:rsidRPr="00FF0ACC">
        <w:rPr>
          <w:rFonts w:eastAsia="Times New Roman"/>
          <w:sz w:val="20"/>
          <w:szCs w:val="20"/>
          <w:lang w:val="en-GB"/>
        </w:rPr>
        <w:t xml:space="preserve">in Navigational Warning datasets. </w:t>
      </w:r>
      <w:r w:rsidR="00705729" w:rsidRPr="00FF0ACC">
        <w:rPr>
          <w:rFonts w:eastAsia="Times New Roman"/>
          <w:sz w:val="20"/>
          <w:szCs w:val="20"/>
          <w:lang w:val="en-GB"/>
        </w:rPr>
        <w:t xml:space="preserve">The S-124 data </w:t>
      </w:r>
      <w:r w:rsidR="007A6D95" w:rsidRPr="00FF0ACC">
        <w:rPr>
          <w:rFonts w:eastAsia="Times New Roman"/>
          <w:sz w:val="20"/>
          <w:szCs w:val="20"/>
          <w:lang w:val="en-GB"/>
        </w:rPr>
        <w:t xml:space="preserve">must use meter for heights when included. The amplifying text in the sub attribute </w:t>
      </w:r>
      <w:r w:rsidR="007A6D95" w:rsidRPr="00FF0ACC">
        <w:rPr>
          <w:rFonts w:eastAsia="Times New Roman"/>
          <w:b/>
          <w:bCs/>
          <w:sz w:val="20"/>
          <w:szCs w:val="20"/>
          <w:lang w:val="en-GB"/>
        </w:rPr>
        <w:t>information</w:t>
      </w:r>
      <w:r w:rsidR="007A6D95" w:rsidRPr="00FF0ACC">
        <w:rPr>
          <w:rFonts w:eastAsia="Times New Roman"/>
          <w:sz w:val="20"/>
          <w:szCs w:val="20"/>
          <w:lang w:val="en-GB"/>
        </w:rPr>
        <w:t xml:space="preserve"> of the </w:t>
      </w:r>
      <w:proofErr w:type="spellStart"/>
      <w:r w:rsidR="007A6D95" w:rsidRPr="00FF0ACC">
        <w:rPr>
          <w:rFonts w:eastAsia="Times New Roman"/>
          <w:b/>
          <w:bCs/>
          <w:sz w:val="20"/>
          <w:szCs w:val="20"/>
          <w:lang w:val="en-GB"/>
        </w:rPr>
        <w:t>warningInformation</w:t>
      </w:r>
      <w:proofErr w:type="spellEnd"/>
      <w:r w:rsidR="007A6D95" w:rsidRPr="00FF0ACC">
        <w:rPr>
          <w:rFonts w:eastAsia="Times New Roman"/>
          <w:sz w:val="20"/>
          <w:szCs w:val="20"/>
          <w:lang w:val="en-GB"/>
        </w:rPr>
        <w:t xml:space="preserve"> complex attribute may </w:t>
      </w:r>
      <w:r w:rsidR="007A6FAC" w:rsidRPr="00FF0ACC">
        <w:rPr>
          <w:rFonts w:eastAsia="Times New Roman"/>
          <w:sz w:val="20"/>
          <w:szCs w:val="20"/>
          <w:lang w:val="en-GB"/>
        </w:rPr>
        <w:t>include information about heights or depths. When this is the case, the vertical datum used in the measurement shall be made clear from the text.</w:t>
      </w:r>
    </w:p>
    <w:p w14:paraId="5361E882" w14:textId="77777777" w:rsidR="00E366B1" w:rsidRPr="00FF0ACC" w:rsidRDefault="0025005B" w:rsidP="009B152C">
      <w:pPr>
        <w:pStyle w:val="Heading3"/>
        <w:tabs>
          <w:tab w:val="clear" w:pos="450"/>
          <w:tab w:val="num" w:pos="851"/>
        </w:tabs>
        <w:spacing w:after="120" w:line="240" w:lineRule="auto"/>
        <w:ind w:left="851" w:hanging="851"/>
        <w:rPr>
          <w:sz w:val="20"/>
          <w:szCs w:val="20"/>
          <w:lang w:val="en-GB"/>
        </w:rPr>
      </w:pPr>
      <w:bookmarkStart w:id="267" w:name="_Toc386114260"/>
      <w:bookmarkStart w:id="268" w:name="_Toc402785341"/>
      <w:bookmarkStart w:id="269" w:name="_Toc422820121"/>
      <w:bookmarkStart w:id="270" w:name="_Toc482116405"/>
      <w:bookmarkStart w:id="271" w:name="_Toc182149083"/>
      <w:r w:rsidRPr="00FF0ACC">
        <w:rPr>
          <w:sz w:val="20"/>
          <w:szCs w:val="20"/>
          <w:lang w:val="en-GB"/>
        </w:rPr>
        <w:t>Temporal reference system</w:t>
      </w:r>
      <w:bookmarkEnd w:id="267"/>
      <w:bookmarkEnd w:id="268"/>
      <w:bookmarkEnd w:id="269"/>
      <w:bookmarkEnd w:id="270"/>
      <w:bookmarkEnd w:id="271"/>
    </w:p>
    <w:p w14:paraId="65C8E1FE" w14:textId="09ABBA40" w:rsidR="005C084C" w:rsidRPr="00FF0ACC" w:rsidRDefault="0025005B" w:rsidP="009B152C">
      <w:pPr>
        <w:spacing w:after="120" w:line="240" w:lineRule="auto"/>
        <w:jc w:val="both"/>
        <w:rPr>
          <w:rFonts w:eastAsia="Times New Roman"/>
          <w:sz w:val="20"/>
          <w:szCs w:val="20"/>
          <w:lang w:val="en-GB"/>
        </w:rPr>
      </w:pPr>
      <w:r w:rsidRPr="00FF0ACC">
        <w:rPr>
          <w:rFonts w:eastAsia="Times New Roman"/>
          <w:sz w:val="20"/>
          <w:szCs w:val="20"/>
          <w:lang w:val="en-GB"/>
        </w:rPr>
        <w:t>Time is measured by reference to Calendar dates and Clock time in accordance with ISO 19108:2002 Temporal Schema clause 5.4.4.</w:t>
      </w:r>
      <w:r w:rsidR="00AF6D74" w:rsidRPr="00FF0ACC">
        <w:rPr>
          <w:rFonts w:eastAsia="Times New Roman"/>
          <w:sz w:val="20"/>
          <w:szCs w:val="20"/>
          <w:lang w:val="en-GB"/>
        </w:rPr>
        <w:t xml:space="preserve"> All </w:t>
      </w:r>
      <w:r w:rsidR="000654B7" w:rsidRPr="00FF0ACC">
        <w:rPr>
          <w:rFonts w:eastAsia="Times New Roman"/>
          <w:sz w:val="20"/>
          <w:szCs w:val="20"/>
          <w:lang w:val="en-GB"/>
        </w:rPr>
        <w:t xml:space="preserve">instances of </w:t>
      </w:r>
      <w:r w:rsidR="00AF6D74" w:rsidRPr="00FF0ACC">
        <w:rPr>
          <w:rFonts w:eastAsia="Times New Roman"/>
          <w:sz w:val="20"/>
          <w:szCs w:val="20"/>
          <w:lang w:val="en-GB"/>
        </w:rPr>
        <w:t xml:space="preserve">time </w:t>
      </w:r>
      <w:r w:rsidR="00153B95" w:rsidRPr="00FF0ACC">
        <w:rPr>
          <w:rFonts w:eastAsia="Times New Roman"/>
          <w:sz w:val="20"/>
          <w:szCs w:val="20"/>
          <w:lang w:val="en-GB"/>
        </w:rPr>
        <w:t xml:space="preserve">in </w:t>
      </w:r>
      <w:r w:rsidR="000F78AB" w:rsidRPr="00FF0ACC">
        <w:rPr>
          <w:rFonts w:eastAsia="Times New Roman"/>
          <w:sz w:val="20"/>
          <w:szCs w:val="20"/>
          <w:lang w:val="en-GB"/>
        </w:rPr>
        <w:t xml:space="preserve">datasets conforming to </w:t>
      </w:r>
      <w:r w:rsidR="00153B95" w:rsidRPr="00FF0ACC">
        <w:rPr>
          <w:rFonts w:eastAsia="Times New Roman"/>
          <w:sz w:val="20"/>
          <w:szCs w:val="20"/>
          <w:lang w:val="en-GB"/>
        </w:rPr>
        <w:t>S-124 must be</w:t>
      </w:r>
      <w:r w:rsidR="000654B7" w:rsidRPr="00FF0ACC">
        <w:rPr>
          <w:rFonts w:eastAsia="Times New Roman"/>
          <w:sz w:val="20"/>
          <w:szCs w:val="20"/>
          <w:lang w:val="en-GB"/>
        </w:rPr>
        <w:t xml:space="preserve"> </w:t>
      </w:r>
      <w:r w:rsidR="00AF6D74" w:rsidRPr="00FF0ACC">
        <w:rPr>
          <w:rFonts w:eastAsia="Times New Roman"/>
          <w:sz w:val="20"/>
          <w:szCs w:val="20"/>
          <w:lang w:val="en-GB"/>
        </w:rPr>
        <w:t>expressed in UTC.</w:t>
      </w:r>
      <w:r w:rsidR="00F46B6C" w:rsidRPr="00FF0ACC">
        <w:rPr>
          <w:rFonts w:eastAsia="Times New Roman"/>
          <w:sz w:val="20"/>
          <w:szCs w:val="20"/>
          <w:lang w:val="en-GB"/>
        </w:rPr>
        <w:t xml:space="preserve"> Time and date values must conform to the formatting requirements of the time and date datatypes.</w:t>
      </w:r>
      <w:r w:rsidR="00CC7261" w:rsidRPr="00FF0ACC">
        <w:rPr>
          <w:rFonts w:eastAsia="Times New Roman"/>
          <w:sz w:val="20"/>
          <w:szCs w:val="20"/>
          <w:lang w:val="en-GB"/>
        </w:rPr>
        <w:t xml:space="preserve"> </w:t>
      </w:r>
      <w:r w:rsidR="00EA167E" w:rsidRPr="00FF0ACC">
        <w:rPr>
          <w:rFonts w:eastAsia="Times New Roman"/>
          <w:sz w:val="20"/>
          <w:szCs w:val="20"/>
          <w:lang w:val="en-GB"/>
        </w:rPr>
        <w:t>Where it is necessary to add temporal information in an attribute of text data type in a NAVAREA, sub-area or coastal warning, the information must always be expressed using UTC</w:t>
      </w:r>
      <w:r w:rsidR="00736EF1" w:rsidRPr="00FF0ACC">
        <w:rPr>
          <w:rFonts w:eastAsia="Times New Roman"/>
          <w:sz w:val="20"/>
          <w:szCs w:val="20"/>
          <w:lang w:val="en-GB"/>
        </w:rPr>
        <w:t xml:space="preserve">. </w:t>
      </w:r>
      <w:r w:rsidR="00F368A6" w:rsidRPr="00FF0ACC">
        <w:rPr>
          <w:rFonts w:eastAsia="Times New Roman"/>
          <w:sz w:val="20"/>
          <w:szCs w:val="20"/>
          <w:lang w:val="en-GB"/>
        </w:rPr>
        <w:t>Local warnings may also include temporal information in local time.</w:t>
      </w:r>
      <w:r w:rsidR="00EA167E" w:rsidRPr="00FF0ACC">
        <w:rPr>
          <w:rFonts w:eastAsia="Times New Roman"/>
          <w:sz w:val="20"/>
          <w:szCs w:val="20"/>
          <w:lang w:val="en-GB"/>
        </w:rPr>
        <w:t xml:space="preserve"> </w:t>
      </w:r>
      <w:r w:rsidR="00D1795D" w:rsidRPr="00FF0ACC">
        <w:rPr>
          <w:rFonts w:eastAsia="Times New Roman"/>
          <w:sz w:val="20"/>
          <w:szCs w:val="20"/>
          <w:lang w:val="en-GB"/>
        </w:rPr>
        <w:t>F</w:t>
      </w:r>
      <w:r w:rsidR="00BE262D" w:rsidRPr="00FF0ACC">
        <w:rPr>
          <w:rFonts w:eastAsia="Times New Roman"/>
          <w:sz w:val="20"/>
          <w:szCs w:val="20"/>
          <w:lang w:val="en-GB"/>
        </w:rPr>
        <w:t xml:space="preserve">ollowing the format of S-53; </w:t>
      </w:r>
      <w:r w:rsidR="005D6C1E" w:rsidRPr="00FF0ACC">
        <w:rPr>
          <w:rFonts w:eastAsia="Times New Roman"/>
          <w:sz w:val="20"/>
          <w:szCs w:val="20"/>
          <w:lang w:val="en-GB"/>
        </w:rPr>
        <w:t>t</w:t>
      </w:r>
      <w:r w:rsidR="00BE262D" w:rsidRPr="00FF0ACC">
        <w:rPr>
          <w:rFonts w:eastAsia="Times New Roman"/>
          <w:sz w:val="20"/>
          <w:szCs w:val="20"/>
          <w:lang w:val="en-GB"/>
        </w:rPr>
        <w:t xml:space="preserve">he accepted format for a Date Time Group (DTG) in the text of a message is as follows: DDHHMM UTC </w:t>
      </w:r>
      <w:proofErr w:type="spellStart"/>
      <w:r w:rsidR="00BE262D" w:rsidRPr="00FF0ACC">
        <w:rPr>
          <w:rFonts w:eastAsia="Times New Roman"/>
          <w:sz w:val="20"/>
          <w:szCs w:val="20"/>
          <w:lang w:val="en-GB"/>
        </w:rPr>
        <w:t>MoMoMo</w:t>
      </w:r>
      <w:proofErr w:type="spellEnd"/>
      <w:r w:rsidR="00BE262D" w:rsidRPr="00FF0ACC">
        <w:rPr>
          <w:rFonts w:eastAsia="Times New Roman"/>
          <w:sz w:val="20"/>
          <w:szCs w:val="20"/>
          <w:lang w:val="en-GB"/>
        </w:rPr>
        <w:t xml:space="preserve"> YY; </w:t>
      </w:r>
      <w:r w:rsidR="00CA7A73" w:rsidRPr="00FF0ACC">
        <w:rPr>
          <w:rFonts w:eastAsia="Times New Roman"/>
          <w:sz w:val="20"/>
          <w:szCs w:val="20"/>
          <w:lang w:val="en-GB"/>
        </w:rPr>
        <w:t>for example</w:t>
      </w:r>
      <w:r w:rsidR="00BE262D" w:rsidRPr="00FF0ACC">
        <w:rPr>
          <w:rFonts w:eastAsia="Times New Roman"/>
          <w:sz w:val="20"/>
          <w:szCs w:val="20"/>
          <w:lang w:val="en-GB"/>
        </w:rPr>
        <w:t xml:space="preserve"> 231642 UTC JUN 14.</w:t>
      </w:r>
    </w:p>
    <w:p w14:paraId="64AF853F" w14:textId="77777777" w:rsidR="007A6D95" w:rsidRPr="00FF0ACC" w:rsidRDefault="007A6D95" w:rsidP="009B152C">
      <w:pPr>
        <w:spacing w:after="120" w:line="240" w:lineRule="auto"/>
        <w:jc w:val="both"/>
        <w:rPr>
          <w:rFonts w:eastAsia="Times New Roman"/>
          <w:sz w:val="20"/>
          <w:szCs w:val="20"/>
          <w:lang w:val="en-GB"/>
        </w:rPr>
      </w:pPr>
    </w:p>
    <w:p w14:paraId="76B4A850" w14:textId="77777777" w:rsidR="007A6D95" w:rsidRPr="00FF0ACC" w:rsidRDefault="007A6D95" w:rsidP="00CA7A73">
      <w:pPr>
        <w:pStyle w:val="Heading2"/>
        <w:tabs>
          <w:tab w:val="clear" w:pos="0"/>
          <w:tab w:val="num" w:pos="709"/>
        </w:tabs>
        <w:spacing w:before="120" w:after="200" w:line="240" w:lineRule="auto"/>
        <w:ind w:left="709" w:hanging="709"/>
        <w:rPr>
          <w:rFonts w:eastAsia="Times New Roman"/>
          <w:lang w:val="en-GB"/>
        </w:rPr>
      </w:pPr>
      <w:bookmarkStart w:id="272" w:name="_Toc182149084"/>
      <w:r w:rsidRPr="00FF0ACC">
        <w:rPr>
          <w:lang w:val="en-GB"/>
        </w:rPr>
        <w:t>Projection</w:t>
      </w:r>
      <w:bookmarkEnd w:id="272"/>
    </w:p>
    <w:p w14:paraId="0BA9F037" w14:textId="77777777" w:rsidR="007A6D95" w:rsidRPr="00FF0ACC" w:rsidRDefault="007A6D95" w:rsidP="00D67294">
      <w:pPr>
        <w:spacing w:after="120" w:line="240" w:lineRule="auto"/>
        <w:jc w:val="both"/>
        <w:rPr>
          <w:rFonts w:eastAsia="Times New Roman"/>
          <w:b/>
          <w:bCs/>
          <w:iCs/>
          <w:sz w:val="20"/>
          <w:szCs w:val="20"/>
          <w:lang w:val="en-GB"/>
        </w:rPr>
      </w:pPr>
      <w:r w:rsidRPr="00FF0ACC">
        <w:rPr>
          <w:rFonts w:eastAsia="Times New Roman"/>
          <w:sz w:val="20"/>
          <w:szCs w:val="20"/>
          <w:lang w:val="en-GB"/>
        </w:rPr>
        <w:t>Navigational Warning data products are un-projected.</w:t>
      </w:r>
    </w:p>
    <w:p w14:paraId="32C7A846" w14:textId="77777777" w:rsidR="004A6904" w:rsidRPr="00FF0ACC" w:rsidRDefault="004A6904" w:rsidP="00D67294">
      <w:pPr>
        <w:spacing w:after="120" w:line="240" w:lineRule="auto"/>
        <w:jc w:val="both"/>
        <w:rPr>
          <w:sz w:val="20"/>
          <w:szCs w:val="20"/>
          <w:lang w:val="en-GB"/>
        </w:rPr>
      </w:pPr>
      <w:bookmarkStart w:id="273" w:name="_Toc481681082"/>
      <w:bookmarkStart w:id="274" w:name="_Toc481681397"/>
      <w:bookmarkStart w:id="275" w:name="_Toc481684030"/>
      <w:bookmarkEnd w:id="273"/>
      <w:bookmarkEnd w:id="274"/>
      <w:bookmarkEnd w:id="275"/>
    </w:p>
    <w:p w14:paraId="40F3F409" w14:textId="77777777" w:rsidR="00E366B1" w:rsidRPr="00FF0ACC" w:rsidRDefault="0025005B" w:rsidP="00E662F8">
      <w:pPr>
        <w:pStyle w:val="Heading1"/>
        <w:tabs>
          <w:tab w:val="clear" w:pos="0"/>
          <w:tab w:val="num" w:pos="567"/>
        </w:tabs>
        <w:spacing w:before="120" w:after="200" w:line="240" w:lineRule="auto"/>
        <w:ind w:left="567" w:hanging="567"/>
        <w:rPr>
          <w:szCs w:val="24"/>
          <w:lang w:val="en-GB"/>
        </w:rPr>
      </w:pPr>
      <w:bookmarkStart w:id="276" w:name="_Toc422820141"/>
      <w:bookmarkStart w:id="277" w:name="_Toc482116409"/>
      <w:bookmarkStart w:id="278" w:name="_Toc182149085"/>
      <w:r w:rsidRPr="00FF0ACC">
        <w:rPr>
          <w:szCs w:val="24"/>
          <w:lang w:val="en-GB"/>
        </w:rPr>
        <w:t>Data Capture and Classification</w:t>
      </w:r>
      <w:bookmarkEnd w:id="276"/>
      <w:bookmarkEnd w:id="277"/>
      <w:bookmarkEnd w:id="278"/>
    </w:p>
    <w:p w14:paraId="2DA0C7D1" w14:textId="4E448BFA" w:rsidR="00E366B1" w:rsidRPr="00FF0ACC" w:rsidRDefault="00CA1568" w:rsidP="00E662F8">
      <w:pPr>
        <w:spacing w:after="120" w:line="240" w:lineRule="auto"/>
        <w:jc w:val="both"/>
        <w:rPr>
          <w:sz w:val="20"/>
          <w:szCs w:val="20"/>
          <w:lang w:val="en-GB"/>
        </w:rPr>
      </w:pPr>
      <w:r w:rsidRPr="00FF0ACC">
        <w:rPr>
          <w:sz w:val="20"/>
          <w:szCs w:val="20"/>
          <w:lang w:val="en-GB"/>
        </w:rPr>
        <w:t xml:space="preserve">S-124 products are the result of the official production agency process. </w:t>
      </w:r>
      <w:r w:rsidR="00A40290" w:rsidRPr="00FF0ACC">
        <w:rPr>
          <w:sz w:val="20"/>
          <w:szCs w:val="20"/>
          <w:lang w:val="en-GB"/>
        </w:rPr>
        <w:t>S-124</w:t>
      </w:r>
      <w:r w:rsidR="0025005B" w:rsidRPr="00FF0ACC">
        <w:rPr>
          <w:sz w:val="20"/>
          <w:szCs w:val="20"/>
          <w:lang w:val="en-GB"/>
        </w:rPr>
        <w:t xml:space="preserve"> products must be based on data sources </w:t>
      </w:r>
      <w:r w:rsidRPr="00FF0ACC">
        <w:rPr>
          <w:sz w:val="20"/>
          <w:szCs w:val="20"/>
          <w:lang w:val="en-GB"/>
        </w:rPr>
        <w:t xml:space="preserve">deemed reliable </w:t>
      </w:r>
      <w:r w:rsidR="00E80C8A" w:rsidRPr="00FF0ACC">
        <w:rPr>
          <w:sz w:val="20"/>
          <w:szCs w:val="20"/>
          <w:lang w:val="en-GB"/>
        </w:rPr>
        <w:t>by the production agency</w:t>
      </w:r>
      <w:r w:rsidR="0025005B" w:rsidRPr="00FF0ACC">
        <w:rPr>
          <w:sz w:val="20"/>
          <w:szCs w:val="20"/>
          <w:lang w:val="en-GB"/>
        </w:rPr>
        <w:t>.</w:t>
      </w:r>
      <w:r w:rsidR="00852B46" w:rsidRPr="00FF0ACC">
        <w:rPr>
          <w:sz w:val="20"/>
          <w:szCs w:val="20"/>
          <w:lang w:val="en-GB"/>
        </w:rPr>
        <w:t xml:space="preserve"> </w:t>
      </w:r>
      <w:r w:rsidR="00F43D66" w:rsidRPr="00FF0ACC">
        <w:rPr>
          <w:sz w:val="20"/>
          <w:szCs w:val="20"/>
          <w:lang w:val="en-GB"/>
        </w:rPr>
        <w:t xml:space="preserve">The </w:t>
      </w:r>
      <w:r w:rsidRPr="00FF0ACC">
        <w:rPr>
          <w:sz w:val="20"/>
          <w:szCs w:val="20"/>
          <w:lang w:val="en-GB"/>
        </w:rPr>
        <w:t>Data Classification and Encoding Guide (DCEG) describes how data describing a Navigational Warning should be captured using the types defined in the S-124 Feature Catalogue, and is found</w:t>
      </w:r>
      <w:r w:rsidR="00852B46" w:rsidRPr="00FF0ACC">
        <w:rPr>
          <w:sz w:val="20"/>
          <w:szCs w:val="20"/>
          <w:lang w:val="en-GB"/>
        </w:rPr>
        <w:t xml:space="preserve"> in </w:t>
      </w:r>
      <w:r w:rsidR="00B4748B" w:rsidRPr="00FF0ACC">
        <w:rPr>
          <w:sz w:val="20"/>
          <w:szCs w:val="20"/>
          <w:lang w:val="en-GB"/>
        </w:rPr>
        <w:t xml:space="preserve">Appendix </w:t>
      </w:r>
      <w:r w:rsidR="00852B46" w:rsidRPr="00FF0ACC">
        <w:rPr>
          <w:sz w:val="20"/>
          <w:szCs w:val="20"/>
          <w:lang w:val="en-GB"/>
        </w:rPr>
        <w:t>A. General principles for Navigational Warnings</w:t>
      </w:r>
      <w:r w:rsidR="0018698F" w:rsidRPr="00FF0ACC">
        <w:rPr>
          <w:sz w:val="20"/>
          <w:szCs w:val="20"/>
          <w:lang w:val="en-GB"/>
        </w:rPr>
        <w:t xml:space="preserve"> according to WWNWS</w:t>
      </w:r>
      <w:r w:rsidR="00852B46" w:rsidRPr="00FF0ACC">
        <w:rPr>
          <w:sz w:val="20"/>
          <w:szCs w:val="20"/>
          <w:lang w:val="en-GB"/>
        </w:rPr>
        <w:t>, such as how to administer a NAVAREA, what constitute a sub area warning and coastal warning are found in S-53 - Joint IHO/IMO/WMO Manual on Maritime Safety Information (MSI). Local warnings</w:t>
      </w:r>
      <w:r w:rsidR="00BC3905" w:rsidRPr="00FF0ACC">
        <w:rPr>
          <w:sz w:val="20"/>
          <w:szCs w:val="20"/>
          <w:lang w:val="en-GB"/>
        </w:rPr>
        <w:t xml:space="preserve"> </w:t>
      </w:r>
      <w:r w:rsidR="00852B46" w:rsidRPr="00FF0ACC">
        <w:rPr>
          <w:sz w:val="20"/>
          <w:szCs w:val="20"/>
          <w:lang w:val="en-GB"/>
        </w:rPr>
        <w:t>are outside of scope of S-53, and will be defined in national or local documentation.</w:t>
      </w:r>
    </w:p>
    <w:p w14:paraId="0C1E7798" w14:textId="77777777" w:rsidR="00E366B1" w:rsidRPr="00FF0ACC" w:rsidRDefault="00E366B1" w:rsidP="00E662F8">
      <w:pPr>
        <w:spacing w:after="120" w:line="240" w:lineRule="auto"/>
        <w:jc w:val="both"/>
        <w:rPr>
          <w:sz w:val="20"/>
          <w:szCs w:val="20"/>
          <w:lang w:val="en-GB"/>
        </w:rPr>
      </w:pPr>
    </w:p>
    <w:p w14:paraId="70F454B8" w14:textId="58B46A40" w:rsidR="00CD41DA" w:rsidRPr="00FF0ACC" w:rsidRDefault="00CD41DA" w:rsidP="0036092B">
      <w:pPr>
        <w:pStyle w:val="Heading1"/>
        <w:tabs>
          <w:tab w:val="clear" w:pos="0"/>
          <w:tab w:val="num" w:pos="567"/>
        </w:tabs>
        <w:spacing w:before="120" w:after="200" w:line="240" w:lineRule="auto"/>
        <w:ind w:left="567" w:hanging="567"/>
        <w:rPr>
          <w:szCs w:val="24"/>
          <w:lang w:val="en-GB"/>
        </w:rPr>
      </w:pPr>
      <w:bookmarkStart w:id="279" w:name="_Toc182149086"/>
      <w:bookmarkStart w:id="280" w:name="_Toc451433103"/>
      <w:bookmarkStart w:id="281" w:name="_Toc481709598"/>
      <w:bookmarkStart w:id="282" w:name="_Toc482116412"/>
      <w:r w:rsidRPr="00FF0ACC">
        <w:rPr>
          <w:szCs w:val="24"/>
          <w:lang w:val="en-GB"/>
        </w:rPr>
        <w:t>Datasets</w:t>
      </w:r>
      <w:bookmarkEnd w:id="279"/>
    </w:p>
    <w:p w14:paraId="1C5D0CB8" w14:textId="59146161" w:rsidR="005B7009" w:rsidRPr="00FF0ACC" w:rsidRDefault="005B7009" w:rsidP="00DC292C">
      <w:pPr>
        <w:pStyle w:val="Heading2"/>
        <w:tabs>
          <w:tab w:val="clear" w:pos="0"/>
          <w:tab w:val="num" w:pos="709"/>
        </w:tabs>
        <w:spacing w:before="120" w:after="200" w:line="240" w:lineRule="auto"/>
        <w:ind w:left="709" w:hanging="709"/>
        <w:rPr>
          <w:lang w:val="en-GB"/>
        </w:rPr>
      </w:pPr>
      <w:bookmarkStart w:id="283" w:name="_Toc182149087"/>
      <w:r w:rsidRPr="00FF0ACC">
        <w:rPr>
          <w:lang w:val="en-GB"/>
        </w:rPr>
        <w:t>Introduction</w:t>
      </w:r>
      <w:bookmarkEnd w:id="283"/>
    </w:p>
    <w:p w14:paraId="7DE8B774" w14:textId="7E99E920" w:rsidR="005B7009" w:rsidRPr="00FF0ACC" w:rsidRDefault="005B7009" w:rsidP="00994E0F">
      <w:pPr>
        <w:pStyle w:val="BodyText"/>
        <w:spacing w:after="120" w:line="240" w:lineRule="auto"/>
        <w:jc w:val="both"/>
        <w:rPr>
          <w:sz w:val="20"/>
          <w:szCs w:val="20"/>
          <w:lang w:val="en-GB"/>
        </w:rPr>
      </w:pPr>
      <w:r w:rsidRPr="00FF0ACC">
        <w:rPr>
          <w:sz w:val="20"/>
          <w:szCs w:val="20"/>
          <w:lang w:val="en-GB"/>
        </w:rPr>
        <w:t xml:space="preserve">A Navigational Warning is communicated via a dataset. A dataset is a grouping of features, attributes, geometry and metadata which comprises a specific coverage. </w:t>
      </w:r>
      <w:r w:rsidR="005C632E" w:rsidRPr="00FF0ACC">
        <w:rPr>
          <w:sz w:val="20"/>
          <w:szCs w:val="20"/>
          <w:lang w:val="en-GB"/>
        </w:rPr>
        <w:t>Some products include a coverage feature to describe where content of a dataset is. This method is not utilized by S-124 datasets, primarily since the majority of S-124 datasets contains only one point, see</w:t>
      </w:r>
      <w:r w:rsidR="00687F51" w:rsidRPr="00FF0ACC">
        <w:rPr>
          <w:sz w:val="20"/>
          <w:szCs w:val="20"/>
          <w:lang w:val="en-GB"/>
        </w:rPr>
        <w:t xml:space="preserve"> clause</w:t>
      </w:r>
      <w:r w:rsidR="005C632E" w:rsidRPr="00FF0ACC">
        <w:rPr>
          <w:sz w:val="20"/>
          <w:szCs w:val="20"/>
          <w:lang w:val="en-GB"/>
        </w:rPr>
        <w:t xml:space="preserve"> </w:t>
      </w:r>
      <w:r w:rsidR="005C632E" w:rsidRPr="00FF0ACC">
        <w:rPr>
          <w:sz w:val="20"/>
          <w:szCs w:val="20"/>
          <w:lang w:val="en-GB"/>
        </w:rPr>
        <w:fldChar w:fldCharType="begin"/>
      </w:r>
      <w:r w:rsidR="005C632E" w:rsidRPr="00FF0ACC">
        <w:rPr>
          <w:sz w:val="20"/>
          <w:szCs w:val="20"/>
          <w:lang w:val="en-GB"/>
        </w:rPr>
        <w:instrText xml:space="preserve"> REF _Ref160795459 \r \h </w:instrText>
      </w:r>
      <w:r w:rsidR="00DC292C" w:rsidRPr="00FF0ACC">
        <w:rPr>
          <w:sz w:val="20"/>
          <w:szCs w:val="20"/>
          <w:lang w:val="en-GB"/>
        </w:rPr>
        <w:instrText xml:space="preserve"> \* MERGEFORMAT </w:instrText>
      </w:r>
      <w:r w:rsidR="005C632E" w:rsidRPr="00FF0ACC">
        <w:rPr>
          <w:sz w:val="20"/>
          <w:szCs w:val="20"/>
          <w:lang w:val="en-GB"/>
        </w:rPr>
      </w:r>
      <w:r w:rsidR="005C632E" w:rsidRPr="00FF0ACC">
        <w:rPr>
          <w:sz w:val="20"/>
          <w:szCs w:val="20"/>
          <w:lang w:val="en-GB"/>
        </w:rPr>
        <w:fldChar w:fldCharType="separate"/>
      </w:r>
      <w:r w:rsidR="00A17603">
        <w:rPr>
          <w:sz w:val="20"/>
          <w:szCs w:val="20"/>
          <w:lang w:val="en-GB"/>
        </w:rPr>
        <w:t>8.9</w:t>
      </w:r>
      <w:r w:rsidR="005C632E" w:rsidRPr="00FF0ACC">
        <w:rPr>
          <w:sz w:val="20"/>
          <w:szCs w:val="20"/>
          <w:lang w:val="en-GB"/>
        </w:rPr>
        <w:fldChar w:fldCharType="end"/>
      </w:r>
      <w:r w:rsidR="005C632E" w:rsidRPr="00FF0ACC">
        <w:rPr>
          <w:sz w:val="20"/>
          <w:szCs w:val="20"/>
          <w:lang w:val="en-GB"/>
        </w:rPr>
        <w:t xml:space="preserve"> for more details.</w:t>
      </w:r>
    </w:p>
    <w:p w14:paraId="074B9EC3" w14:textId="4747E62D" w:rsidR="000465C9" w:rsidRPr="00FF0ACC" w:rsidRDefault="000465C9" w:rsidP="00C536A4">
      <w:pPr>
        <w:pStyle w:val="Heading3"/>
        <w:tabs>
          <w:tab w:val="clear" w:pos="450"/>
          <w:tab w:val="num" w:pos="851"/>
        </w:tabs>
        <w:suppressAutoHyphens w:val="0"/>
        <w:spacing w:after="120" w:line="240" w:lineRule="auto"/>
        <w:ind w:left="851" w:hanging="851"/>
        <w:rPr>
          <w:sz w:val="20"/>
          <w:szCs w:val="20"/>
          <w:lang w:val="en-GB"/>
        </w:rPr>
      </w:pPr>
      <w:bookmarkStart w:id="284" w:name="_Toc316976318"/>
      <w:bookmarkStart w:id="285" w:name="_Toc422820143"/>
      <w:bookmarkStart w:id="286" w:name="_Toc482116411"/>
      <w:bookmarkStart w:id="287" w:name="_Toc182149088"/>
      <w:r w:rsidRPr="00FF0ACC">
        <w:rPr>
          <w:sz w:val="20"/>
          <w:szCs w:val="20"/>
          <w:lang w:val="en-GB"/>
        </w:rPr>
        <w:t xml:space="preserve">Data </w:t>
      </w:r>
      <w:r w:rsidR="00CE169A" w:rsidRPr="00FF0ACC">
        <w:rPr>
          <w:sz w:val="20"/>
          <w:szCs w:val="20"/>
          <w:lang w:val="en-GB"/>
        </w:rPr>
        <w:t>e</w:t>
      </w:r>
      <w:r w:rsidRPr="00FF0ACC">
        <w:rPr>
          <w:sz w:val="20"/>
          <w:szCs w:val="20"/>
          <w:lang w:val="en-GB"/>
        </w:rPr>
        <w:t>ncoding</w:t>
      </w:r>
      <w:bookmarkEnd w:id="284"/>
      <w:bookmarkEnd w:id="285"/>
      <w:bookmarkEnd w:id="286"/>
      <w:bookmarkEnd w:id="287"/>
    </w:p>
    <w:p w14:paraId="7B1648CC" w14:textId="56F585C9" w:rsidR="000465C9" w:rsidRPr="00FF0ACC" w:rsidRDefault="000465C9" w:rsidP="009E1A5C">
      <w:pPr>
        <w:spacing w:after="120" w:line="240" w:lineRule="auto"/>
        <w:jc w:val="both"/>
        <w:rPr>
          <w:sz w:val="20"/>
          <w:szCs w:val="20"/>
          <w:lang w:val="en-GB"/>
        </w:rPr>
      </w:pPr>
      <w:r w:rsidRPr="00FF0ACC">
        <w:rPr>
          <w:sz w:val="20"/>
          <w:szCs w:val="20"/>
          <w:lang w:val="en-GB"/>
        </w:rPr>
        <w:t xml:space="preserve">The principal encoding is the Open Geospatial Consortium (OGC), Geography Markup Language (GML) format as profiled by the S-100 GML schema in Part 10b of S-100. </w:t>
      </w:r>
    </w:p>
    <w:p w14:paraId="20F3AF86" w14:textId="2B6A496D" w:rsidR="000465C9" w:rsidRPr="00FF0ACC" w:rsidRDefault="000465C9" w:rsidP="009E1A5C">
      <w:pPr>
        <w:spacing w:after="120" w:line="240" w:lineRule="auto"/>
        <w:jc w:val="both"/>
        <w:rPr>
          <w:sz w:val="20"/>
          <w:szCs w:val="20"/>
          <w:lang w:val="en-GB"/>
        </w:rPr>
      </w:pPr>
      <w:r w:rsidRPr="00FF0ACC">
        <w:rPr>
          <w:sz w:val="20"/>
          <w:szCs w:val="20"/>
          <w:lang w:val="en-GB"/>
        </w:rPr>
        <w:t xml:space="preserve">The XML Schema for the </w:t>
      </w:r>
      <w:r w:rsidR="00D2682E" w:rsidRPr="00FF0ACC">
        <w:rPr>
          <w:sz w:val="20"/>
          <w:szCs w:val="20"/>
          <w:lang w:val="en-GB"/>
        </w:rPr>
        <w:t xml:space="preserve">S-124 </w:t>
      </w:r>
      <w:r w:rsidRPr="00FF0ACC">
        <w:rPr>
          <w:sz w:val="20"/>
          <w:szCs w:val="20"/>
          <w:lang w:val="en-GB"/>
        </w:rPr>
        <w:t xml:space="preserve">GML application schema is </w:t>
      </w:r>
      <w:r w:rsidR="008D453E" w:rsidRPr="00FF0ACC">
        <w:rPr>
          <w:sz w:val="20"/>
          <w:szCs w:val="20"/>
          <w:lang w:val="en-GB"/>
        </w:rPr>
        <w:t>available</w:t>
      </w:r>
      <w:r w:rsidRPr="00FF0ACC">
        <w:rPr>
          <w:sz w:val="20"/>
          <w:szCs w:val="20"/>
          <w:lang w:val="en-GB"/>
        </w:rPr>
        <w:t xml:space="preserve"> at </w:t>
      </w:r>
      <w:r w:rsidR="008D453E" w:rsidRPr="00FF0ACC">
        <w:rPr>
          <w:sz w:val="20"/>
          <w:szCs w:val="20"/>
          <w:lang w:val="en-GB"/>
        </w:rPr>
        <w:t xml:space="preserve">the GI Registry </w:t>
      </w:r>
      <w:r w:rsidRPr="00FF0ACC">
        <w:rPr>
          <w:sz w:val="20"/>
          <w:szCs w:val="20"/>
          <w:lang w:val="en-GB"/>
        </w:rPr>
        <w:t>(http://</w:t>
      </w:r>
      <w:r w:rsidR="008D453E" w:rsidRPr="00FF0ACC">
        <w:rPr>
          <w:sz w:val="20"/>
          <w:szCs w:val="20"/>
          <w:lang w:val="en-GB"/>
        </w:rPr>
        <w:t>registry</w:t>
      </w:r>
      <w:r w:rsidRPr="00FF0ACC">
        <w:rPr>
          <w:sz w:val="20"/>
          <w:szCs w:val="20"/>
          <w:lang w:val="en-GB"/>
        </w:rPr>
        <w:t>.iho.int</w:t>
      </w:r>
      <w:r w:rsidR="008D453E" w:rsidRPr="00FF0ACC">
        <w:rPr>
          <w:sz w:val="20"/>
          <w:szCs w:val="20"/>
          <w:lang w:val="en-GB"/>
        </w:rPr>
        <w:t>)</w:t>
      </w:r>
      <w:r w:rsidRPr="00FF0ACC">
        <w:rPr>
          <w:sz w:val="20"/>
          <w:szCs w:val="20"/>
          <w:lang w:val="en-GB"/>
        </w:rPr>
        <w:t>. Feature instance</w:t>
      </w:r>
      <w:r w:rsidR="00AD62F4" w:rsidRPr="00FF0ACC">
        <w:rPr>
          <w:sz w:val="20"/>
          <w:szCs w:val="20"/>
          <w:lang w:val="en-GB"/>
        </w:rPr>
        <w:t>s</w:t>
      </w:r>
      <w:r w:rsidRPr="00FF0ACC">
        <w:rPr>
          <w:sz w:val="20"/>
          <w:szCs w:val="20"/>
          <w:lang w:val="en-GB"/>
        </w:rPr>
        <w:t xml:space="preserve"> </w:t>
      </w:r>
      <w:r w:rsidR="00842C5F" w:rsidRPr="00FF0ACC">
        <w:rPr>
          <w:sz w:val="20"/>
          <w:szCs w:val="20"/>
          <w:lang w:val="en-GB"/>
        </w:rPr>
        <w:t xml:space="preserve">must </w:t>
      </w:r>
      <w:r w:rsidRPr="00FF0ACC">
        <w:rPr>
          <w:sz w:val="20"/>
          <w:szCs w:val="20"/>
          <w:lang w:val="en-GB"/>
        </w:rPr>
        <w:t xml:space="preserve">validate against the schema and conform to all other requirements specified in this data product specification including all constraints not captured in the XML Schema document. </w:t>
      </w:r>
    </w:p>
    <w:p w14:paraId="544F44D1" w14:textId="503A23EA" w:rsidR="00C53951" w:rsidRPr="00FF0ACC" w:rsidRDefault="00C53951" w:rsidP="00207CEF">
      <w:pPr>
        <w:pStyle w:val="Heading3"/>
        <w:tabs>
          <w:tab w:val="clear" w:pos="450"/>
          <w:tab w:val="num" w:pos="851"/>
        </w:tabs>
        <w:suppressAutoHyphens w:val="0"/>
        <w:spacing w:after="120" w:line="240" w:lineRule="auto"/>
        <w:ind w:left="851" w:hanging="851"/>
        <w:rPr>
          <w:sz w:val="20"/>
          <w:szCs w:val="20"/>
          <w:lang w:val="en-GB"/>
        </w:rPr>
      </w:pPr>
      <w:bookmarkStart w:id="288" w:name="_Ref127264734"/>
      <w:bookmarkStart w:id="289" w:name="_Toc182149089"/>
      <w:r w:rsidRPr="00FF0ACC">
        <w:rPr>
          <w:sz w:val="20"/>
          <w:szCs w:val="20"/>
          <w:lang w:val="en-GB"/>
        </w:rPr>
        <w:t xml:space="preserve">Types of </w:t>
      </w:r>
      <w:r w:rsidR="0096638B" w:rsidRPr="00FF0ACC">
        <w:rPr>
          <w:sz w:val="20"/>
          <w:szCs w:val="20"/>
          <w:lang w:val="en-GB"/>
        </w:rPr>
        <w:t>d</w:t>
      </w:r>
      <w:r w:rsidRPr="00FF0ACC">
        <w:rPr>
          <w:sz w:val="20"/>
          <w:szCs w:val="20"/>
          <w:lang w:val="en-GB"/>
        </w:rPr>
        <w:t>atasets</w:t>
      </w:r>
      <w:bookmarkEnd w:id="280"/>
      <w:bookmarkEnd w:id="281"/>
      <w:bookmarkEnd w:id="282"/>
      <w:bookmarkEnd w:id="288"/>
      <w:bookmarkEnd w:id="289"/>
    </w:p>
    <w:p w14:paraId="7EBFD493" w14:textId="7BD339AC" w:rsidR="00C53951" w:rsidRPr="00FF0ACC" w:rsidRDefault="00A22E2F" w:rsidP="00D33282">
      <w:pPr>
        <w:spacing w:after="120" w:line="240" w:lineRule="auto"/>
        <w:jc w:val="both"/>
        <w:rPr>
          <w:sz w:val="20"/>
          <w:szCs w:val="20"/>
          <w:lang w:val="en-GB"/>
        </w:rPr>
      </w:pPr>
      <w:r w:rsidRPr="00FF0ACC">
        <w:rPr>
          <w:sz w:val="20"/>
          <w:szCs w:val="20"/>
          <w:lang w:val="en-GB"/>
        </w:rPr>
        <w:t xml:space="preserve">There are </w:t>
      </w:r>
      <w:r w:rsidR="00EC017A" w:rsidRPr="00FF0ACC">
        <w:rPr>
          <w:sz w:val="20"/>
          <w:szCs w:val="20"/>
          <w:lang w:val="en-GB"/>
        </w:rPr>
        <w:t xml:space="preserve">five </w:t>
      </w:r>
      <w:r w:rsidRPr="00FF0ACC">
        <w:rPr>
          <w:sz w:val="20"/>
          <w:szCs w:val="20"/>
          <w:lang w:val="en-GB"/>
        </w:rPr>
        <w:t>types of S-124 datasets</w:t>
      </w:r>
      <w:r w:rsidR="00EC017A" w:rsidRPr="00FF0ACC">
        <w:rPr>
          <w:sz w:val="20"/>
          <w:szCs w:val="20"/>
          <w:lang w:val="en-GB"/>
        </w:rPr>
        <w:t xml:space="preserve">, and </w:t>
      </w:r>
      <w:r w:rsidR="002D2C88" w:rsidRPr="00FF0ACC">
        <w:rPr>
          <w:sz w:val="20"/>
          <w:szCs w:val="20"/>
          <w:lang w:val="en-GB"/>
        </w:rPr>
        <w:t xml:space="preserve">a </w:t>
      </w:r>
      <w:r w:rsidR="00EC017A" w:rsidRPr="00FF0ACC">
        <w:rPr>
          <w:sz w:val="20"/>
          <w:szCs w:val="20"/>
          <w:lang w:val="en-GB"/>
        </w:rPr>
        <w:t xml:space="preserve">dataset </w:t>
      </w:r>
      <w:r w:rsidR="002D2C88" w:rsidRPr="00FF0ACC">
        <w:rPr>
          <w:sz w:val="20"/>
          <w:szCs w:val="20"/>
          <w:lang w:val="en-GB"/>
        </w:rPr>
        <w:t xml:space="preserve">must </w:t>
      </w:r>
      <w:r w:rsidR="00EC017A" w:rsidRPr="00FF0ACC">
        <w:rPr>
          <w:sz w:val="20"/>
          <w:szCs w:val="20"/>
          <w:lang w:val="en-GB"/>
        </w:rPr>
        <w:t>contain only one Navigational Warning</w:t>
      </w:r>
      <w:r w:rsidR="00240A12" w:rsidRPr="00FF0ACC">
        <w:rPr>
          <w:sz w:val="20"/>
          <w:szCs w:val="20"/>
          <w:lang w:val="en-GB"/>
        </w:rPr>
        <w:t xml:space="preserve"> </w:t>
      </w:r>
      <w:r w:rsidR="00EC017A" w:rsidRPr="00FF0ACC">
        <w:rPr>
          <w:sz w:val="20"/>
          <w:szCs w:val="20"/>
          <w:lang w:val="en-GB"/>
        </w:rPr>
        <w:t>or In-force Bulletin.</w:t>
      </w:r>
    </w:p>
    <w:p w14:paraId="538396C7" w14:textId="72D9120F" w:rsidR="00024649" w:rsidRPr="00FF0ACC" w:rsidRDefault="00D33282">
      <w:pPr>
        <w:pStyle w:val="List"/>
        <w:keepNext/>
        <w:keepLines/>
        <w:spacing w:before="120" w:after="120" w:line="240" w:lineRule="auto"/>
        <w:ind w:left="284" w:hanging="284"/>
        <w:jc w:val="center"/>
        <w:rPr>
          <w:b/>
          <w:bCs/>
          <w:sz w:val="18"/>
          <w:szCs w:val="18"/>
          <w:lang w:val="en-GB"/>
        </w:rPr>
        <w:pPrChange w:id="290" w:author="Jeff Wootton" w:date="2025-05-30T08:31:00Z" w16du:dateUtc="2025-05-30T06:31:00Z">
          <w:pPr>
            <w:pStyle w:val="List"/>
            <w:spacing w:before="120" w:after="120" w:line="240" w:lineRule="auto"/>
            <w:ind w:left="284" w:hanging="284"/>
            <w:jc w:val="center"/>
          </w:pPr>
        </w:pPrChange>
      </w:pPr>
      <w:r w:rsidRPr="00FF0ACC">
        <w:rPr>
          <w:b/>
          <w:bCs/>
          <w:sz w:val="18"/>
          <w:szCs w:val="18"/>
          <w:lang w:val="en-GB"/>
        </w:rPr>
        <w:lastRenderedPageBreak/>
        <w:t>Table 8-1 – Dataset types</w:t>
      </w:r>
    </w:p>
    <w:tbl>
      <w:tblPr>
        <w:tblStyle w:val="TableGrid"/>
        <w:tblW w:w="9214" w:type="dxa"/>
        <w:tblLook w:val="04A0" w:firstRow="1" w:lastRow="0" w:firstColumn="1" w:lastColumn="0" w:noHBand="0" w:noVBand="1"/>
      </w:tblPr>
      <w:tblGrid>
        <w:gridCol w:w="3505"/>
        <w:gridCol w:w="5709"/>
      </w:tblGrid>
      <w:tr w:rsidR="00C53951" w:rsidRPr="00FF0ACC" w14:paraId="10EB7959" w14:textId="77777777" w:rsidTr="00FF66CB">
        <w:trPr>
          <w:cantSplit/>
        </w:trPr>
        <w:tc>
          <w:tcPr>
            <w:tcW w:w="3505" w:type="dxa"/>
            <w:shd w:val="clear" w:color="auto" w:fill="D9D9D9" w:themeFill="background1" w:themeFillShade="D9"/>
          </w:tcPr>
          <w:p w14:paraId="204B0B4F" w14:textId="557E55CE" w:rsidR="00C53951" w:rsidRPr="00FF0ACC" w:rsidRDefault="00C53951">
            <w:pPr>
              <w:keepNext/>
              <w:keepLines/>
              <w:spacing w:before="60" w:after="60" w:line="240" w:lineRule="auto"/>
              <w:rPr>
                <w:rStyle w:val="NoteHeadingChar"/>
                <w:rFonts w:eastAsiaTheme="majorEastAsia"/>
                <w:b/>
                <w:bCs/>
                <w:sz w:val="18"/>
                <w:szCs w:val="18"/>
                <w:lang w:val="en-GB"/>
              </w:rPr>
              <w:pPrChange w:id="291" w:author="Jeff Wootton" w:date="2025-05-30T08:31:00Z" w16du:dateUtc="2025-05-30T06:31:00Z">
                <w:pPr>
                  <w:spacing w:before="60" w:after="60" w:line="240" w:lineRule="auto"/>
                </w:pPr>
              </w:pPrChange>
            </w:pPr>
            <w:r w:rsidRPr="00FF0ACC">
              <w:rPr>
                <w:rStyle w:val="NoteHeadingChar"/>
                <w:rFonts w:eastAsiaTheme="majorEastAsia"/>
                <w:b/>
                <w:bCs/>
                <w:sz w:val="18"/>
                <w:szCs w:val="18"/>
                <w:lang w:val="en-GB"/>
              </w:rPr>
              <w:t>Dataset</w:t>
            </w:r>
            <w:r w:rsidR="007252AF" w:rsidRPr="00FF0ACC">
              <w:rPr>
                <w:rStyle w:val="NoteHeadingChar"/>
                <w:rFonts w:eastAsiaTheme="majorEastAsia"/>
                <w:b/>
                <w:bCs/>
                <w:sz w:val="18"/>
                <w:szCs w:val="18"/>
                <w:lang w:val="en-GB"/>
              </w:rPr>
              <w:t xml:space="preserve"> type</w:t>
            </w:r>
          </w:p>
        </w:tc>
        <w:tc>
          <w:tcPr>
            <w:tcW w:w="5709" w:type="dxa"/>
            <w:shd w:val="clear" w:color="auto" w:fill="D9D9D9" w:themeFill="background1" w:themeFillShade="D9"/>
          </w:tcPr>
          <w:p w14:paraId="79FD9935" w14:textId="77777777" w:rsidR="00C53951" w:rsidRPr="00FF0ACC" w:rsidRDefault="00C53951">
            <w:pPr>
              <w:keepNext/>
              <w:keepLines/>
              <w:spacing w:before="60" w:after="60" w:line="240" w:lineRule="auto"/>
              <w:rPr>
                <w:rStyle w:val="NoteHeadingChar"/>
                <w:rFonts w:eastAsiaTheme="majorEastAsia"/>
                <w:b/>
                <w:bCs/>
                <w:sz w:val="18"/>
                <w:szCs w:val="18"/>
                <w:lang w:val="en-GB"/>
              </w:rPr>
              <w:pPrChange w:id="292" w:author="Jeff Wootton" w:date="2025-05-30T08:31:00Z" w16du:dateUtc="2025-05-30T06:31:00Z">
                <w:pPr>
                  <w:spacing w:before="60" w:after="60" w:line="240" w:lineRule="auto"/>
                </w:pPr>
              </w:pPrChange>
            </w:pPr>
            <w:r w:rsidRPr="00FF0ACC">
              <w:rPr>
                <w:rStyle w:val="NoteHeadingChar"/>
                <w:rFonts w:eastAsiaTheme="majorEastAsia"/>
                <w:b/>
                <w:bCs/>
                <w:sz w:val="18"/>
                <w:szCs w:val="18"/>
                <w:lang w:val="en-GB"/>
              </w:rPr>
              <w:t>Explanations</w:t>
            </w:r>
          </w:p>
        </w:tc>
      </w:tr>
      <w:tr w:rsidR="00C53951" w:rsidRPr="00FF0ACC" w14:paraId="39167067" w14:textId="77777777" w:rsidTr="005B7009">
        <w:tc>
          <w:tcPr>
            <w:tcW w:w="3505" w:type="dxa"/>
          </w:tcPr>
          <w:p w14:paraId="349AFECF" w14:textId="569534C1" w:rsidR="00C53951" w:rsidRPr="00FF0ACC" w:rsidRDefault="00C53951" w:rsidP="004612EE">
            <w:pPr>
              <w:spacing w:before="60" w:after="60" w:line="240" w:lineRule="auto"/>
              <w:rPr>
                <w:sz w:val="18"/>
                <w:szCs w:val="18"/>
                <w:lang w:val="en-GB"/>
              </w:rPr>
            </w:pPr>
            <w:r w:rsidRPr="00FF0ACC">
              <w:rPr>
                <w:sz w:val="18"/>
                <w:szCs w:val="18"/>
                <w:lang w:val="en-GB"/>
              </w:rPr>
              <w:t>New dataset</w:t>
            </w:r>
          </w:p>
        </w:tc>
        <w:tc>
          <w:tcPr>
            <w:tcW w:w="5709" w:type="dxa"/>
          </w:tcPr>
          <w:p w14:paraId="420FE6E0" w14:textId="72A80862" w:rsidR="00C64766" w:rsidRPr="00FF0ACC" w:rsidRDefault="00C53951" w:rsidP="004612EE">
            <w:pPr>
              <w:spacing w:before="60" w:after="60" w:line="240" w:lineRule="auto"/>
              <w:rPr>
                <w:sz w:val="18"/>
                <w:szCs w:val="18"/>
                <w:lang w:val="en-GB"/>
              </w:rPr>
            </w:pPr>
            <w:r w:rsidRPr="00FF0ACC">
              <w:rPr>
                <w:sz w:val="18"/>
                <w:szCs w:val="18"/>
                <w:lang w:val="en-GB"/>
              </w:rPr>
              <w:t>Data</w:t>
            </w:r>
            <w:r w:rsidR="00504ED9" w:rsidRPr="00FF0ACC">
              <w:rPr>
                <w:sz w:val="18"/>
                <w:szCs w:val="18"/>
                <w:lang w:val="en-GB"/>
              </w:rPr>
              <w:t>set</w:t>
            </w:r>
            <w:r w:rsidRPr="00FF0ACC">
              <w:rPr>
                <w:sz w:val="18"/>
                <w:szCs w:val="18"/>
                <w:lang w:val="en-GB"/>
              </w:rPr>
              <w:t xml:space="preserve"> </w:t>
            </w:r>
            <w:r w:rsidR="009603E8" w:rsidRPr="00FF0ACC">
              <w:rPr>
                <w:sz w:val="18"/>
                <w:szCs w:val="18"/>
                <w:lang w:val="en-GB"/>
              </w:rPr>
              <w:t xml:space="preserve">with a new warning. </w:t>
            </w:r>
            <w:r w:rsidR="00F4208C" w:rsidRPr="00FF0ACC">
              <w:rPr>
                <w:sz w:val="18"/>
                <w:szCs w:val="18"/>
                <w:lang w:val="en-GB"/>
              </w:rPr>
              <w:t>The</w:t>
            </w:r>
            <w:r w:rsidR="009603E8" w:rsidRPr="00FF0ACC">
              <w:rPr>
                <w:sz w:val="18"/>
                <w:szCs w:val="18"/>
                <w:lang w:val="en-GB"/>
              </w:rPr>
              <w:t xml:space="preserve"> dataset is valid </w:t>
            </w:r>
            <w:r w:rsidR="00837700" w:rsidRPr="00FF0ACC">
              <w:rPr>
                <w:sz w:val="18"/>
                <w:szCs w:val="18"/>
                <w:lang w:val="en-GB"/>
              </w:rPr>
              <w:t>until</w:t>
            </w:r>
            <w:r w:rsidR="009603E8" w:rsidRPr="00FF0ACC">
              <w:rPr>
                <w:sz w:val="18"/>
                <w:szCs w:val="18"/>
                <w:lang w:val="en-GB"/>
              </w:rPr>
              <w:t xml:space="preserve"> a cancellation dataset is issued.</w:t>
            </w:r>
          </w:p>
          <w:p w14:paraId="392E1CDF" w14:textId="3280834D" w:rsidR="00C53951" w:rsidRPr="00FF0ACC" w:rsidRDefault="005B7009" w:rsidP="004612EE">
            <w:pPr>
              <w:spacing w:before="60" w:after="60" w:line="240" w:lineRule="auto"/>
              <w:rPr>
                <w:sz w:val="18"/>
                <w:szCs w:val="18"/>
                <w:lang w:val="en-GB"/>
              </w:rPr>
            </w:pPr>
            <w:r w:rsidRPr="00FF0ACC">
              <w:rPr>
                <w:sz w:val="18"/>
                <w:szCs w:val="18"/>
                <w:lang w:val="en-GB"/>
              </w:rPr>
              <w:t xml:space="preserve">A </w:t>
            </w:r>
            <w:r w:rsidRPr="00FF0ACC">
              <w:rPr>
                <w:i/>
                <w:iCs/>
                <w:sz w:val="18"/>
                <w:szCs w:val="18"/>
                <w:lang w:val="en-GB"/>
              </w:rPr>
              <w:t>new dataset</w:t>
            </w:r>
            <w:r w:rsidRPr="00FF0ACC">
              <w:rPr>
                <w:sz w:val="18"/>
                <w:szCs w:val="18"/>
                <w:lang w:val="en-GB"/>
              </w:rPr>
              <w:t xml:space="preserve"> will include only one </w:t>
            </w:r>
            <w:proofErr w:type="spellStart"/>
            <w:r w:rsidR="00DA697E" w:rsidRPr="00FF0ACC">
              <w:rPr>
                <w:b/>
                <w:bCs/>
                <w:sz w:val="18"/>
                <w:szCs w:val="18"/>
                <w:lang w:val="en-GB"/>
              </w:rPr>
              <w:t>NavwarnPreamble</w:t>
            </w:r>
            <w:proofErr w:type="spellEnd"/>
            <w:r w:rsidRPr="00FF0ACC">
              <w:rPr>
                <w:sz w:val="18"/>
                <w:szCs w:val="18"/>
                <w:lang w:val="en-GB"/>
              </w:rPr>
              <w:t xml:space="preserve"> instance and may include one or more </w:t>
            </w:r>
            <w:r w:rsidRPr="00FF0ACC">
              <w:rPr>
                <w:b/>
                <w:bCs/>
                <w:sz w:val="18"/>
                <w:szCs w:val="18"/>
                <w:lang w:val="en-GB"/>
              </w:rPr>
              <w:t>References</w:t>
            </w:r>
            <w:r w:rsidRPr="00FF0ACC">
              <w:rPr>
                <w:sz w:val="18"/>
                <w:szCs w:val="18"/>
                <w:lang w:val="en-GB"/>
              </w:rPr>
              <w:t xml:space="preserve"> </w:t>
            </w:r>
            <w:r w:rsidR="000465C9" w:rsidRPr="00FF0ACC">
              <w:rPr>
                <w:sz w:val="18"/>
                <w:szCs w:val="18"/>
                <w:lang w:val="en-GB"/>
              </w:rPr>
              <w:t xml:space="preserve">with </w:t>
            </w:r>
            <w:proofErr w:type="spellStart"/>
            <w:r w:rsidR="000465C9" w:rsidRPr="00FF0ACC">
              <w:rPr>
                <w:b/>
                <w:bCs/>
                <w:sz w:val="18"/>
                <w:szCs w:val="18"/>
                <w:lang w:val="en-GB"/>
              </w:rPr>
              <w:t>noMessageOnHand</w:t>
            </w:r>
            <w:proofErr w:type="spellEnd"/>
            <w:r w:rsidR="000465C9" w:rsidRPr="00FF0ACC">
              <w:rPr>
                <w:sz w:val="18"/>
                <w:szCs w:val="18"/>
                <w:lang w:val="en-GB"/>
              </w:rPr>
              <w:t xml:space="preserve"> equal false, </w:t>
            </w:r>
            <w:r w:rsidRPr="00FF0ACC">
              <w:rPr>
                <w:sz w:val="18"/>
                <w:szCs w:val="18"/>
                <w:lang w:val="en-GB"/>
              </w:rPr>
              <w:t xml:space="preserve">and may include one or more </w:t>
            </w:r>
            <w:proofErr w:type="spellStart"/>
            <w:r w:rsidR="00DA697E" w:rsidRPr="00FF0ACC">
              <w:rPr>
                <w:b/>
                <w:bCs/>
                <w:sz w:val="18"/>
                <w:szCs w:val="18"/>
                <w:lang w:val="en-GB"/>
              </w:rPr>
              <w:t>NavwarnPart</w:t>
            </w:r>
            <w:proofErr w:type="spellEnd"/>
            <w:r w:rsidRPr="00FF0ACC">
              <w:rPr>
                <w:sz w:val="18"/>
                <w:szCs w:val="18"/>
                <w:lang w:val="en-GB"/>
              </w:rPr>
              <w:t xml:space="preserve">. If one or more </w:t>
            </w:r>
            <w:proofErr w:type="spellStart"/>
            <w:r w:rsidR="00DA697E" w:rsidRPr="00FF0ACC">
              <w:rPr>
                <w:b/>
                <w:bCs/>
                <w:sz w:val="18"/>
                <w:szCs w:val="18"/>
                <w:lang w:val="en-GB"/>
              </w:rPr>
              <w:t>NavwarnPart</w:t>
            </w:r>
            <w:proofErr w:type="spellEnd"/>
            <w:r w:rsidRPr="00FF0ACC">
              <w:rPr>
                <w:sz w:val="18"/>
                <w:szCs w:val="18"/>
                <w:lang w:val="en-GB"/>
              </w:rPr>
              <w:t xml:space="preserve"> are present, the dataset may include one or more </w:t>
            </w:r>
            <w:proofErr w:type="spellStart"/>
            <w:r w:rsidRPr="00FF0ACC">
              <w:rPr>
                <w:b/>
                <w:bCs/>
                <w:sz w:val="18"/>
                <w:szCs w:val="18"/>
                <w:lang w:val="en-GB"/>
              </w:rPr>
              <w:t>TextPlacement</w:t>
            </w:r>
            <w:proofErr w:type="spellEnd"/>
            <w:r w:rsidRPr="00FF0ACC">
              <w:rPr>
                <w:sz w:val="18"/>
                <w:szCs w:val="18"/>
                <w:lang w:val="en-GB"/>
              </w:rPr>
              <w:t>.</w:t>
            </w:r>
          </w:p>
        </w:tc>
      </w:tr>
      <w:tr w:rsidR="000D3398" w:rsidRPr="00FF0ACC" w14:paraId="1AA8828C" w14:textId="77777777" w:rsidTr="005B7009">
        <w:tc>
          <w:tcPr>
            <w:tcW w:w="3505" w:type="dxa"/>
          </w:tcPr>
          <w:p w14:paraId="06DBB9A3" w14:textId="033C12FE" w:rsidR="000D3398" w:rsidRPr="00FF0ACC" w:rsidRDefault="00F4208C" w:rsidP="004612EE">
            <w:pPr>
              <w:spacing w:before="60" w:after="60" w:line="240" w:lineRule="auto"/>
              <w:rPr>
                <w:sz w:val="18"/>
                <w:szCs w:val="18"/>
                <w:lang w:val="en-GB"/>
              </w:rPr>
            </w:pPr>
            <w:r w:rsidRPr="00FF0ACC">
              <w:rPr>
                <w:sz w:val="18"/>
                <w:szCs w:val="18"/>
                <w:lang w:val="en-GB"/>
              </w:rPr>
              <w:t>New dataset self-cancelling</w:t>
            </w:r>
          </w:p>
        </w:tc>
        <w:tc>
          <w:tcPr>
            <w:tcW w:w="5709" w:type="dxa"/>
          </w:tcPr>
          <w:p w14:paraId="149A4648" w14:textId="30EB2E35" w:rsidR="00C64766" w:rsidRPr="00FF0ACC" w:rsidRDefault="00F4208C" w:rsidP="004612EE">
            <w:pPr>
              <w:keepNext/>
              <w:spacing w:before="60" w:after="60" w:line="240" w:lineRule="auto"/>
              <w:rPr>
                <w:sz w:val="18"/>
                <w:szCs w:val="18"/>
                <w:lang w:val="en-GB"/>
              </w:rPr>
            </w:pPr>
            <w:r w:rsidRPr="00FF0ACC">
              <w:rPr>
                <w:sz w:val="18"/>
                <w:szCs w:val="18"/>
                <w:lang w:val="en-GB"/>
              </w:rPr>
              <w:t>Data</w:t>
            </w:r>
            <w:r w:rsidR="00504ED9" w:rsidRPr="00FF0ACC">
              <w:rPr>
                <w:sz w:val="18"/>
                <w:szCs w:val="18"/>
                <w:lang w:val="en-GB"/>
              </w:rPr>
              <w:t>set</w:t>
            </w:r>
            <w:r w:rsidRPr="00FF0ACC">
              <w:rPr>
                <w:sz w:val="18"/>
                <w:szCs w:val="18"/>
                <w:lang w:val="en-GB"/>
              </w:rPr>
              <w:t xml:space="preserve"> with a new warning that include</w:t>
            </w:r>
            <w:r w:rsidR="00565B77" w:rsidRPr="00FF0ACC">
              <w:rPr>
                <w:sz w:val="18"/>
                <w:szCs w:val="18"/>
                <w:lang w:val="en-GB"/>
              </w:rPr>
              <w:t>s</w:t>
            </w:r>
            <w:r w:rsidRPr="00FF0ACC">
              <w:rPr>
                <w:sz w:val="18"/>
                <w:szCs w:val="18"/>
                <w:lang w:val="en-GB"/>
              </w:rPr>
              <w:t xml:space="preserve"> a cancellation date</w:t>
            </w:r>
            <w:r w:rsidR="00E24B14" w:rsidRPr="00FF0ACC">
              <w:rPr>
                <w:sz w:val="18"/>
                <w:szCs w:val="18"/>
                <w:lang w:val="en-GB"/>
              </w:rPr>
              <w:t>.</w:t>
            </w:r>
          </w:p>
          <w:p w14:paraId="366D5026" w14:textId="0739FFC3" w:rsidR="000D3398" w:rsidRPr="00FF0ACC" w:rsidRDefault="005B7009" w:rsidP="004612EE">
            <w:pPr>
              <w:keepNext/>
              <w:spacing w:before="60" w:after="60" w:line="240" w:lineRule="auto"/>
              <w:rPr>
                <w:sz w:val="18"/>
                <w:szCs w:val="18"/>
                <w:lang w:val="en-GB"/>
              </w:rPr>
            </w:pPr>
            <w:r w:rsidRPr="00FF0ACC">
              <w:rPr>
                <w:sz w:val="18"/>
                <w:szCs w:val="18"/>
                <w:lang w:val="en-GB"/>
              </w:rPr>
              <w:t xml:space="preserve">A </w:t>
            </w:r>
            <w:r w:rsidRPr="00FF0ACC">
              <w:rPr>
                <w:i/>
                <w:iCs/>
                <w:sz w:val="18"/>
                <w:szCs w:val="18"/>
                <w:lang w:val="en-GB"/>
              </w:rPr>
              <w:t xml:space="preserve">new dataset that </w:t>
            </w:r>
            <w:r w:rsidR="005F7580" w:rsidRPr="00FF0ACC">
              <w:rPr>
                <w:i/>
                <w:iCs/>
                <w:sz w:val="18"/>
                <w:szCs w:val="18"/>
                <w:lang w:val="en-GB"/>
              </w:rPr>
              <w:t>self-cancels</w:t>
            </w:r>
            <w:r w:rsidRPr="00FF0ACC">
              <w:rPr>
                <w:sz w:val="18"/>
                <w:szCs w:val="18"/>
                <w:lang w:val="en-GB"/>
              </w:rPr>
              <w:t xml:space="preserve"> has the same content rules as a </w:t>
            </w:r>
            <w:r w:rsidRPr="00FF0ACC">
              <w:rPr>
                <w:i/>
                <w:iCs/>
                <w:sz w:val="18"/>
                <w:szCs w:val="18"/>
                <w:lang w:val="en-GB"/>
              </w:rPr>
              <w:t>new dataset</w:t>
            </w:r>
            <w:r w:rsidRPr="00FF0ACC">
              <w:rPr>
                <w:sz w:val="18"/>
                <w:szCs w:val="18"/>
                <w:lang w:val="en-GB"/>
              </w:rPr>
              <w:t xml:space="preserve">, with the addition of the </w:t>
            </w:r>
            <w:proofErr w:type="spellStart"/>
            <w:r w:rsidR="00DA697E" w:rsidRPr="00FF0ACC">
              <w:rPr>
                <w:b/>
                <w:bCs/>
                <w:sz w:val="18"/>
                <w:szCs w:val="18"/>
                <w:lang w:val="en-GB"/>
              </w:rPr>
              <w:t>NavwarnPreamble</w:t>
            </w:r>
            <w:proofErr w:type="spellEnd"/>
            <w:r w:rsidRPr="00FF0ACC">
              <w:rPr>
                <w:sz w:val="18"/>
                <w:szCs w:val="18"/>
                <w:lang w:val="en-GB"/>
              </w:rPr>
              <w:t xml:space="preserve"> attribute </w:t>
            </w:r>
            <w:proofErr w:type="spellStart"/>
            <w:r w:rsidRPr="00FF0ACC">
              <w:rPr>
                <w:b/>
                <w:bCs/>
                <w:sz w:val="18"/>
                <w:szCs w:val="18"/>
                <w:lang w:val="en-GB"/>
              </w:rPr>
              <w:t>cancellationDate</w:t>
            </w:r>
            <w:proofErr w:type="spellEnd"/>
            <w:r w:rsidRPr="00FF0ACC">
              <w:rPr>
                <w:sz w:val="18"/>
                <w:szCs w:val="18"/>
                <w:lang w:val="en-GB"/>
              </w:rPr>
              <w:t xml:space="preserve"> being populated with a value.</w:t>
            </w:r>
          </w:p>
        </w:tc>
      </w:tr>
      <w:tr w:rsidR="00F4208C" w:rsidRPr="00FF0ACC" w14:paraId="089951CA" w14:textId="77777777" w:rsidTr="005B7009">
        <w:tc>
          <w:tcPr>
            <w:tcW w:w="3505" w:type="dxa"/>
          </w:tcPr>
          <w:p w14:paraId="5823CA7F" w14:textId="6C579FC7" w:rsidR="00F4208C" w:rsidRPr="00FF0ACC" w:rsidRDefault="00F4208C" w:rsidP="004612EE">
            <w:pPr>
              <w:spacing w:before="60" w:after="60" w:line="240" w:lineRule="auto"/>
              <w:rPr>
                <w:sz w:val="18"/>
                <w:szCs w:val="18"/>
                <w:lang w:val="en-GB"/>
              </w:rPr>
            </w:pPr>
            <w:r w:rsidRPr="00FF0ACC">
              <w:rPr>
                <w:sz w:val="18"/>
                <w:szCs w:val="18"/>
                <w:lang w:val="en-GB"/>
              </w:rPr>
              <w:t>New dataset with cancellation</w:t>
            </w:r>
          </w:p>
        </w:tc>
        <w:tc>
          <w:tcPr>
            <w:tcW w:w="5709" w:type="dxa"/>
          </w:tcPr>
          <w:p w14:paraId="736783A7" w14:textId="36A961FC" w:rsidR="00C64766" w:rsidRPr="00FF0ACC" w:rsidRDefault="00504ED9" w:rsidP="004612EE">
            <w:pPr>
              <w:keepNext/>
              <w:spacing w:before="60" w:after="60" w:line="240" w:lineRule="auto"/>
              <w:rPr>
                <w:sz w:val="18"/>
                <w:szCs w:val="18"/>
                <w:lang w:val="en-GB"/>
              </w:rPr>
            </w:pPr>
            <w:r w:rsidRPr="00FF0ACC">
              <w:rPr>
                <w:sz w:val="18"/>
                <w:szCs w:val="18"/>
                <w:lang w:val="en-GB"/>
              </w:rPr>
              <w:t>Dataset u</w:t>
            </w:r>
            <w:r w:rsidR="00F4208C" w:rsidRPr="00FF0ACC">
              <w:rPr>
                <w:sz w:val="18"/>
                <w:szCs w:val="18"/>
                <w:lang w:val="en-GB"/>
              </w:rPr>
              <w:t xml:space="preserve">sed to cancel </w:t>
            </w:r>
            <w:r w:rsidR="007D1EF5" w:rsidRPr="00FF0ACC">
              <w:rPr>
                <w:sz w:val="18"/>
                <w:szCs w:val="18"/>
                <w:lang w:val="en-GB"/>
              </w:rPr>
              <w:t>previous warning</w:t>
            </w:r>
            <w:r w:rsidR="00F4208C" w:rsidRPr="00FF0ACC">
              <w:rPr>
                <w:sz w:val="18"/>
                <w:szCs w:val="18"/>
                <w:lang w:val="en-GB"/>
              </w:rPr>
              <w:t>. May include updated information related to the warning that is being cancelled.</w:t>
            </w:r>
          </w:p>
          <w:p w14:paraId="701C4BEA" w14:textId="2073FEE1" w:rsidR="00F4208C" w:rsidRPr="00FF0ACC" w:rsidRDefault="005B7009" w:rsidP="004612EE">
            <w:pPr>
              <w:keepNext/>
              <w:spacing w:before="60" w:after="60" w:line="240" w:lineRule="auto"/>
              <w:rPr>
                <w:sz w:val="18"/>
                <w:szCs w:val="18"/>
                <w:lang w:val="en-GB"/>
              </w:rPr>
            </w:pPr>
            <w:r w:rsidRPr="00FF0ACC">
              <w:rPr>
                <w:sz w:val="18"/>
                <w:szCs w:val="18"/>
                <w:lang w:val="en-GB"/>
              </w:rPr>
              <w:t xml:space="preserve">A </w:t>
            </w:r>
            <w:r w:rsidRPr="00FF0ACC">
              <w:rPr>
                <w:i/>
                <w:iCs/>
                <w:sz w:val="18"/>
                <w:szCs w:val="18"/>
                <w:lang w:val="en-GB"/>
              </w:rPr>
              <w:t>new dataset with cancellation</w:t>
            </w:r>
            <w:r w:rsidRPr="00FF0ACC">
              <w:rPr>
                <w:sz w:val="18"/>
                <w:szCs w:val="18"/>
                <w:lang w:val="en-GB"/>
              </w:rPr>
              <w:t xml:space="preserve"> has the same content rules as a </w:t>
            </w:r>
            <w:r w:rsidRPr="00FF0ACC">
              <w:rPr>
                <w:i/>
                <w:iCs/>
                <w:sz w:val="18"/>
                <w:szCs w:val="18"/>
                <w:lang w:val="en-GB"/>
              </w:rPr>
              <w:t>new dataset</w:t>
            </w:r>
            <w:r w:rsidRPr="00FF0ACC">
              <w:rPr>
                <w:sz w:val="18"/>
                <w:szCs w:val="18"/>
                <w:lang w:val="en-GB"/>
              </w:rPr>
              <w:t xml:space="preserve">, with the addition of having at least one </w:t>
            </w:r>
            <w:r w:rsidRPr="00FF0ACC">
              <w:rPr>
                <w:b/>
                <w:bCs/>
                <w:sz w:val="18"/>
                <w:szCs w:val="18"/>
                <w:lang w:val="en-GB"/>
              </w:rPr>
              <w:t>References</w:t>
            </w:r>
            <w:r w:rsidRPr="00FF0ACC">
              <w:rPr>
                <w:sz w:val="18"/>
                <w:szCs w:val="18"/>
                <w:lang w:val="en-GB"/>
              </w:rPr>
              <w:t xml:space="preserve"> instance</w:t>
            </w:r>
            <w:r w:rsidR="00D6357E" w:rsidRPr="00FF0ACC">
              <w:rPr>
                <w:sz w:val="18"/>
                <w:szCs w:val="18"/>
                <w:lang w:val="en-GB"/>
              </w:rPr>
              <w:t xml:space="preserve"> with </w:t>
            </w:r>
            <w:proofErr w:type="spellStart"/>
            <w:r w:rsidR="00D6357E" w:rsidRPr="00FF0ACC">
              <w:rPr>
                <w:b/>
                <w:bCs/>
                <w:sz w:val="18"/>
                <w:szCs w:val="18"/>
                <w:lang w:val="en-GB"/>
              </w:rPr>
              <w:t>noMessageOnHand</w:t>
            </w:r>
            <w:proofErr w:type="spellEnd"/>
            <w:r w:rsidR="00D6357E" w:rsidRPr="00FF0ACC">
              <w:rPr>
                <w:sz w:val="18"/>
                <w:szCs w:val="18"/>
                <w:lang w:val="en-GB"/>
              </w:rPr>
              <w:t xml:space="preserve"> equal false, and</w:t>
            </w:r>
            <w:r w:rsidRPr="00FF0ACC">
              <w:rPr>
                <w:sz w:val="18"/>
                <w:szCs w:val="18"/>
                <w:lang w:val="en-GB"/>
              </w:rPr>
              <w:t xml:space="preserve"> with </w:t>
            </w:r>
            <w:proofErr w:type="spellStart"/>
            <w:r w:rsidRPr="00FF0ACC">
              <w:rPr>
                <w:b/>
                <w:bCs/>
                <w:sz w:val="18"/>
                <w:szCs w:val="18"/>
                <w:lang w:val="en-GB"/>
              </w:rPr>
              <w:t>referenceCategory</w:t>
            </w:r>
            <w:proofErr w:type="spellEnd"/>
            <w:r w:rsidRPr="00FF0ACC">
              <w:rPr>
                <w:sz w:val="18"/>
                <w:szCs w:val="18"/>
                <w:lang w:val="en-GB"/>
              </w:rPr>
              <w:t xml:space="preserve"> set to </w:t>
            </w:r>
            <w:r w:rsidRPr="00FF0ACC">
              <w:rPr>
                <w:i/>
                <w:iCs/>
                <w:sz w:val="18"/>
                <w:szCs w:val="18"/>
                <w:lang w:val="en-GB"/>
              </w:rPr>
              <w:t>1 (warning cancellation),</w:t>
            </w:r>
            <w:r w:rsidRPr="00FF0ACC">
              <w:rPr>
                <w:sz w:val="18"/>
                <w:szCs w:val="18"/>
                <w:lang w:val="en-GB"/>
              </w:rPr>
              <w:t xml:space="preserve"> and one or more</w:t>
            </w:r>
            <w:r w:rsidR="00565B77" w:rsidRPr="00FF0ACC">
              <w:rPr>
                <w:sz w:val="18"/>
                <w:szCs w:val="18"/>
                <w:lang w:val="en-GB"/>
              </w:rPr>
              <w:t xml:space="preserve"> instances of</w:t>
            </w:r>
            <w:r w:rsidRPr="00FF0ACC">
              <w:rPr>
                <w:sz w:val="18"/>
                <w:szCs w:val="18"/>
                <w:lang w:val="en-GB"/>
              </w:rPr>
              <w:t xml:space="preserve"> </w:t>
            </w:r>
            <w:proofErr w:type="spellStart"/>
            <w:r w:rsidRPr="00FF0ACC">
              <w:rPr>
                <w:b/>
                <w:bCs/>
                <w:sz w:val="18"/>
                <w:szCs w:val="18"/>
                <w:lang w:val="en-GB"/>
              </w:rPr>
              <w:t>messageSeri</w:t>
            </w:r>
            <w:r w:rsidR="008C0DF7" w:rsidRPr="00FF0ACC">
              <w:rPr>
                <w:b/>
                <w:bCs/>
                <w:sz w:val="18"/>
                <w:szCs w:val="18"/>
                <w:lang w:val="en-GB"/>
              </w:rPr>
              <w:t>esIdentifier</w:t>
            </w:r>
            <w:r w:rsidR="00565B77" w:rsidRPr="00FF0ACC">
              <w:rPr>
                <w:sz w:val="18"/>
                <w:szCs w:val="18"/>
                <w:lang w:val="en-GB"/>
              </w:rPr>
              <w:t>,each</w:t>
            </w:r>
            <w:proofErr w:type="spellEnd"/>
            <w:r w:rsidR="00565B77" w:rsidRPr="00FF0ACC">
              <w:rPr>
                <w:sz w:val="18"/>
                <w:szCs w:val="18"/>
                <w:lang w:val="en-GB"/>
              </w:rPr>
              <w:t xml:space="preserve"> corresponding to a previous NAVWARN to be cancelled</w:t>
            </w:r>
            <w:r w:rsidR="008C0DF7" w:rsidRPr="00FF0ACC">
              <w:rPr>
                <w:sz w:val="18"/>
                <w:szCs w:val="18"/>
                <w:lang w:val="en-GB"/>
              </w:rPr>
              <w:t>.</w:t>
            </w:r>
          </w:p>
        </w:tc>
      </w:tr>
      <w:tr w:rsidR="00F4208C" w:rsidRPr="00FF0ACC" w14:paraId="48AFCE39" w14:textId="77777777" w:rsidTr="005B7009">
        <w:tc>
          <w:tcPr>
            <w:tcW w:w="3505" w:type="dxa"/>
          </w:tcPr>
          <w:p w14:paraId="392FC85B" w14:textId="61071D14" w:rsidR="00F4208C" w:rsidRPr="00FF0ACC" w:rsidRDefault="00F4208C" w:rsidP="004612EE">
            <w:pPr>
              <w:spacing w:before="60" w:after="60" w:line="240" w:lineRule="auto"/>
              <w:rPr>
                <w:sz w:val="18"/>
                <w:szCs w:val="18"/>
                <w:lang w:val="en-GB"/>
              </w:rPr>
            </w:pPr>
            <w:bookmarkStart w:id="293" w:name="_Hlk131753777"/>
            <w:r w:rsidRPr="00FF0ACC">
              <w:rPr>
                <w:sz w:val="18"/>
                <w:szCs w:val="18"/>
                <w:lang w:val="en-GB"/>
              </w:rPr>
              <w:t>New dataset with cancellation self-cancelling</w:t>
            </w:r>
            <w:bookmarkEnd w:id="293"/>
          </w:p>
        </w:tc>
        <w:tc>
          <w:tcPr>
            <w:tcW w:w="5709" w:type="dxa"/>
          </w:tcPr>
          <w:p w14:paraId="7F0DCC38" w14:textId="77075600" w:rsidR="00C64766" w:rsidRPr="00FF0ACC" w:rsidRDefault="00504ED9" w:rsidP="004612EE">
            <w:pPr>
              <w:keepNext/>
              <w:spacing w:before="60" w:after="60" w:line="240" w:lineRule="auto"/>
              <w:rPr>
                <w:sz w:val="18"/>
                <w:szCs w:val="18"/>
                <w:lang w:val="en-GB"/>
              </w:rPr>
            </w:pPr>
            <w:r w:rsidRPr="00FF0ACC">
              <w:rPr>
                <w:sz w:val="18"/>
                <w:szCs w:val="18"/>
                <w:lang w:val="en-GB"/>
              </w:rPr>
              <w:t>Dataset u</w:t>
            </w:r>
            <w:r w:rsidR="007D1EF5" w:rsidRPr="00FF0ACC">
              <w:rPr>
                <w:sz w:val="18"/>
                <w:szCs w:val="18"/>
                <w:lang w:val="en-GB"/>
              </w:rPr>
              <w:t>sed to cancel previous warning. May include updated information related to the warning that is being cancelled. Includes a cancellation date.</w:t>
            </w:r>
          </w:p>
          <w:p w14:paraId="79262D96" w14:textId="571586B3" w:rsidR="00F4208C" w:rsidRPr="00FF0ACC" w:rsidRDefault="008C0DF7" w:rsidP="004612EE">
            <w:pPr>
              <w:keepNext/>
              <w:spacing w:before="60" w:after="60" w:line="240" w:lineRule="auto"/>
              <w:rPr>
                <w:sz w:val="18"/>
                <w:szCs w:val="18"/>
                <w:lang w:val="en-GB"/>
              </w:rPr>
            </w:pPr>
            <w:r w:rsidRPr="00FF0ACC">
              <w:rPr>
                <w:sz w:val="18"/>
                <w:szCs w:val="18"/>
                <w:lang w:val="en-GB"/>
              </w:rPr>
              <w:t xml:space="preserve">A </w:t>
            </w:r>
            <w:r w:rsidRPr="00FF0ACC">
              <w:rPr>
                <w:i/>
                <w:iCs/>
                <w:sz w:val="18"/>
                <w:szCs w:val="18"/>
                <w:lang w:val="en-GB"/>
              </w:rPr>
              <w:t>new dataset with cancellation self-cancelling</w:t>
            </w:r>
            <w:r w:rsidRPr="00FF0ACC">
              <w:rPr>
                <w:sz w:val="18"/>
                <w:szCs w:val="18"/>
                <w:lang w:val="en-GB"/>
              </w:rPr>
              <w:t xml:space="preserve"> has the same content rules as </w:t>
            </w:r>
            <w:r w:rsidRPr="00FF0ACC">
              <w:rPr>
                <w:i/>
                <w:iCs/>
                <w:sz w:val="18"/>
                <w:szCs w:val="18"/>
                <w:lang w:val="en-GB"/>
              </w:rPr>
              <w:t>New dataset with cancellation</w:t>
            </w:r>
            <w:r w:rsidRPr="00FF0ACC">
              <w:rPr>
                <w:sz w:val="18"/>
                <w:szCs w:val="18"/>
                <w:lang w:val="en-GB"/>
              </w:rPr>
              <w:t xml:space="preserve">, with the addition of the </w:t>
            </w:r>
            <w:proofErr w:type="spellStart"/>
            <w:r w:rsidR="00DA697E" w:rsidRPr="00FF0ACC">
              <w:rPr>
                <w:b/>
                <w:bCs/>
                <w:sz w:val="18"/>
                <w:szCs w:val="18"/>
                <w:lang w:val="en-GB"/>
              </w:rPr>
              <w:t>NavwarnPreamble</w:t>
            </w:r>
            <w:proofErr w:type="spellEnd"/>
            <w:r w:rsidRPr="00FF0ACC">
              <w:rPr>
                <w:sz w:val="18"/>
                <w:szCs w:val="18"/>
                <w:lang w:val="en-GB"/>
              </w:rPr>
              <w:t xml:space="preserve"> attribute </w:t>
            </w:r>
            <w:proofErr w:type="spellStart"/>
            <w:r w:rsidRPr="00FF0ACC">
              <w:rPr>
                <w:b/>
                <w:bCs/>
                <w:sz w:val="18"/>
                <w:szCs w:val="18"/>
                <w:lang w:val="en-GB"/>
              </w:rPr>
              <w:t>cancellationDate</w:t>
            </w:r>
            <w:proofErr w:type="spellEnd"/>
            <w:r w:rsidRPr="00FF0ACC">
              <w:rPr>
                <w:sz w:val="18"/>
                <w:szCs w:val="18"/>
                <w:lang w:val="en-GB"/>
              </w:rPr>
              <w:t xml:space="preserve"> being populated with a value.</w:t>
            </w:r>
          </w:p>
        </w:tc>
      </w:tr>
      <w:tr w:rsidR="00F4208C" w:rsidRPr="00FF0ACC" w14:paraId="45E3BE76" w14:textId="77777777" w:rsidTr="005B7009">
        <w:tc>
          <w:tcPr>
            <w:tcW w:w="3505" w:type="dxa"/>
          </w:tcPr>
          <w:p w14:paraId="7CCBED5B" w14:textId="2E87265A" w:rsidR="00F4208C" w:rsidRPr="00FF0ACC" w:rsidRDefault="006A4E0C" w:rsidP="004612EE">
            <w:pPr>
              <w:spacing w:before="60" w:after="60" w:line="240" w:lineRule="auto"/>
              <w:rPr>
                <w:sz w:val="18"/>
                <w:szCs w:val="18"/>
                <w:lang w:val="en-GB"/>
              </w:rPr>
            </w:pPr>
            <w:r w:rsidRPr="00FF0ACC">
              <w:rPr>
                <w:sz w:val="18"/>
                <w:szCs w:val="18"/>
                <w:lang w:val="en-GB"/>
              </w:rPr>
              <w:t>In-</w:t>
            </w:r>
            <w:r w:rsidR="00F4208C" w:rsidRPr="00FF0ACC">
              <w:rPr>
                <w:sz w:val="18"/>
                <w:szCs w:val="18"/>
                <w:lang w:val="en-GB"/>
              </w:rPr>
              <w:t>force</w:t>
            </w:r>
            <w:r w:rsidRPr="00FF0ACC">
              <w:rPr>
                <w:sz w:val="18"/>
                <w:szCs w:val="18"/>
                <w:lang w:val="en-GB"/>
              </w:rPr>
              <w:t xml:space="preserve"> </w:t>
            </w:r>
            <w:r w:rsidR="00F4208C" w:rsidRPr="00FF0ACC">
              <w:rPr>
                <w:sz w:val="18"/>
                <w:szCs w:val="18"/>
                <w:lang w:val="en-GB"/>
              </w:rPr>
              <w:t xml:space="preserve">bulletin </w:t>
            </w:r>
          </w:p>
        </w:tc>
        <w:tc>
          <w:tcPr>
            <w:tcW w:w="5709" w:type="dxa"/>
          </w:tcPr>
          <w:p w14:paraId="3ADEB797" w14:textId="3CDA51F7" w:rsidR="00C64766" w:rsidRPr="00FF0ACC" w:rsidRDefault="00437027" w:rsidP="004612EE">
            <w:pPr>
              <w:keepNext/>
              <w:spacing w:before="60" w:after="60" w:line="240" w:lineRule="auto"/>
              <w:rPr>
                <w:sz w:val="18"/>
                <w:szCs w:val="18"/>
                <w:lang w:val="en-GB"/>
              </w:rPr>
            </w:pPr>
            <w:r w:rsidRPr="00FF0ACC">
              <w:rPr>
                <w:sz w:val="18"/>
                <w:szCs w:val="18"/>
                <w:lang w:val="en-GB"/>
              </w:rPr>
              <w:t>Dataset that reference</w:t>
            </w:r>
            <w:r w:rsidR="005F7580" w:rsidRPr="00FF0ACC">
              <w:rPr>
                <w:sz w:val="18"/>
                <w:szCs w:val="18"/>
                <w:lang w:val="en-GB"/>
              </w:rPr>
              <w:t>s</w:t>
            </w:r>
            <w:r w:rsidRPr="00FF0ACC">
              <w:rPr>
                <w:sz w:val="18"/>
                <w:szCs w:val="18"/>
                <w:lang w:val="en-GB"/>
              </w:rPr>
              <w:t xml:space="preserve"> all in-force navigational warnings, and always cancel</w:t>
            </w:r>
            <w:r w:rsidR="005F7580" w:rsidRPr="00FF0ACC">
              <w:rPr>
                <w:sz w:val="18"/>
                <w:szCs w:val="18"/>
                <w:lang w:val="en-GB"/>
              </w:rPr>
              <w:t>s</w:t>
            </w:r>
            <w:r w:rsidRPr="00FF0ACC">
              <w:rPr>
                <w:sz w:val="18"/>
                <w:szCs w:val="18"/>
                <w:lang w:val="en-GB"/>
              </w:rPr>
              <w:t xml:space="preserve"> the previous in-force bulletin.</w:t>
            </w:r>
          </w:p>
          <w:p w14:paraId="1F31E75B" w14:textId="195E4F0C" w:rsidR="0054398E" w:rsidRPr="00FF0ACC" w:rsidRDefault="008C0DF7" w:rsidP="004612EE">
            <w:pPr>
              <w:keepNext/>
              <w:spacing w:before="60" w:after="60" w:line="240" w:lineRule="auto"/>
              <w:rPr>
                <w:sz w:val="18"/>
                <w:szCs w:val="18"/>
                <w:lang w:val="en-GB"/>
              </w:rPr>
            </w:pPr>
            <w:r w:rsidRPr="00FF0ACC">
              <w:rPr>
                <w:sz w:val="18"/>
                <w:szCs w:val="18"/>
                <w:lang w:val="en-GB"/>
              </w:rPr>
              <w:t xml:space="preserve">An </w:t>
            </w:r>
            <w:r w:rsidRPr="00FF0ACC">
              <w:rPr>
                <w:i/>
                <w:iCs/>
                <w:sz w:val="18"/>
                <w:szCs w:val="18"/>
                <w:lang w:val="en-GB"/>
              </w:rPr>
              <w:t>in-force bulletin</w:t>
            </w:r>
            <w:r w:rsidRPr="00FF0ACC">
              <w:rPr>
                <w:sz w:val="18"/>
                <w:szCs w:val="18"/>
                <w:lang w:val="en-GB"/>
              </w:rPr>
              <w:t xml:space="preserve"> dataset will include only one </w:t>
            </w:r>
            <w:proofErr w:type="spellStart"/>
            <w:r w:rsidR="00DA697E" w:rsidRPr="00FF0ACC">
              <w:rPr>
                <w:b/>
                <w:bCs/>
                <w:sz w:val="18"/>
                <w:szCs w:val="18"/>
                <w:lang w:val="en-GB"/>
              </w:rPr>
              <w:t>NavwarnPreamble</w:t>
            </w:r>
            <w:proofErr w:type="spellEnd"/>
            <w:r w:rsidRPr="00FF0ACC">
              <w:rPr>
                <w:sz w:val="18"/>
                <w:szCs w:val="18"/>
                <w:lang w:val="en-GB"/>
              </w:rPr>
              <w:t xml:space="preserve"> instance and </w:t>
            </w:r>
            <w:r w:rsidR="00D6357E" w:rsidRPr="00FF0ACC">
              <w:rPr>
                <w:sz w:val="18"/>
                <w:szCs w:val="18"/>
                <w:lang w:val="en-GB"/>
              </w:rPr>
              <w:t xml:space="preserve">must </w:t>
            </w:r>
            <w:r w:rsidRPr="00FF0ACC">
              <w:rPr>
                <w:sz w:val="18"/>
                <w:szCs w:val="18"/>
                <w:lang w:val="en-GB"/>
              </w:rPr>
              <w:t xml:space="preserve">include one </w:t>
            </w:r>
            <w:r w:rsidRPr="00FF0ACC">
              <w:rPr>
                <w:b/>
                <w:bCs/>
                <w:sz w:val="18"/>
                <w:szCs w:val="18"/>
                <w:lang w:val="en-GB"/>
              </w:rPr>
              <w:t>References</w:t>
            </w:r>
            <w:r w:rsidR="00D2682E" w:rsidRPr="00FF0ACC">
              <w:rPr>
                <w:sz w:val="18"/>
                <w:szCs w:val="18"/>
                <w:lang w:val="en-GB"/>
              </w:rPr>
              <w:t xml:space="preserve"> instance with </w:t>
            </w:r>
            <w:proofErr w:type="spellStart"/>
            <w:r w:rsidR="00D2682E" w:rsidRPr="00FF0ACC">
              <w:rPr>
                <w:b/>
                <w:bCs/>
                <w:sz w:val="18"/>
                <w:szCs w:val="18"/>
                <w:lang w:val="en-GB"/>
              </w:rPr>
              <w:t>referenceCategory</w:t>
            </w:r>
            <w:proofErr w:type="spellEnd"/>
            <w:r w:rsidR="00D2682E" w:rsidRPr="00FF0ACC">
              <w:rPr>
                <w:sz w:val="18"/>
                <w:szCs w:val="18"/>
                <w:lang w:val="en-GB"/>
              </w:rPr>
              <w:t xml:space="preserve"> set to 3 (in-force)</w:t>
            </w:r>
            <w:r w:rsidR="00D6357E" w:rsidRPr="00FF0ACC">
              <w:rPr>
                <w:sz w:val="18"/>
                <w:szCs w:val="18"/>
                <w:lang w:val="en-GB"/>
              </w:rPr>
              <w:t xml:space="preserve">. If </w:t>
            </w:r>
            <w:proofErr w:type="spellStart"/>
            <w:r w:rsidR="00D6357E" w:rsidRPr="00FF0ACC">
              <w:rPr>
                <w:b/>
                <w:bCs/>
                <w:sz w:val="18"/>
                <w:szCs w:val="18"/>
                <w:lang w:val="en-GB"/>
              </w:rPr>
              <w:t>noMessageOnHand</w:t>
            </w:r>
            <w:proofErr w:type="spellEnd"/>
            <w:r w:rsidR="00D6357E" w:rsidRPr="00FF0ACC">
              <w:rPr>
                <w:sz w:val="18"/>
                <w:szCs w:val="18"/>
                <w:lang w:val="en-GB"/>
              </w:rPr>
              <w:t xml:space="preserve"> equal</w:t>
            </w:r>
            <w:r w:rsidR="005F7580" w:rsidRPr="00FF0ACC">
              <w:rPr>
                <w:sz w:val="18"/>
                <w:szCs w:val="18"/>
                <w:lang w:val="en-GB"/>
              </w:rPr>
              <w:t>s</w:t>
            </w:r>
            <w:r w:rsidR="00D6357E" w:rsidRPr="00FF0ACC">
              <w:rPr>
                <w:sz w:val="18"/>
                <w:szCs w:val="18"/>
                <w:lang w:val="en-GB"/>
              </w:rPr>
              <w:t xml:space="preserve"> true, then no other content is permissible. If </w:t>
            </w:r>
            <w:proofErr w:type="spellStart"/>
            <w:r w:rsidR="00D6357E" w:rsidRPr="00FF0ACC">
              <w:rPr>
                <w:b/>
                <w:bCs/>
                <w:sz w:val="18"/>
                <w:szCs w:val="18"/>
                <w:lang w:val="en-GB"/>
              </w:rPr>
              <w:t>noMessageOnHand</w:t>
            </w:r>
            <w:proofErr w:type="spellEnd"/>
            <w:r w:rsidR="00D6357E" w:rsidRPr="00FF0ACC">
              <w:rPr>
                <w:sz w:val="18"/>
                <w:szCs w:val="18"/>
                <w:lang w:val="en-GB"/>
              </w:rPr>
              <w:t xml:space="preserve"> equal</w:t>
            </w:r>
            <w:r w:rsidR="005F7580" w:rsidRPr="00FF0ACC">
              <w:rPr>
                <w:sz w:val="18"/>
                <w:szCs w:val="18"/>
                <w:lang w:val="en-GB"/>
              </w:rPr>
              <w:t>s</w:t>
            </w:r>
            <w:r w:rsidR="00D6357E" w:rsidRPr="00FF0ACC">
              <w:rPr>
                <w:sz w:val="18"/>
                <w:szCs w:val="18"/>
                <w:lang w:val="en-GB"/>
              </w:rPr>
              <w:t xml:space="preserve"> false then</w:t>
            </w:r>
            <w:r w:rsidRPr="00FF0ACC">
              <w:rPr>
                <w:sz w:val="18"/>
                <w:szCs w:val="18"/>
                <w:lang w:val="en-GB"/>
              </w:rPr>
              <w:t xml:space="preserve"> one or more </w:t>
            </w:r>
            <w:proofErr w:type="spellStart"/>
            <w:r w:rsidRPr="00FF0ACC">
              <w:rPr>
                <w:b/>
                <w:bCs/>
                <w:sz w:val="18"/>
                <w:szCs w:val="18"/>
                <w:lang w:val="en-GB"/>
              </w:rPr>
              <w:t>messageSeriesIdentifier</w:t>
            </w:r>
            <w:proofErr w:type="spellEnd"/>
            <w:r w:rsidRPr="00FF0ACC">
              <w:rPr>
                <w:sz w:val="18"/>
                <w:szCs w:val="18"/>
                <w:lang w:val="en-GB"/>
              </w:rPr>
              <w:t xml:space="preserve"> instance(s)</w:t>
            </w:r>
            <w:r w:rsidR="00D6357E" w:rsidRPr="00FF0ACC">
              <w:rPr>
                <w:sz w:val="18"/>
                <w:szCs w:val="18"/>
                <w:lang w:val="en-GB"/>
              </w:rPr>
              <w:t xml:space="preserve"> must be included</w:t>
            </w:r>
            <w:r w:rsidRPr="00FF0ACC">
              <w:rPr>
                <w:sz w:val="18"/>
                <w:szCs w:val="18"/>
                <w:lang w:val="en-GB"/>
              </w:rPr>
              <w:t>.</w:t>
            </w:r>
            <w:r w:rsidR="00D6357E" w:rsidRPr="00FF0ACC">
              <w:rPr>
                <w:sz w:val="18"/>
                <w:szCs w:val="18"/>
                <w:lang w:val="en-GB"/>
              </w:rPr>
              <w:t xml:space="preserve"> </w:t>
            </w:r>
            <w:r w:rsidR="0054398E" w:rsidRPr="00FF0ACC">
              <w:rPr>
                <w:sz w:val="18"/>
                <w:szCs w:val="18"/>
                <w:lang w:val="en-GB"/>
              </w:rPr>
              <w:br/>
              <w:t xml:space="preserve">Any reference to messages still in force but not being broadcast must be captured in a </w:t>
            </w:r>
            <w:proofErr w:type="spellStart"/>
            <w:r w:rsidR="00DA697E" w:rsidRPr="00FF0ACC">
              <w:rPr>
                <w:b/>
                <w:bCs/>
                <w:sz w:val="18"/>
                <w:szCs w:val="18"/>
                <w:lang w:val="en-GB"/>
              </w:rPr>
              <w:t>NavwarnPart</w:t>
            </w:r>
            <w:proofErr w:type="spellEnd"/>
            <w:r w:rsidR="0054398E" w:rsidRPr="00FF0ACC">
              <w:rPr>
                <w:sz w:val="18"/>
                <w:szCs w:val="18"/>
                <w:lang w:val="en-GB"/>
              </w:rPr>
              <w:t>.</w:t>
            </w:r>
          </w:p>
          <w:p w14:paraId="365DC1E2" w14:textId="520B4903" w:rsidR="00F4208C" w:rsidRPr="00FF0ACC" w:rsidRDefault="00D6357E" w:rsidP="004612EE">
            <w:pPr>
              <w:keepNext/>
              <w:spacing w:before="60" w:after="60" w:line="240" w:lineRule="auto"/>
              <w:rPr>
                <w:sz w:val="18"/>
                <w:szCs w:val="18"/>
                <w:lang w:val="en-GB"/>
              </w:rPr>
            </w:pPr>
            <w:r w:rsidRPr="00FF0ACC">
              <w:rPr>
                <w:sz w:val="18"/>
                <w:szCs w:val="18"/>
                <w:lang w:val="en-GB"/>
              </w:rPr>
              <w:t>The dataset must not contain any</w:t>
            </w:r>
            <w:r w:rsidR="00381021" w:rsidRPr="00FF0ACC">
              <w:rPr>
                <w:sz w:val="18"/>
                <w:szCs w:val="18"/>
                <w:lang w:val="en-GB"/>
              </w:rPr>
              <w:t xml:space="preserve"> </w:t>
            </w:r>
            <w:proofErr w:type="spellStart"/>
            <w:r w:rsidR="00381021" w:rsidRPr="00FF0ACC">
              <w:rPr>
                <w:sz w:val="18"/>
                <w:szCs w:val="18"/>
                <w:lang w:val="en-GB"/>
              </w:rPr>
              <w:t>geomtry</w:t>
            </w:r>
            <w:proofErr w:type="spellEnd"/>
            <w:r w:rsidR="00381021" w:rsidRPr="00FF0ACC">
              <w:rPr>
                <w:sz w:val="18"/>
                <w:szCs w:val="18"/>
                <w:lang w:val="en-GB"/>
              </w:rPr>
              <w:t xml:space="preserve"> nor </w:t>
            </w:r>
            <w:proofErr w:type="spellStart"/>
            <w:r w:rsidR="00DA697E" w:rsidRPr="00FF0ACC">
              <w:rPr>
                <w:sz w:val="18"/>
                <w:szCs w:val="18"/>
                <w:lang w:val="en-GB"/>
              </w:rPr>
              <w:t>NavwarnAreaAffected</w:t>
            </w:r>
            <w:proofErr w:type="spellEnd"/>
            <w:r w:rsidR="00381021" w:rsidRPr="00FF0ACC">
              <w:rPr>
                <w:sz w:val="18"/>
                <w:szCs w:val="18"/>
                <w:lang w:val="en-GB"/>
              </w:rPr>
              <w:t xml:space="preserve"> nor</w:t>
            </w:r>
            <w:r w:rsidRPr="00FF0ACC">
              <w:rPr>
                <w:sz w:val="18"/>
                <w:szCs w:val="18"/>
                <w:lang w:val="en-GB"/>
              </w:rPr>
              <w:t xml:space="preserve"> </w:t>
            </w:r>
            <w:proofErr w:type="spellStart"/>
            <w:r w:rsidRPr="00FF0ACC">
              <w:rPr>
                <w:b/>
                <w:bCs/>
                <w:sz w:val="18"/>
                <w:szCs w:val="18"/>
                <w:lang w:val="en-GB"/>
              </w:rPr>
              <w:t>TextPlacement</w:t>
            </w:r>
            <w:proofErr w:type="spellEnd"/>
            <w:r w:rsidRPr="00FF0ACC">
              <w:rPr>
                <w:sz w:val="18"/>
                <w:szCs w:val="18"/>
                <w:lang w:val="en-GB"/>
              </w:rPr>
              <w:t xml:space="preserve"> instance</w:t>
            </w:r>
            <w:r w:rsidR="005F7580" w:rsidRPr="00FF0ACC">
              <w:rPr>
                <w:sz w:val="18"/>
                <w:szCs w:val="18"/>
                <w:lang w:val="en-GB"/>
              </w:rPr>
              <w:t>s</w:t>
            </w:r>
            <w:r w:rsidRPr="00FF0ACC">
              <w:rPr>
                <w:sz w:val="18"/>
                <w:szCs w:val="18"/>
                <w:lang w:val="en-GB"/>
              </w:rPr>
              <w:t>.</w:t>
            </w:r>
          </w:p>
        </w:tc>
      </w:tr>
    </w:tbl>
    <w:p w14:paraId="4D971E9B" w14:textId="77777777" w:rsidR="00747405" w:rsidRPr="00FF0ACC" w:rsidRDefault="00747405" w:rsidP="00747405">
      <w:pPr>
        <w:rPr>
          <w:lang w:val="en-GB"/>
        </w:rPr>
      </w:pPr>
      <w:bookmarkStart w:id="294" w:name="_Toc482116414"/>
    </w:p>
    <w:p w14:paraId="346652E9" w14:textId="460F21F9" w:rsidR="007F062F" w:rsidRPr="00FF0ACC" w:rsidRDefault="006A4E0C" w:rsidP="00747405">
      <w:pPr>
        <w:pStyle w:val="Heading3"/>
        <w:tabs>
          <w:tab w:val="clear" w:pos="450"/>
          <w:tab w:val="num" w:pos="851"/>
        </w:tabs>
        <w:suppressAutoHyphens w:val="0"/>
        <w:spacing w:after="120" w:line="240" w:lineRule="auto"/>
        <w:ind w:left="851" w:hanging="851"/>
        <w:rPr>
          <w:sz w:val="20"/>
          <w:szCs w:val="20"/>
          <w:lang w:val="en-GB"/>
        </w:rPr>
      </w:pPr>
      <w:bookmarkStart w:id="295" w:name="_Toc182149090"/>
      <w:r w:rsidRPr="00FF0ACC">
        <w:rPr>
          <w:sz w:val="20"/>
          <w:szCs w:val="20"/>
          <w:lang w:val="en-GB"/>
        </w:rPr>
        <w:t>In-</w:t>
      </w:r>
      <w:r w:rsidR="00EA167E" w:rsidRPr="00FF0ACC">
        <w:rPr>
          <w:sz w:val="20"/>
          <w:szCs w:val="20"/>
          <w:lang w:val="en-GB"/>
        </w:rPr>
        <w:t>Force Bulletin</w:t>
      </w:r>
      <w:bookmarkEnd w:id="295"/>
    </w:p>
    <w:p w14:paraId="34F012EE" w14:textId="2108CD41" w:rsidR="00085FE1" w:rsidRPr="00FF0ACC" w:rsidRDefault="00085FE1" w:rsidP="00BC1F77">
      <w:pPr>
        <w:spacing w:after="120" w:line="240" w:lineRule="auto"/>
        <w:jc w:val="both"/>
        <w:rPr>
          <w:sz w:val="20"/>
          <w:szCs w:val="20"/>
          <w:lang w:val="en-GB"/>
        </w:rPr>
      </w:pPr>
      <w:r w:rsidRPr="00FF0ACC">
        <w:rPr>
          <w:sz w:val="20"/>
          <w:szCs w:val="20"/>
          <w:lang w:val="en-GB"/>
        </w:rPr>
        <w:t>All datasets must be considered in-force and valid until a new dataset with cancellation information is issued or where cancellation date is present in a dataset, that date is not passed. Due to the regional nature of navigational warnings services, it is possible that users enter and exit NAVWARN services, or miss broadcasts of NAVWARNs and that such stop and go</w:t>
      </w:r>
      <w:r w:rsidR="00EA167E" w:rsidRPr="00FF0ACC">
        <w:rPr>
          <w:sz w:val="20"/>
          <w:szCs w:val="20"/>
          <w:lang w:val="en-GB"/>
        </w:rPr>
        <w:t xml:space="preserve"> movement of a ship</w:t>
      </w:r>
      <w:r w:rsidRPr="00FF0ACC">
        <w:rPr>
          <w:sz w:val="20"/>
          <w:szCs w:val="20"/>
          <w:lang w:val="en-GB"/>
        </w:rPr>
        <w:t xml:space="preserve"> will cause a user to miss out on cancellation information. To act as a fail safe for the status of information issued in a NAVWARN service, the In-</w:t>
      </w:r>
      <w:r w:rsidR="00EA167E" w:rsidRPr="00FF0ACC">
        <w:rPr>
          <w:sz w:val="20"/>
          <w:szCs w:val="20"/>
          <w:lang w:val="en-GB"/>
        </w:rPr>
        <w:t xml:space="preserve">Force Bulletin </w:t>
      </w:r>
      <w:r w:rsidRPr="00FF0ACC">
        <w:rPr>
          <w:sz w:val="20"/>
          <w:szCs w:val="20"/>
          <w:lang w:val="en-GB"/>
        </w:rPr>
        <w:t>has been created.</w:t>
      </w:r>
    </w:p>
    <w:p w14:paraId="52E1F409" w14:textId="74C27458" w:rsidR="00EA167E" w:rsidRPr="00FF0ACC" w:rsidRDefault="00085FE1" w:rsidP="00BC1F77">
      <w:pPr>
        <w:spacing w:after="120" w:line="240" w:lineRule="auto"/>
        <w:jc w:val="both"/>
        <w:rPr>
          <w:sz w:val="20"/>
          <w:szCs w:val="20"/>
          <w:lang w:val="en-GB"/>
        </w:rPr>
      </w:pPr>
      <w:r w:rsidRPr="00FF0ACC">
        <w:rPr>
          <w:sz w:val="20"/>
          <w:szCs w:val="20"/>
          <w:lang w:val="en-GB"/>
        </w:rPr>
        <w:t>An In-</w:t>
      </w:r>
      <w:r w:rsidR="00EA167E" w:rsidRPr="00FF0ACC">
        <w:rPr>
          <w:sz w:val="20"/>
          <w:szCs w:val="20"/>
          <w:lang w:val="en-GB"/>
        </w:rPr>
        <w:t xml:space="preserve">Force Bulletin </w:t>
      </w:r>
      <w:r w:rsidRPr="00FF0ACC">
        <w:rPr>
          <w:sz w:val="20"/>
          <w:szCs w:val="20"/>
          <w:lang w:val="en-GB"/>
        </w:rPr>
        <w:t>dataset can be issued at regular intervals</w:t>
      </w:r>
      <w:r w:rsidR="00EA167E" w:rsidRPr="00FF0ACC">
        <w:rPr>
          <w:sz w:val="20"/>
          <w:szCs w:val="20"/>
          <w:lang w:val="en-GB"/>
        </w:rPr>
        <w:t>, such as the weekly minimum prescribed by S-53,</w:t>
      </w:r>
      <w:r w:rsidRPr="00FF0ACC">
        <w:rPr>
          <w:sz w:val="20"/>
          <w:szCs w:val="20"/>
          <w:lang w:val="en-GB"/>
        </w:rPr>
        <w:t xml:space="preserve"> to inform users of the active NAVWARNs in a service. For completeness and to support machine readability, the </w:t>
      </w:r>
      <w:r w:rsidR="00EA167E" w:rsidRPr="00FF0ACC">
        <w:rPr>
          <w:sz w:val="20"/>
          <w:szCs w:val="20"/>
          <w:lang w:val="en-GB"/>
        </w:rPr>
        <w:t>In</w:t>
      </w:r>
      <w:r w:rsidRPr="00FF0ACC">
        <w:rPr>
          <w:sz w:val="20"/>
          <w:szCs w:val="20"/>
          <w:lang w:val="en-GB"/>
        </w:rPr>
        <w:t>-</w:t>
      </w:r>
      <w:r w:rsidR="00EA167E" w:rsidRPr="00FF0ACC">
        <w:rPr>
          <w:sz w:val="20"/>
          <w:szCs w:val="20"/>
          <w:lang w:val="en-GB"/>
        </w:rPr>
        <w:t xml:space="preserve">Force Bulletin </w:t>
      </w:r>
      <w:r w:rsidRPr="00FF0ACC">
        <w:rPr>
          <w:sz w:val="20"/>
          <w:szCs w:val="20"/>
          <w:lang w:val="en-GB"/>
        </w:rPr>
        <w:t xml:space="preserve">should include a reference to itself as active. </w:t>
      </w:r>
    </w:p>
    <w:p w14:paraId="6ABF55A7" w14:textId="69B6F9E6" w:rsidR="00085FE1" w:rsidRPr="00FF0ACC" w:rsidRDefault="00085FE1" w:rsidP="00BC1F77">
      <w:pPr>
        <w:spacing w:after="120" w:line="240" w:lineRule="auto"/>
        <w:jc w:val="both"/>
        <w:rPr>
          <w:sz w:val="20"/>
          <w:szCs w:val="20"/>
          <w:lang w:val="en-GB"/>
        </w:rPr>
      </w:pPr>
      <w:r w:rsidRPr="00FF0ACC">
        <w:rPr>
          <w:sz w:val="20"/>
          <w:szCs w:val="20"/>
          <w:lang w:val="en-GB"/>
        </w:rPr>
        <w:lastRenderedPageBreak/>
        <w:t>In-</w:t>
      </w:r>
      <w:r w:rsidR="00EA167E" w:rsidRPr="00FF0ACC">
        <w:rPr>
          <w:sz w:val="20"/>
          <w:szCs w:val="20"/>
          <w:lang w:val="en-GB"/>
        </w:rPr>
        <w:t xml:space="preserve">Force Bulletin </w:t>
      </w:r>
      <w:r w:rsidRPr="00FF0ACC">
        <w:rPr>
          <w:sz w:val="20"/>
          <w:szCs w:val="20"/>
          <w:lang w:val="en-GB"/>
        </w:rPr>
        <w:t xml:space="preserve">datasets </w:t>
      </w:r>
      <w:r w:rsidR="00EA167E" w:rsidRPr="00FF0ACC">
        <w:rPr>
          <w:sz w:val="20"/>
          <w:szCs w:val="20"/>
          <w:lang w:val="en-GB"/>
        </w:rPr>
        <w:t xml:space="preserve">should </w:t>
      </w:r>
      <w:r w:rsidRPr="00FF0ACC">
        <w:rPr>
          <w:sz w:val="20"/>
          <w:szCs w:val="20"/>
          <w:lang w:val="en-GB"/>
        </w:rPr>
        <w:t xml:space="preserve">be accompanied by metadata that contain the </w:t>
      </w:r>
      <w:r w:rsidR="00AF16EA" w:rsidRPr="00FF0ACC">
        <w:rPr>
          <w:sz w:val="20"/>
          <w:szCs w:val="20"/>
          <w:lang w:val="en-GB"/>
        </w:rPr>
        <w:t xml:space="preserve">Dataset Discovery Metadata </w:t>
      </w:r>
      <w:r w:rsidRPr="00FF0ACC">
        <w:rPr>
          <w:sz w:val="20"/>
          <w:szCs w:val="20"/>
          <w:lang w:val="en-GB"/>
        </w:rPr>
        <w:t>(DDM) for the dataset itself</w:t>
      </w:r>
      <w:r w:rsidR="00072C76" w:rsidRPr="00FF0ACC">
        <w:rPr>
          <w:sz w:val="20"/>
          <w:szCs w:val="20"/>
          <w:lang w:val="en-GB"/>
        </w:rPr>
        <w:t xml:space="preserve"> (see</w:t>
      </w:r>
      <w:r w:rsidR="00024649" w:rsidRPr="00FF0ACC">
        <w:rPr>
          <w:sz w:val="20"/>
          <w:szCs w:val="20"/>
          <w:lang w:val="en-GB"/>
        </w:rPr>
        <w:t xml:space="preserve"> Table 8-1)</w:t>
      </w:r>
      <w:r w:rsidR="0046292C" w:rsidRPr="00FF0ACC">
        <w:rPr>
          <w:sz w:val="20"/>
          <w:szCs w:val="20"/>
          <w:lang w:val="en-GB"/>
        </w:rPr>
        <w:t xml:space="preserve"> packaged </w:t>
      </w:r>
      <w:r w:rsidR="004471FB" w:rsidRPr="00FF0ACC">
        <w:rPr>
          <w:sz w:val="20"/>
          <w:szCs w:val="20"/>
          <w:lang w:val="en-GB"/>
        </w:rPr>
        <w:t xml:space="preserve">in </w:t>
      </w:r>
      <w:r w:rsidR="0046292C" w:rsidRPr="00FF0ACC">
        <w:rPr>
          <w:sz w:val="20"/>
          <w:szCs w:val="20"/>
          <w:lang w:val="en-GB"/>
        </w:rPr>
        <w:t>an exchange set</w:t>
      </w:r>
      <w:r w:rsidRPr="00FF0ACC">
        <w:rPr>
          <w:sz w:val="20"/>
          <w:szCs w:val="20"/>
          <w:lang w:val="en-GB"/>
        </w:rPr>
        <w:t>.</w:t>
      </w:r>
      <w:r w:rsidR="00AF16EA" w:rsidRPr="00FF0ACC">
        <w:rPr>
          <w:sz w:val="20"/>
          <w:szCs w:val="20"/>
          <w:lang w:val="en-GB"/>
        </w:rPr>
        <w:t xml:space="preserve"> </w:t>
      </w:r>
      <w:r w:rsidR="009D21C9" w:rsidRPr="00FF0ACC">
        <w:rPr>
          <w:sz w:val="20"/>
          <w:szCs w:val="20"/>
          <w:lang w:val="en-GB"/>
        </w:rPr>
        <w:t xml:space="preserve">The </w:t>
      </w:r>
      <w:r w:rsidR="0046292C" w:rsidRPr="00FF0ACC">
        <w:rPr>
          <w:sz w:val="20"/>
          <w:szCs w:val="20"/>
          <w:lang w:val="en-GB"/>
        </w:rPr>
        <w:t>ECDIS</w:t>
      </w:r>
      <w:r w:rsidR="009D21C9" w:rsidRPr="00FF0ACC">
        <w:rPr>
          <w:sz w:val="20"/>
          <w:szCs w:val="20"/>
          <w:lang w:val="en-GB"/>
        </w:rPr>
        <w:t xml:space="preserve"> </w:t>
      </w:r>
      <w:r w:rsidR="0046292C" w:rsidRPr="00FF0ACC">
        <w:rPr>
          <w:sz w:val="20"/>
          <w:szCs w:val="20"/>
          <w:lang w:val="en-GB"/>
        </w:rPr>
        <w:t>will load the dataset before processing it as the In-Force Bulletin for the series.</w:t>
      </w:r>
    </w:p>
    <w:p w14:paraId="52D58876" w14:textId="7741CD4A" w:rsidR="00352C6F" w:rsidRPr="00FF0ACC" w:rsidRDefault="007F062F" w:rsidP="00BC1F77">
      <w:pPr>
        <w:spacing w:after="120" w:line="240" w:lineRule="auto"/>
        <w:jc w:val="both"/>
        <w:rPr>
          <w:sz w:val="20"/>
          <w:szCs w:val="20"/>
          <w:lang w:val="en-GB"/>
        </w:rPr>
      </w:pPr>
      <w:r w:rsidRPr="00FF0ACC">
        <w:rPr>
          <w:sz w:val="20"/>
          <w:szCs w:val="20"/>
          <w:lang w:val="en-GB"/>
        </w:rPr>
        <w:t xml:space="preserve">The </w:t>
      </w:r>
      <w:r w:rsidR="00FC1063" w:rsidRPr="00FF0ACC">
        <w:rPr>
          <w:sz w:val="20"/>
          <w:szCs w:val="20"/>
          <w:lang w:val="en-GB"/>
        </w:rPr>
        <w:t>in-</w:t>
      </w:r>
      <w:r w:rsidRPr="00FF0ACC">
        <w:rPr>
          <w:sz w:val="20"/>
          <w:szCs w:val="20"/>
          <w:lang w:val="en-GB"/>
        </w:rPr>
        <w:t>force</w:t>
      </w:r>
      <w:r w:rsidR="00FC1063" w:rsidRPr="00FF0ACC">
        <w:rPr>
          <w:sz w:val="20"/>
          <w:szCs w:val="20"/>
          <w:lang w:val="en-GB"/>
        </w:rPr>
        <w:t xml:space="preserve"> </w:t>
      </w:r>
      <w:r w:rsidRPr="00FF0ACC">
        <w:rPr>
          <w:sz w:val="20"/>
          <w:szCs w:val="20"/>
          <w:lang w:val="en-GB"/>
        </w:rPr>
        <w:t xml:space="preserve">bulletin </w:t>
      </w:r>
      <w:r w:rsidR="00075E7D" w:rsidRPr="00FF0ACC">
        <w:rPr>
          <w:sz w:val="20"/>
          <w:szCs w:val="20"/>
          <w:lang w:val="en-GB"/>
        </w:rPr>
        <w:t xml:space="preserve">must </w:t>
      </w:r>
      <w:r w:rsidRPr="00FF0ACC">
        <w:rPr>
          <w:sz w:val="20"/>
          <w:szCs w:val="20"/>
          <w:lang w:val="en-GB"/>
        </w:rPr>
        <w:t xml:space="preserve">not be used </w:t>
      </w:r>
      <w:r w:rsidR="00FC1063" w:rsidRPr="00FF0ACC">
        <w:rPr>
          <w:sz w:val="20"/>
          <w:szCs w:val="20"/>
          <w:lang w:val="en-GB"/>
        </w:rPr>
        <w:t xml:space="preserve">by a producer </w:t>
      </w:r>
      <w:r w:rsidRPr="00FF0ACC">
        <w:rPr>
          <w:sz w:val="20"/>
          <w:szCs w:val="20"/>
          <w:lang w:val="en-GB"/>
        </w:rPr>
        <w:t>to cancel valid datasets</w:t>
      </w:r>
      <w:r w:rsidR="0006285B" w:rsidRPr="00FF0ACC">
        <w:rPr>
          <w:sz w:val="20"/>
          <w:szCs w:val="20"/>
          <w:lang w:val="en-GB"/>
        </w:rPr>
        <w:t>, see</w:t>
      </w:r>
      <w:r w:rsidR="00327B61" w:rsidRPr="00FF0ACC">
        <w:rPr>
          <w:sz w:val="20"/>
          <w:szCs w:val="20"/>
          <w:lang w:val="en-GB"/>
        </w:rPr>
        <w:t xml:space="preserve"> clause</w:t>
      </w:r>
      <w:r w:rsidR="0006285B" w:rsidRPr="00FF0ACC">
        <w:rPr>
          <w:sz w:val="20"/>
          <w:szCs w:val="20"/>
          <w:lang w:val="en-GB"/>
        </w:rPr>
        <w:t xml:space="preserve"> </w:t>
      </w:r>
      <w:r w:rsidR="0006285B" w:rsidRPr="00FF0ACC">
        <w:rPr>
          <w:sz w:val="20"/>
          <w:szCs w:val="20"/>
          <w:lang w:val="en-GB"/>
        </w:rPr>
        <w:fldChar w:fldCharType="begin"/>
      </w:r>
      <w:r w:rsidR="0006285B" w:rsidRPr="00FF0ACC">
        <w:rPr>
          <w:sz w:val="20"/>
          <w:szCs w:val="20"/>
          <w:lang w:val="en-GB"/>
        </w:rPr>
        <w:instrText xml:space="preserve"> REF _Ref513724381 \r \h </w:instrText>
      </w:r>
      <w:r w:rsidR="00457FA4" w:rsidRPr="00FF0ACC">
        <w:rPr>
          <w:sz w:val="20"/>
          <w:szCs w:val="20"/>
          <w:lang w:val="en-GB"/>
        </w:rPr>
        <w:instrText xml:space="preserve"> \* MERGEFORMAT </w:instrText>
      </w:r>
      <w:r w:rsidR="0006285B" w:rsidRPr="00FF0ACC">
        <w:rPr>
          <w:sz w:val="20"/>
          <w:szCs w:val="20"/>
          <w:lang w:val="en-GB"/>
        </w:rPr>
      </w:r>
      <w:r w:rsidR="0006285B" w:rsidRPr="00FF0ACC">
        <w:rPr>
          <w:sz w:val="20"/>
          <w:szCs w:val="20"/>
          <w:lang w:val="en-GB"/>
        </w:rPr>
        <w:fldChar w:fldCharType="separate"/>
      </w:r>
      <w:r w:rsidR="00A17603">
        <w:rPr>
          <w:sz w:val="20"/>
          <w:szCs w:val="20"/>
          <w:lang w:val="en-GB"/>
        </w:rPr>
        <w:t>9.3</w:t>
      </w:r>
      <w:r w:rsidR="0006285B" w:rsidRPr="00FF0ACC">
        <w:rPr>
          <w:sz w:val="20"/>
          <w:szCs w:val="20"/>
          <w:lang w:val="en-GB"/>
        </w:rPr>
        <w:fldChar w:fldCharType="end"/>
      </w:r>
      <w:r w:rsidR="0006285B" w:rsidRPr="00FF0ACC">
        <w:rPr>
          <w:sz w:val="20"/>
          <w:szCs w:val="20"/>
          <w:lang w:val="en-GB"/>
        </w:rPr>
        <w:t>.</w:t>
      </w:r>
    </w:p>
    <w:p w14:paraId="165BA748" w14:textId="552D24F6" w:rsidR="00352C6F" w:rsidRPr="00FF0ACC" w:rsidRDefault="00352C6F" w:rsidP="001271E3">
      <w:pPr>
        <w:pStyle w:val="Heading3"/>
        <w:tabs>
          <w:tab w:val="clear" w:pos="450"/>
          <w:tab w:val="num" w:pos="851"/>
        </w:tabs>
        <w:suppressAutoHyphens w:val="0"/>
        <w:spacing w:after="120" w:line="240" w:lineRule="auto"/>
        <w:ind w:left="851" w:hanging="851"/>
        <w:rPr>
          <w:sz w:val="20"/>
          <w:szCs w:val="20"/>
          <w:lang w:val="en-GB"/>
        </w:rPr>
      </w:pPr>
      <w:bookmarkStart w:id="296" w:name="_Toc182149091"/>
      <w:r w:rsidRPr="00FF0ACC">
        <w:rPr>
          <w:sz w:val="20"/>
          <w:szCs w:val="20"/>
          <w:lang w:val="en-GB"/>
        </w:rPr>
        <w:t>No message on hand</w:t>
      </w:r>
      <w:bookmarkEnd w:id="296"/>
    </w:p>
    <w:p w14:paraId="361703A3" w14:textId="5C7B10AB" w:rsidR="007F062F" w:rsidRPr="00FF0ACC" w:rsidRDefault="000C7759" w:rsidP="003A63A6">
      <w:pPr>
        <w:spacing w:after="120" w:line="240" w:lineRule="auto"/>
        <w:jc w:val="both"/>
        <w:rPr>
          <w:sz w:val="20"/>
          <w:szCs w:val="20"/>
          <w:lang w:val="en-GB"/>
        </w:rPr>
      </w:pPr>
      <w:r w:rsidRPr="00FF0ACC">
        <w:rPr>
          <w:sz w:val="20"/>
          <w:szCs w:val="20"/>
          <w:lang w:val="en-GB"/>
        </w:rPr>
        <w:t xml:space="preserve">When there </w:t>
      </w:r>
      <w:r w:rsidR="00352C6F" w:rsidRPr="00FF0ACC">
        <w:rPr>
          <w:sz w:val="20"/>
          <w:szCs w:val="20"/>
          <w:lang w:val="en-GB"/>
        </w:rPr>
        <w:t xml:space="preserve">are no active </w:t>
      </w:r>
      <w:r w:rsidR="00CD7A45" w:rsidRPr="00FF0ACC">
        <w:rPr>
          <w:sz w:val="20"/>
          <w:szCs w:val="20"/>
          <w:lang w:val="en-GB"/>
        </w:rPr>
        <w:t>warnings</w:t>
      </w:r>
      <w:r w:rsidRPr="00FF0ACC">
        <w:rPr>
          <w:sz w:val="20"/>
          <w:szCs w:val="20"/>
          <w:lang w:val="en-GB"/>
        </w:rPr>
        <w:t xml:space="preserve"> in a series, the </w:t>
      </w:r>
      <w:r w:rsidR="00352C6F" w:rsidRPr="00FF0ACC">
        <w:rPr>
          <w:sz w:val="20"/>
          <w:szCs w:val="20"/>
          <w:lang w:val="en-GB"/>
        </w:rPr>
        <w:t xml:space="preserve">regularly issued </w:t>
      </w:r>
      <w:r w:rsidRPr="00FF0ACC">
        <w:rPr>
          <w:sz w:val="20"/>
          <w:szCs w:val="20"/>
          <w:lang w:val="en-GB"/>
        </w:rPr>
        <w:t>in</w:t>
      </w:r>
      <w:r w:rsidR="00352C6F" w:rsidRPr="00FF0ACC">
        <w:rPr>
          <w:sz w:val="20"/>
          <w:szCs w:val="20"/>
          <w:lang w:val="en-GB"/>
        </w:rPr>
        <w:t>-</w:t>
      </w:r>
      <w:r w:rsidRPr="00FF0ACC">
        <w:rPr>
          <w:sz w:val="20"/>
          <w:szCs w:val="20"/>
          <w:lang w:val="en-GB"/>
        </w:rPr>
        <w:t xml:space="preserve">force bulletin dataset must be encoded with </w:t>
      </w:r>
      <w:r w:rsidR="00352C6F" w:rsidRPr="00FF0ACC">
        <w:rPr>
          <w:sz w:val="20"/>
          <w:szCs w:val="20"/>
          <w:lang w:val="en-GB"/>
        </w:rPr>
        <w:t xml:space="preserve">an </w:t>
      </w:r>
      <w:proofErr w:type="spellStart"/>
      <w:r w:rsidR="00DA697E" w:rsidRPr="00FF0ACC">
        <w:rPr>
          <w:b/>
          <w:bCs/>
          <w:sz w:val="20"/>
          <w:szCs w:val="20"/>
          <w:lang w:val="en-GB"/>
        </w:rPr>
        <w:t>NavwarnPreamble</w:t>
      </w:r>
      <w:proofErr w:type="spellEnd"/>
      <w:r w:rsidR="000465C9" w:rsidRPr="00FF0ACC">
        <w:rPr>
          <w:sz w:val="20"/>
          <w:szCs w:val="20"/>
          <w:lang w:val="en-GB"/>
        </w:rPr>
        <w:t xml:space="preserve"> </w:t>
      </w:r>
      <w:r w:rsidR="00352C6F" w:rsidRPr="00FF0ACC">
        <w:rPr>
          <w:sz w:val="20"/>
          <w:szCs w:val="20"/>
          <w:lang w:val="en-GB"/>
        </w:rPr>
        <w:t xml:space="preserve">associated with only one instance of </w:t>
      </w:r>
      <w:r w:rsidR="00352C6F" w:rsidRPr="00FF0ACC">
        <w:rPr>
          <w:b/>
          <w:bCs/>
          <w:sz w:val="20"/>
          <w:szCs w:val="20"/>
          <w:lang w:val="en-GB"/>
        </w:rPr>
        <w:t>References</w:t>
      </w:r>
      <w:r w:rsidR="00352C6F" w:rsidRPr="00FF0ACC">
        <w:rPr>
          <w:sz w:val="20"/>
          <w:szCs w:val="20"/>
          <w:lang w:val="en-GB"/>
        </w:rPr>
        <w:t xml:space="preserve">. The </w:t>
      </w:r>
      <w:r w:rsidR="00352C6F" w:rsidRPr="00FF0ACC">
        <w:rPr>
          <w:b/>
          <w:bCs/>
          <w:sz w:val="20"/>
          <w:szCs w:val="20"/>
          <w:lang w:val="en-GB"/>
        </w:rPr>
        <w:t>References</w:t>
      </w:r>
      <w:r w:rsidR="00352C6F" w:rsidRPr="00FF0ACC">
        <w:rPr>
          <w:sz w:val="20"/>
          <w:szCs w:val="20"/>
          <w:lang w:val="en-GB"/>
        </w:rPr>
        <w:t xml:space="preserve"> instance </w:t>
      </w:r>
      <w:r w:rsidR="0054398E" w:rsidRPr="00FF0ACC">
        <w:rPr>
          <w:sz w:val="20"/>
          <w:szCs w:val="20"/>
          <w:lang w:val="en-GB"/>
        </w:rPr>
        <w:t xml:space="preserve">must </w:t>
      </w:r>
      <w:r w:rsidR="00352C6F" w:rsidRPr="00FF0ACC">
        <w:rPr>
          <w:sz w:val="20"/>
          <w:szCs w:val="20"/>
          <w:lang w:val="en-GB"/>
        </w:rPr>
        <w:t xml:space="preserve">have </w:t>
      </w:r>
      <w:proofErr w:type="spellStart"/>
      <w:r w:rsidR="00352C6F" w:rsidRPr="00FF0ACC">
        <w:rPr>
          <w:b/>
          <w:bCs/>
          <w:sz w:val="20"/>
          <w:szCs w:val="20"/>
          <w:lang w:val="en-GB"/>
        </w:rPr>
        <w:t>referenceCategory</w:t>
      </w:r>
      <w:proofErr w:type="spellEnd"/>
      <w:r w:rsidR="00352C6F" w:rsidRPr="00FF0ACC">
        <w:rPr>
          <w:sz w:val="20"/>
          <w:szCs w:val="20"/>
          <w:lang w:val="en-GB"/>
        </w:rPr>
        <w:t xml:space="preserve"> set to </w:t>
      </w:r>
      <w:r w:rsidR="00743035" w:rsidRPr="00FF0ACC">
        <w:rPr>
          <w:sz w:val="20"/>
          <w:szCs w:val="20"/>
          <w:lang w:val="en-GB"/>
        </w:rPr>
        <w:t>3 (</w:t>
      </w:r>
      <w:r w:rsidR="00352C6F" w:rsidRPr="00FF0ACC">
        <w:rPr>
          <w:sz w:val="20"/>
          <w:szCs w:val="20"/>
          <w:lang w:val="en-GB"/>
        </w:rPr>
        <w:t>in-force</w:t>
      </w:r>
      <w:r w:rsidR="00743035" w:rsidRPr="00FF0ACC">
        <w:rPr>
          <w:sz w:val="20"/>
          <w:szCs w:val="20"/>
          <w:lang w:val="en-GB"/>
        </w:rPr>
        <w:t>)</w:t>
      </w:r>
      <w:r w:rsidR="00352C6F" w:rsidRPr="00FF0ACC">
        <w:rPr>
          <w:sz w:val="20"/>
          <w:szCs w:val="20"/>
          <w:lang w:val="en-GB"/>
        </w:rPr>
        <w:t xml:space="preserve">, and </w:t>
      </w:r>
      <w:proofErr w:type="spellStart"/>
      <w:r w:rsidR="00352C6F" w:rsidRPr="00FF0ACC">
        <w:rPr>
          <w:b/>
          <w:bCs/>
          <w:sz w:val="20"/>
          <w:szCs w:val="20"/>
          <w:lang w:val="en-GB"/>
        </w:rPr>
        <w:t>noMessageOnHand</w:t>
      </w:r>
      <w:proofErr w:type="spellEnd"/>
      <w:r w:rsidR="00352C6F" w:rsidRPr="00FF0ACC">
        <w:rPr>
          <w:sz w:val="20"/>
          <w:szCs w:val="20"/>
          <w:lang w:val="en-GB"/>
        </w:rPr>
        <w:t xml:space="preserve"> set to true.</w:t>
      </w:r>
    </w:p>
    <w:p w14:paraId="03DF4D33" w14:textId="77777777" w:rsidR="007F062F" w:rsidRPr="00FF0ACC" w:rsidRDefault="007F062F" w:rsidP="003A63A6">
      <w:pPr>
        <w:spacing w:after="120" w:line="240" w:lineRule="auto"/>
        <w:jc w:val="both"/>
        <w:rPr>
          <w:sz w:val="20"/>
          <w:szCs w:val="20"/>
          <w:lang w:val="en-GB"/>
        </w:rPr>
      </w:pPr>
    </w:p>
    <w:p w14:paraId="76B24304" w14:textId="2F3BB87C" w:rsidR="00E366B1" w:rsidRPr="00FF0ACC" w:rsidRDefault="0025005B" w:rsidP="00D33132">
      <w:pPr>
        <w:pStyle w:val="Heading2"/>
        <w:tabs>
          <w:tab w:val="clear" w:pos="0"/>
          <w:tab w:val="num" w:pos="709"/>
        </w:tabs>
        <w:spacing w:before="120" w:after="200" w:line="240" w:lineRule="auto"/>
        <w:ind w:left="709" w:hanging="709"/>
        <w:rPr>
          <w:lang w:val="en-GB"/>
        </w:rPr>
      </w:pPr>
      <w:bookmarkStart w:id="297" w:name="_Toc182149092"/>
      <w:r w:rsidRPr="00FF0ACC">
        <w:rPr>
          <w:lang w:val="en-GB"/>
        </w:rPr>
        <w:t xml:space="preserve">Encoding of </w:t>
      </w:r>
      <w:r w:rsidR="00E91FB3" w:rsidRPr="00FF0ACC">
        <w:rPr>
          <w:lang w:val="en-GB"/>
        </w:rPr>
        <w:t>l</w:t>
      </w:r>
      <w:r w:rsidRPr="00FF0ACC">
        <w:rPr>
          <w:lang w:val="en-GB"/>
        </w:rPr>
        <w:t xml:space="preserve">atitude and </w:t>
      </w:r>
      <w:r w:rsidR="00E91FB3" w:rsidRPr="00FF0ACC">
        <w:rPr>
          <w:lang w:val="en-GB"/>
        </w:rPr>
        <w:t>l</w:t>
      </w:r>
      <w:r w:rsidRPr="00FF0ACC">
        <w:rPr>
          <w:lang w:val="en-GB"/>
        </w:rPr>
        <w:t>ongitude</w:t>
      </w:r>
      <w:bookmarkEnd w:id="294"/>
      <w:bookmarkEnd w:id="297"/>
    </w:p>
    <w:p w14:paraId="399841CC" w14:textId="06F0D12E" w:rsidR="00E366B1" w:rsidRPr="00FF0ACC" w:rsidRDefault="0025005B" w:rsidP="00571AF0">
      <w:pPr>
        <w:spacing w:after="120" w:line="240" w:lineRule="auto"/>
        <w:jc w:val="both"/>
        <w:rPr>
          <w:sz w:val="20"/>
          <w:szCs w:val="20"/>
          <w:lang w:val="en-GB"/>
        </w:rPr>
      </w:pPr>
      <w:r w:rsidRPr="00FF0ACC">
        <w:rPr>
          <w:sz w:val="20"/>
          <w:szCs w:val="20"/>
          <w:lang w:val="en-GB"/>
        </w:rPr>
        <w:t xml:space="preserve">Values of latitude and longitude </w:t>
      </w:r>
      <w:r w:rsidR="004A6904" w:rsidRPr="00FF0ACC">
        <w:rPr>
          <w:sz w:val="20"/>
          <w:szCs w:val="20"/>
          <w:lang w:val="en-GB"/>
        </w:rPr>
        <w:t>can</w:t>
      </w:r>
      <w:r w:rsidRPr="00FF0ACC">
        <w:rPr>
          <w:sz w:val="20"/>
          <w:szCs w:val="20"/>
          <w:lang w:val="en-GB"/>
        </w:rPr>
        <w:t xml:space="preserve"> be accurate </w:t>
      </w:r>
      <w:r w:rsidR="004A6904" w:rsidRPr="00FF0ACC">
        <w:rPr>
          <w:sz w:val="20"/>
          <w:szCs w:val="20"/>
          <w:lang w:val="en-GB"/>
        </w:rPr>
        <w:t xml:space="preserve">up </w:t>
      </w:r>
      <w:r w:rsidRPr="00FF0ACC">
        <w:rPr>
          <w:sz w:val="20"/>
          <w:szCs w:val="20"/>
          <w:lang w:val="en-GB"/>
        </w:rPr>
        <w:t>to 7 decimal places.</w:t>
      </w:r>
      <w:r w:rsidR="004A6904" w:rsidRPr="00FF0ACC">
        <w:rPr>
          <w:sz w:val="20"/>
          <w:szCs w:val="20"/>
          <w:lang w:val="en-GB"/>
        </w:rPr>
        <w:t xml:space="preserve"> Coordinate </w:t>
      </w:r>
      <w:bookmarkStart w:id="298" w:name="__RefHeading__158_807617524"/>
      <w:bookmarkEnd w:id="298"/>
      <w:r w:rsidR="005C632E" w:rsidRPr="00FF0ACC">
        <w:rPr>
          <w:sz w:val="20"/>
          <w:szCs w:val="20"/>
          <w:lang w:val="en-GB"/>
        </w:rPr>
        <w:t>v</w:t>
      </w:r>
      <w:r w:rsidRPr="00FF0ACC">
        <w:rPr>
          <w:sz w:val="20"/>
          <w:szCs w:val="20"/>
          <w:lang w:val="en-GB"/>
        </w:rPr>
        <w:t>alues should be coded as decimal numbers with 7 or fewer digits after the decimal. The normative encoding is in degrees, with an accuracy of 10</w:t>
      </w:r>
      <w:r w:rsidRPr="00FF0ACC">
        <w:rPr>
          <w:sz w:val="20"/>
          <w:szCs w:val="20"/>
          <w:vertAlign w:val="superscript"/>
          <w:lang w:val="en-GB"/>
        </w:rPr>
        <w:t>-7</w:t>
      </w:r>
      <w:r w:rsidRPr="00FF0ACC">
        <w:rPr>
          <w:sz w:val="20"/>
          <w:szCs w:val="20"/>
          <w:lang w:val="en-GB"/>
        </w:rPr>
        <w:t xml:space="preserve"> degrees</w:t>
      </w:r>
      <w:r w:rsidR="000D0F16" w:rsidRPr="00FF0ACC">
        <w:rPr>
          <w:sz w:val="20"/>
          <w:szCs w:val="20"/>
          <w:lang w:val="en-GB"/>
        </w:rPr>
        <w:t>; that is,</w:t>
      </w:r>
      <w:r w:rsidRPr="00FF0ACC">
        <w:rPr>
          <w:sz w:val="20"/>
          <w:szCs w:val="20"/>
          <w:lang w:val="en-GB"/>
        </w:rPr>
        <w:t xml:space="preserve"> </w:t>
      </w:r>
      <w:r w:rsidR="00771CB9" w:rsidRPr="00FF0ACC">
        <w:rPr>
          <w:sz w:val="20"/>
          <w:szCs w:val="20"/>
          <w:lang w:val="en-GB"/>
        </w:rPr>
        <w:t xml:space="preserve">up to </w:t>
      </w:r>
      <w:r w:rsidRPr="00FF0ACC">
        <w:rPr>
          <w:sz w:val="20"/>
          <w:szCs w:val="20"/>
          <w:lang w:val="en-GB"/>
        </w:rPr>
        <w:t>7 digits after the decimal point.</w:t>
      </w:r>
    </w:p>
    <w:p w14:paraId="4A130522" w14:textId="77777777" w:rsidR="009E60BA" w:rsidRPr="00FF0ACC" w:rsidRDefault="009E60BA" w:rsidP="00571AF0">
      <w:pPr>
        <w:spacing w:after="120" w:line="240" w:lineRule="auto"/>
        <w:jc w:val="both"/>
        <w:rPr>
          <w:sz w:val="20"/>
          <w:szCs w:val="20"/>
          <w:lang w:val="en-GB"/>
        </w:rPr>
      </w:pPr>
    </w:p>
    <w:p w14:paraId="7DA9D77E" w14:textId="147181CE" w:rsidR="00E366B1" w:rsidRPr="00FF0ACC" w:rsidRDefault="0025005B" w:rsidP="00EF0A91">
      <w:pPr>
        <w:pStyle w:val="Heading2"/>
        <w:tabs>
          <w:tab w:val="clear" w:pos="0"/>
          <w:tab w:val="num" w:pos="709"/>
        </w:tabs>
        <w:spacing w:before="120" w:after="200"/>
        <w:ind w:left="709" w:hanging="709"/>
        <w:rPr>
          <w:lang w:val="en-GB"/>
        </w:rPr>
      </w:pPr>
      <w:bookmarkStart w:id="299" w:name="__RefHeading__2970_1382180727"/>
      <w:bookmarkStart w:id="300" w:name="__RefHeading__160_807617524"/>
      <w:bookmarkStart w:id="301" w:name="_Toc482116416"/>
      <w:bookmarkStart w:id="302" w:name="_Toc182149093"/>
      <w:bookmarkEnd w:id="299"/>
      <w:bookmarkEnd w:id="300"/>
      <w:r w:rsidRPr="00FF0ACC">
        <w:rPr>
          <w:lang w:val="en-GB"/>
        </w:rPr>
        <w:t xml:space="preserve">Numeric </w:t>
      </w:r>
      <w:r w:rsidR="00E91FB3" w:rsidRPr="00FF0ACC">
        <w:rPr>
          <w:lang w:val="en-GB"/>
        </w:rPr>
        <w:t>a</w:t>
      </w:r>
      <w:r w:rsidRPr="00FF0ACC">
        <w:rPr>
          <w:lang w:val="en-GB"/>
        </w:rPr>
        <w:t xml:space="preserve">ttribute </w:t>
      </w:r>
      <w:r w:rsidR="00E91FB3" w:rsidRPr="00FF0ACC">
        <w:rPr>
          <w:lang w:val="en-GB"/>
        </w:rPr>
        <w:t>e</w:t>
      </w:r>
      <w:r w:rsidRPr="00FF0ACC">
        <w:rPr>
          <w:lang w:val="en-GB"/>
        </w:rPr>
        <w:t>ncoding</w:t>
      </w:r>
      <w:bookmarkEnd w:id="301"/>
      <w:bookmarkEnd w:id="302"/>
    </w:p>
    <w:p w14:paraId="2860F94C" w14:textId="77777777" w:rsidR="004A6904" w:rsidRPr="00FF0ACC" w:rsidRDefault="004A6904" w:rsidP="00A66C4D">
      <w:pPr>
        <w:spacing w:after="120" w:line="240" w:lineRule="auto"/>
        <w:jc w:val="both"/>
        <w:rPr>
          <w:sz w:val="20"/>
          <w:szCs w:val="20"/>
          <w:lang w:val="en-GB"/>
        </w:rPr>
      </w:pPr>
      <w:r w:rsidRPr="00FF0ACC">
        <w:rPr>
          <w:sz w:val="20"/>
          <w:szCs w:val="20"/>
          <w:lang w:val="en-GB"/>
        </w:rPr>
        <w:t>Integer attribute values must not contain leading zeros.</w:t>
      </w:r>
    </w:p>
    <w:p w14:paraId="2B48A6FC" w14:textId="77777777" w:rsidR="004A6904" w:rsidRPr="00FF0ACC" w:rsidRDefault="004A6904" w:rsidP="00A66C4D">
      <w:pPr>
        <w:spacing w:after="120" w:line="240" w:lineRule="auto"/>
        <w:jc w:val="both"/>
        <w:rPr>
          <w:sz w:val="20"/>
          <w:szCs w:val="20"/>
          <w:lang w:val="en-GB"/>
        </w:rPr>
      </w:pPr>
      <w:r w:rsidRPr="00FF0ACC">
        <w:rPr>
          <w:sz w:val="20"/>
          <w:szCs w:val="20"/>
          <w:lang w:val="en-GB"/>
        </w:rPr>
        <w:t>Floating point attributes must not contain leading zeros. Values in the interval (-1, 1) may use a single zero before the decimal point.</w:t>
      </w:r>
    </w:p>
    <w:p w14:paraId="183C11C7" w14:textId="6DBDB45C" w:rsidR="009E60BA" w:rsidRPr="00FF0ACC" w:rsidRDefault="004A6904" w:rsidP="00A66C4D">
      <w:pPr>
        <w:spacing w:after="120" w:line="240" w:lineRule="auto"/>
        <w:jc w:val="both"/>
        <w:rPr>
          <w:sz w:val="20"/>
          <w:szCs w:val="20"/>
          <w:lang w:val="en-GB"/>
        </w:rPr>
      </w:pPr>
      <w:r w:rsidRPr="00FF0ACC">
        <w:rPr>
          <w:sz w:val="20"/>
          <w:szCs w:val="20"/>
          <w:lang w:val="en-GB"/>
        </w:rPr>
        <w:t xml:space="preserve">Floating point attribute values must not contain non-significant trailing zeros exceeding the attribute’s precision as specified in the </w:t>
      </w:r>
      <w:r w:rsidR="00E91FB3" w:rsidRPr="00FF0ACC">
        <w:rPr>
          <w:sz w:val="20"/>
          <w:szCs w:val="20"/>
          <w:lang w:val="en-GB"/>
        </w:rPr>
        <w:t>F</w:t>
      </w:r>
      <w:r w:rsidRPr="00FF0ACC">
        <w:rPr>
          <w:sz w:val="20"/>
          <w:szCs w:val="20"/>
          <w:lang w:val="en-GB"/>
        </w:rPr>
        <w:t xml:space="preserve">eature </w:t>
      </w:r>
      <w:r w:rsidR="00E91FB3" w:rsidRPr="00FF0ACC">
        <w:rPr>
          <w:sz w:val="20"/>
          <w:szCs w:val="20"/>
          <w:lang w:val="en-GB"/>
        </w:rPr>
        <w:t>C</w:t>
      </w:r>
      <w:r w:rsidRPr="00FF0ACC">
        <w:rPr>
          <w:sz w:val="20"/>
          <w:szCs w:val="20"/>
          <w:lang w:val="en-GB"/>
        </w:rPr>
        <w:t>atalogue.</w:t>
      </w:r>
    </w:p>
    <w:p w14:paraId="7A2FA0D2" w14:textId="77777777" w:rsidR="004A6904" w:rsidRPr="00FF0ACC" w:rsidRDefault="004A6904" w:rsidP="00A66C4D">
      <w:pPr>
        <w:spacing w:after="120" w:line="240" w:lineRule="auto"/>
        <w:jc w:val="both"/>
        <w:rPr>
          <w:sz w:val="20"/>
          <w:szCs w:val="20"/>
          <w:lang w:val="en-GB"/>
        </w:rPr>
      </w:pPr>
    </w:p>
    <w:p w14:paraId="26A6C6FD" w14:textId="5ED868DC" w:rsidR="00E366B1" w:rsidRPr="00FF0ACC" w:rsidRDefault="0025005B" w:rsidP="00AF5EAD">
      <w:pPr>
        <w:pStyle w:val="Heading2"/>
        <w:tabs>
          <w:tab w:val="clear" w:pos="0"/>
          <w:tab w:val="num" w:pos="709"/>
        </w:tabs>
        <w:spacing w:before="120" w:after="200" w:line="240" w:lineRule="auto"/>
        <w:ind w:left="709" w:hanging="709"/>
        <w:rPr>
          <w:lang w:val="en-GB"/>
        </w:rPr>
      </w:pPr>
      <w:bookmarkStart w:id="303" w:name="__RefHeading__2972_1382180727"/>
      <w:bookmarkStart w:id="304" w:name="__RefHeading__162_807617524"/>
      <w:bookmarkStart w:id="305" w:name="_Toc482116417"/>
      <w:bookmarkStart w:id="306" w:name="_Toc182149094"/>
      <w:bookmarkEnd w:id="303"/>
      <w:bookmarkEnd w:id="304"/>
      <w:r w:rsidRPr="00FF0ACC">
        <w:rPr>
          <w:lang w:val="en-GB"/>
        </w:rPr>
        <w:t xml:space="preserve">Text </w:t>
      </w:r>
      <w:r w:rsidR="00633296" w:rsidRPr="00FF0ACC">
        <w:rPr>
          <w:lang w:val="en-GB"/>
        </w:rPr>
        <w:t>a</w:t>
      </w:r>
      <w:r w:rsidRPr="00FF0ACC">
        <w:rPr>
          <w:lang w:val="en-GB"/>
        </w:rPr>
        <w:t xml:space="preserve">ttribute </w:t>
      </w:r>
      <w:r w:rsidR="00633296" w:rsidRPr="00FF0ACC">
        <w:rPr>
          <w:lang w:val="en-GB"/>
        </w:rPr>
        <w:t>v</w:t>
      </w:r>
      <w:r w:rsidRPr="00FF0ACC">
        <w:rPr>
          <w:lang w:val="en-GB"/>
        </w:rPr>
        <w:t>alues</w:t>
      </w:r>
      <w:bookmarkEnd w:id="305"/>
      <w:bookmarkEnd w:id="306"/>
    </w:p>
    <w:p w14:paraId="672C98DF" w14:textId="5AD6DF09" w:rsidR="00E366B1" w:rsidRPr="00FF0ACC" w:rsidRDefault="0025005B" w:rsidP="00AF5EAD">
      <w:pPr>
        <w:spacing w:after="120" w:line="240" w:lineRule="auto"/>
        <w:jc w:val="both"/>
        <w:rPr>
          <w:sz w:val="20"/>
          <w:szCs w:val="20"/>
          <w:lang w:val="en-GB"/>
        </w:rPr>
      </w:pPr>
      <w:r w:rsidRPr="00FF0ACC">
        <w:rPr>
          <w:sz w:val="20"/>
          <w:szCs w:val="20"/>
          <w:lang w:val="en-GB"/>
        </w:rPr>
        <w:t xml:space="preserve">Character strings must be encoded using the character set defined in ISO 10646-1, in Unicode Transformation Format-8 (UTF-8). </w:t>
      </w:r>
    </w:p>
    <w:p w14:paraId="00373583" w14:textId="77777777" w:rsidR="009E60BA" w:rsidRPr="00FF0ACC" w:rsidRDefault="009E60BA" w:rsidP="00AF5EAD">
      <w:pPr>
        <w:spacing w:after="120" w:line="240" w:lineRule="auto"/>
        <w:jc w:val="both"/>
        <w:rPr>
          <w:sz w:val="20"/>
          <w:szCs w:val="20"/>
          <w:lang w:val="en-GB"/>
        </w:rPr>
      </w:pPr>
    </w:p>
    <w:p w14:paraId="34F18F5C" w14:textId="77777777" w:rsidR="00E366B1" w:rsidRPr="00FF0ACC" w:rsidRDefault="0025005B" w:rsidP="00F769CE">
      <w:pPr>
        <w:pStyle w:val="Heading2"/>
        <w:tabs>
          <w:tab w:val="clear" w:pos="0"/>
          <w:tab w:val="num" w:pos="709"/>
        </w:tabs>
        <w:spacing w:before="120" w:after="200" w:line="240" w:lineRule="auto"/>
        <w:ind w:left="709" w:hanging="709"/>
        <w:rPr>
          <w:lang w:val="en-GB"/>
        </w:rPr>
      </w:pPr>
      <w:bookmarkStart w:id="307" w:name="__RefHeading__2974_1382180727"/>
      <w:bookmarkStart w:id="308" w:name="__RefHeading__164_807617524"/>
      <w:bookmarkStart w:id="309" w:name="_Toc482116418"/>
      <w:bookmarkStart w:id="310" w:name="_Toc182149095"/>
      <w:bookmarkEnd w:id="307"/>
      <w:bookmarkEnd w:id="308"/>
      <w:r w:rsidRPr="00FF0ACC">
        <w:rPr>
          <w:lang w:val="en-GB"/>
        </w:rPr>
        <w:t>Mandatory Attribute Values</w:t>
      </w:r>
      <w:bookmarkEnd w:id="309"/>
      <w:bookmarkEnd w:id="310"/>
      <w:r w:rsidRPr="00FF0ACC">
        <w:rPr>
          <w:lang w:val="en-GB"/>
        </w:rPr>
        <w:t xml:space="preserve"> </w:t>
      </w:r>
    </w:p>
    <w:p w14:paraId="321588ED" w14:textId="77777777" w:rsidR="00E366B1" w:rsidRPr="00FF0ACC" w:rsidRDefault="0025005B" w:rsidP="004C2DB1">
      <w:pPr>
        <w:spacing w:after="60" w:line="240" w:lineRule="auto"/>
        <w:jc w:val="both"/>
        <w:rPr>
          <w:sz w:val="20"/>
          <w:szCs w:val="20"/>
          <w:lang w:val="en-GB"/>
        </w:rPr>
      </w:pPr>
      <w:r w:rsidRPr="00FF0ACC">
        <w:rPr>
          <w:sz w:val="20"/>
          <w:szCs w:val="20"/>
          <w:lang w:val="en-GB"/>
        </w:rPr>
        <w:t>There are four reasons why attribute values may be considered mandatory:</w:t>
      </w:r>
    </w:p>
    <w:p w14:paraId="7F32B107" w14:textId="1BB104CB" w:rsidR="00E366B1" w:rsidRPr="00FF0ACC" w:rsidRDefault="0025005B" w:rsidP="004C2DB1">
      <w:pPr>
        <w:pStyle w:val="BalloonText"/>
        <w:numPr>
          <w:ilvl w:val="0"/>
          <w:numId w:val="3"/>
        </w:numPr>
        <w:spacing w:after="60" w:line="240" w:lineRule="auto"/>
        <w:jc w:val="both"/>
        <w:rPr>
          <w:rFonts w:ascii="Arial" w:hAnsi="Arial" w:cs="Arial"/>
          <w:sz w:val="20"/>
          <w:szCs w:val="20"/>
          <w:lang w:val="en-GB"/>
        </w:rPr>
      </w:pPr>
      <w:r w:rsidRPr="00FF0ACC">
        <w:rPr>
          <w:rFonts w:ascii="Arial" w:hAnsi="Arial" w:cs="Arial"/>
          <w:sz w:val="20"/>
          <w:szCs w:val="20"/>
          <w:lang w:val="en-GB"/>
        </w:rPr>
        <w:t xml:space="preserve">They determine whether a feature is </w:t>
      </w:r>
      <w:r w:rsidR="00D54502" w:rsidRPr="00FF0ACC">
        <w:rPr>
          <w:rFonts w:ascii="Arial" w:hAnsi="Arial" w:cs="Arial"/>
          <w:sz w:val="20"/>
          <w:szCs w:val="20"/>
          <w:lang w:val="en-GB"/>
        </w:rPr>
        <w:t>to be displayed</w:t>
      </w:r>
      <w:r w:rsidRPr="00FF0ACC">
        <w:rPr>
          <w:rFonts w:ascii="Arial" w:hAnsi="Arial" w:cs="Arial"/>
          <w:sz w:val="20"/>
          <w:szCs w:val="20"/>
          <w:lang w:val="en-GB"/>
        </w:rPr>
        <w:t>,</w:t>
      </w:r>
    </w:p>
    <w:p w14:paraId="56BE5DF1" w14:textId="77777777" w:rsidR="00E366B1" w:rsidRPr="00FF0ACC" w:rsidRDefault="0025005B" w:rsidP="004C2DB1">
      <w:pPr>
        <w:pStyle w:val="BalloonText"/>
        <w:numPr>
          <w:ilvl w:val="0"/>
          <w:numId w:val="3"/>
        </w:numPr>
        <w:spacing w:after="60" w:line="240" w:lineRule="auto"/>
        <w:jc w:val="both"/>
        <w:rPr>
          <w:rFonts w:ascii="Arial" w:hAnsi="Arial" w:cs="Arial"/>
          <w:sz w:val="20"/>
          <w:szCs w:val="20"/>
          <w:lang w:val="en-GB"/>
        </w:rPr>
      </w:pPr>
      <w:r w:rsidRPr="00FF0ACC">
        <w:rPr>
          <w:rFonts w:ascii="Arial" w:hAnsi="Arial" w:cs="Arial"/>
          <w:sz w:val="20"/>
          <w:szCs w:val="20"/>
          <w:lang w:val="en-GB"/>
        </w:rPr>
        <w:t>Certain features make no logical sense without specific attributes,</w:t>
      </w:r>
    </w:p>
    <w:p w14:paraId="6026BEE4" w14:textId="77777777" w:rsidR="00E366B1" w:rsidRPr="00FF0ACC" w:rsidRDefault="0025005B" w:rsidP="004C2DB1">
      <w:pPr>
        <w:pStyle w:val="BalloonText"/>
        <w:numPr>
          <w:ilvl w:val="0"/>
          <w:numId w:val="3"/>
        </w:numPr>
        <w:spacing w:after="60" w:line="240" w:lineRule="auto"/>
        <w:jc w:val="both"/>
        <w:rPr>
          <w:rFonts w:ascii="Arial" w:hAnsi="Arial" w:cs="Arial"/>
          <w:sz w:val="20"/>
          <w:szCs w:val="20"/>
          <w:lang w:val="en-GB"/>
        </w:rPr>
      </w:pPr>
      <w:r w:rsidRPr="00FF0ACC">
        <w:rPr>
          <w:rFonts w:ascii="Arial" w:hAnsi="Arial" w:cs="Arial"/>
          <w:sz w:val="20"/>
          <w:szCs w:val="20"/>
          <w:lang w:val="en-GB"/>
        </w:rPr>
        <w:t>Some attributes are necessary to determine which symbol is to be displayed,</w:t>
      </w:r>
    </w:p>
    <w:p w14:paraId="49761096" w14:textId="77777777" w:rsidR="00E366B1" w:rsidRPr="00FF0ACC" w:rsidRDefault="0025005B" w:rsidP="004C2DB1">
      <w:pPr>
        <w:pStyle w:val="BalloonText"/>
        <w:numPr>
          <w:ilvl w:val="0"/>
          <w:numId w:val="3"/>
        </w:numPr>
        <w:spacing w:after="120" w:line="240" w:lineRule="auto"/>
        <w:jc w:val="both"/>
        <w:rPr>
          <w:rFonts w:ascii="Arial" w:hAnsi="Arial" w:cs="Arial"/>
          <w:sz w:val="20"/>
          <w:szCs w:val="20"/>
          <w:lang w:val="en-GB"/>
        </w:rPr>
      </w:pPr>
      <w:r w:rsidRPr="00FF0ACC">
        <w:rPr>
          <w:rFonts w:ascii="Arial" w:hAnsi="Arial" w:cs="Arial"/>
          <w:sz w:val="20"/>
          <w:szCs w:val="20"/>
          <w:lang w:val="en-GB"/>
        </w:rPr>
        <w:t>Some attributes are required for safety of navigation.</w:t>
      </w:r>
    </w:p>
    <w:p w14:paraId="51672993" w14:textId="5BB81416" w:rsidR="00E366B1" w:rsidRPr="00FF0ACC" w:rsidRDefault="0025005B" w:rsidP="004C2DB1">
      <w:pPr>
        <w:spacing w:after="120" w:line="240" w:lineRule="auto"/>
        <w:jc w:val="both"/>
        <w:rPr>
          <w:sz w:val="20"/>
          <w:szCs w:val="20"/>
          <w:lang w:val="en-GB"/>
        </w:rPr>
      </w:pPr>
      <w:r w:rsidRPr="00FF0ACC">
        <w:rPr>
          <w:sz w:val="20"/>
          <w:szCs w:val="20"/>
          <w:lang w:val="en-GB"/>
        </w:rPr>
        <w:t xml:space="preserve">All mandatory attributes are identified in the Feature Catalogue and summarised in </w:t>
      </w:r>
      <w:r w:rsidR="00B4748B" w:rsidRPr="00FF0ACC">
        <w:rPr>
          <w:sz w:val="20"/>
          <w:szCs w:val="20"/>
          <w:lang w:val="en-GB"/>
        </w:rPr>
        <w:t xml:space="preserve">Appendix </w:t>
      </w:r>
      <w:r w:rsidRPr="00FF0ACC">
        <w:rPr>
          <w:sz w:val="20"/>
          <w:szCs w:val="20"/>
          <w:lang w:val="en-GB"/>
        </w:rPr>
        <w:t>A – Data Classification and Encoding Guide.</w:t>
      </w:r>
    </w:p>
    <w:p w14:paraId="6FBED4F6" w14:textId="77777777" w:rsidR="009E60BA" w:rsidRPr="00FF0ACC" w:rsidRDefault="009E60BA" w:rsidP="004C2DB1">
      <w:pPr>
        <w:spacing w:after="120" w:line="240" w:lineRule="auto"/>
        <w:jc w:val="both"/>
        <w:rPr>
          <w:sz w:val="20"/>
          <w:szCs w:val="20"/>
          <w:lang w:val="en-GB"/>
        </w:rPr>
      </w:pPr>
    </w:p>
    <w:p w14:paraId="7DB2D97F" w14:textId="72FBD41E" w:rsidR="00E366B1" w:rsidRPr="00FF0ACC" w:rsidRDefault="0025005B" w:rsidP="00AE5CFD">
      <w:pPr>
        <w:pStyle w:val="Heading2"/>
        <w:tabs>
          <w:tab w:val="clear" w:pos="0"/>
          <w:tab w:val="num" w:pos="709"/>
        </w:tabs>
        <w:spacing w:before="120" w:after="200" w:line="240" w:lineRule="auto"/>
        <w:ind w:left="709" w:hanging="709"/>
        <w:rPr>
          <w:lang w:val="en-GB"/>
        </w:rPr>
      </w:pPr>
      <w:bookmarkStart w:id="311" w:name="__RefHeading__2976_1382180727"/>
      <w:bookmarkStart w:id="312" w:name="__RefHeading__166_807617524"/>
      <w:bookmarkStart w:id="313" w:name="_Toc482116419"/>
      <w:bookmarkStart w:id="314" w:name="_Toc182149096"/>
      <w:bookmarkEnd w:id="311"/>
      <w:bookmarkEnd w:id="312"/>
      <w:r w:rsidRPr="00FF0ACC">
        <w:rPr>
          <w:lang w:val="en-GB"/>
        </w:rPr>
        <w:t xml:space="preserve">Unknown </w:t>
      </w:r>
      <w:r w:rsidR="00AE5CFD" w:rsidRPr="00FF0ACC">
        <w:rPr>
          <w:lang w:val="en-GB"/>
        </w:rPr>
        <w:t>a</w:t>
      </w:r>
      <w:r w:rsidRPr="00FF0ACC">
        <w:rPr>
          <w:lang w:val="en-GB"/>
        </w:rPr>
        <w:t xml:space="preserve">ttribute </w:t>
      </w:r>
      <w:r w:rsidR="00AE5CFD" w:rsidRPr="00FF0ACC">
        <w:rPr>
          <w:lang w:val="en-GB"/>
        </w:rPr>
        <w:t>v</w:t>
      </w:r>
      <w:r w:rsidRPr="00FF0ACC">
        <w:rPr>
          <w:lang w:val="en-GB"/>
        </w:rPr>
        <w:t>alues</w:t>
      </w:r>
      <w:bookmarkEnd w:id="313"/>
      <w:bookmarkEnd w:id="314"/>
    </w:p>
    <w:p w14:paraId="0CDE4412" w14:textId="537B0AD6" w:rsidR="005340ED" w:rsidRPr="00FF0ACC" w:rsidRDefault="005340ED">
      <w:pPr>
        <w:spacing w:before="120" w:after="120"/>
        <w:rPr>
          <w:sz w:val="22"/>
          <w:szCs w:val="22"/>
          <w:lang w:val="en-GB"/>
        </w:rPr>
      </w:pPr>
      <w:r w:rsidRPr="00FF0ACC">
        <w:rPr>
          <w:sz w:val="22"/>
          <w:szCs w:val="22"/>
          <w:lang w:val="en-GB"/>
        </w:rPr>
        <w:t>Mandatory attributes in an S-124 dataset are not permitted to contain a nil value. All mandatory attributes must contain meaningful data.</w:t>
      </w:r>
    </w:p>
    <w:p w14:paraId="57BB9CCB" w14:textId="77777777" w:rsidR="005340ED" w:rsidRPr="00FF0ACC" w:rsidRDefault="005340ED">
      <w:pPr>
        <w:spacing w:before="120" w:after="120"/>
        <w:rPr>
          <w:sz w:val="22"/>
          <w:szCs w:val="22"/>
          <w:lang w:val="en-GB"/>
        </w:rPr>
      </w:pPr>
    </w:p>
    <w:p w14:paraId="5845B77A" w14:textId="75D6ADAA" w:rsidR="00E366B1" w:rsidRPr="00FF0ACC" w:rsidRDefault="0025005B" w:rsidP="0019392F">
      <w:pPr>
        <w:pStyle w:val="Heading2"/>
        <w:tabs>
          <w:tab w:val="clear" w:pos="0"/>
          <w:tab w:val="num" w:pos="709"/>
        </w:tabs>
        <w:spacing w:before="120" w:after="200" w:line="240" w:lineRule="auto"/>
        <w:ind w:left="709" w:hanging="709"/>
        <w:rPr>
          <w:lang w:val="en-GB"/>
        </w:rPr>
      </w:pPr>
      <w:bookmarkStart w:id="315" w:name="__RefHeading__2978_1382180727"/>
      <w:bookmarkStart w:id="316" w:name="__RefHeading__168_807617524"/>
      <w:bookmarkStart w:id="317" w:name="_Toc170214464"/>
      <w:bookmarkStart w:id="318" w:name="__RefHeading__170_807617524"/>
      <w:bookmarkStart w:id="319" w:name="__RefHeading__2980_1382180727"/>
      <w:bookmarkStart w:id="320" w:name="__RefHeading__172_807617524"/>
      <w:bookmarkStart w:id="321" w:name="_Toc170214465"/>
      <w:bookmarkStart w:id="322" w:name="_Toc170214466"/>
      <w:bookmarkStart w:id="323" w:name="_Toc170214467"/>
      <w:bookmarkStart w:id="324" w:name="_Toc170214468"/>
      <w:bookmarkStart w:id="325" w:name="_Toc170214469"/>
      <w:bookmarkStart w:id="326" w:name="_Toc170214470"/>
      <w:bookmarkStart w:id="327" w:name="_Toc170214471"/>
      <w:bookmarkStart w:id="328" w:name="_Toc170214472"/>
      <w:bookmarkStart w:id="329" w:name="_Toc170214473"/>
      <w:bookmarkStart w:id="330" w:name="_Toc170214474"/>
      <w:bookmarkStart w:id="331" w:name="_Toc170214475"/>
      <w:bookmarkStart w:id="332" w:name="_Toc482116422"/>
      <w:bookmarkStart w:id="333" w:name="_Ref160693960"/>
      <w:bookmarkStart w:id="334" w:name="_Toc182149097"/>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sidRPr="00FF0ACC">
        <w:rPr>
          <w:lang w:val="en-GB"/>
        </w:rPr>
        <w:lastRenderedPageBreak/>
        <w:t xml:space="preserve">Object </w:t>
      </w:r>
      <w:bookmarkEnd w:id="332"/>
      <w:r w:rsidR="0019392F" w:rsidRPr="00FF0ACC">
        <w:rPr>
          <w:lang w:val="en-GB"/>
        </w:rPr>
        <w:t>i</w:t>
      </w:r>
      <w:r w:rsidR="00150C6B" w:rsidRPr="00FF0ACC">
        <w:rPr>
          <w:lang w:val="en-GB"/>
        </w:rPr>
        <w:t>dentifiers</w:t>
      </w:r>
      <w:bookmarkEnd w:id="333"/>
      <w:bookmarkEnd w:id="334"/>
    </w:p>
    <w:p w14:paraId="04398789" w14:textId="764C5216" w:rsidR="00B558D8" w:rsidRPr="00FF0ACC" w:rsidRDefault="00B558D8" w:rsidP="0019392F">
      <w:pPr>
        <w:spacing w:after="120" w:line="240" w:lineRule="auto"/>
        <w:jc w:val="both"/>
        <w:rPr>
          <w:sz w:val="20"/>
          <w:szCs w:val="20"/>
          <w:lang w:val="en-GB"/>
        </w:rPr>
      </w:pPr>
      <w:r w:rsidRPr="00FF0ACC">
        <w:rPr>
          <w:sz w:val="20"/>
          <w:szCs w:val="20"/>
          <w:lang w:val="en-GB"/>
        </w:rPr>
        <w:t xml:space="preserve">Navigational warnings are identified by the </w:t>
      </w:r>
      <w:proofErr w:type="spellStart"/>
      <w:r w:rsidRPr="00FF0ACC">
        <w:rPr>
          <w:b/>
          <w:bCs/>
          <w:sz w:val="20"/>
          <w:szCs w:val="20"/>
          <w:lang w:val="en-GB"/>
        </w:rPr>
        <w:t>messageSeriesIdentifer</w:t>
      </w:r>
      <w:proofErr w:type="spellEnd"/>
      <w:r w:rsidRPr="00FF0ACC">
        <w:rPr>
          <w:sz w:val="20"/>
          <w:szCs w:val="20"/>
          <w:lang w:val="en-GB"/>
        </w:rPr>
        <w:t xml:space="preserve"> complex attribute. Within this complex attribute the </w:t>
      </w:r>
      <w:proofErr w:type="spellStart"/>
      <w:r w:rsidR="0044455F" w:rsidRPr="00FF0ACC">
        <w:rPr>
          <w:b/>
          <w:bCs/>
          <w:sz w:val="20"/>
          <w:szCs w:val="20"/>
          <w:lang w:val="en-GB"/>
        </w:rPr>
        <w:t>interoperabilitIdentifier</w:t>
      </w:r>
      <w:proofErr w:type="spellEnd"/>
      <w:r w:rsidR="0044455F" w:rsidRPr="00FF0ACC">
        <w:rPr>
          <w:b/>
          <w:bCs/>
          <w:sz w:val="20"/>
          <w:szCs w:val="20"/>
          <w:lang w:val="en-GB"/>
        </w:rPr>
        <w:t xml:space="preserve"> </w:t>
      </w:r>
      <w:r w:rsidRPr="00FF0ACC">
        <w:rPr>
          <w:sz w:val="20"/>
          <w:szCs w:val="20"/>
          <w:lang w:val="en-GB"/>
        </w:rPr>
        <w:t xml:space="preserve">simple attribute is used to capture the navigational warning </w:t>
      </w:r>
      <w:r w:rsidR="0044455F" w:rsidRPr="00FF0ACC">
        <w:rPr>
          <w:sz w:val="20"/>
          <w:szCs w:val="20"/>
          <w:lang w:val="en-GB"/>
        </w:rPr>
        <w:t xml:space="preserve">identifier as </w:t>
      </w:r>
      <w:r w:rsidRPr="00FF0ACC">
        <w:rPr>
          <w:sz w:val="20"/>
          <w:szCs w:val="20"/>
          <w:lang w:val="en-GB"/>
        </w:rPr>
        <w:t>an MRN identifier.</w:t>
      </w:r>
    </w:p>
    <w:p w14:paraId="34C01A64" w14:textId="4014244C" w:rsidR="00B558D8" w:rsidRPr="00FF0ACC" w:rsidRDefault="00864F18" w:rsidP="0019392F">
      <w:pPr>
        <w:spacing w:after="120" w:line="240" w:lineRule="auto"/>
        <w:jc w:val="both"/>
        <w:rPr>
          <w:sz w:val="20"/>
          <w:szCs w:val="20"/>
          <w:lang w:val="en-GB"/>
        </w:rPr>
      </w:pPr>
      <w:r w:rsidRPr="00FF0ACC">
        <w:rPr>
          <w:sz w:val="20"/>
          <w:szCs w:val="20"/>
          <w:lang w:val="en-GB"/>
        </w:rPr>
        <w:t xml:space="preserve">The </w:t>
      </w:r>
      <w:proofErr w:type="spellStart"/>
      <w:r w:rsidRPr="00FF0ACC">
        <w:rPr>
          <w:b/>
          <w:bCs/>
          <w:sz w:val="20"/>
          <w:szCs w:val="20"/>
          <w:lang w:val="en-GB"/>
        </w:rPr>
        <w:t>featureReference</w:t>
      </w:r>
      <w:proofErr w:type="spellEnd"/>
      <w:r w:rsidRPr="00FF0ACC">
        <w:rPr>
          <w:sz w:val="20"/>
          <w:szCs w:val="20"/>
          <w:lang w:val="en-GB"/>
        </w:rPr>
        <w:t xml:space="preserve"> complex attribute</w:t>
      </w:r>
      <w:r w:rsidR="0044455F" w:rsidRPr="00FF0ACC">
        <w:rPr>
          <w:sz w:val="20"/>
          <w:szCs w:val="20"/>
          <w:lang w:val="en-GB"/>
        </w:rPr>
        <w:t xml:space="preserve"> also</w:t>
      </w:r>
      <w:r w:rsidRPr="00FF0ACC">
        <w:rPr>
          <w:sz w:val="20"/>
          <w:szCs w:val="20"/>
          <w:lang w:val="en-GB"/>
        </w:rPr>
        <w:t xml:space="preserve"> contains the </w:t>
      </w:r>
      <w:proofErr w:type="spellStart"/>
      <w:r w:rsidRPr="00FF0ACC">
        <w:rPr>
          <w:b/>
          <w:bCs/>
          <w:sz w:val="20"/>
          <w:szCs w:val="20"/>
          <w:lang w:val="en-GB"/>
        </w:rPr>
        <w:t>interop</w:t>
      </w:r>
      <w:r w:rsidR="00606052" w:rsidRPr="00FF0ACC">
        <w:rPr>
          <w:b/>
          <w:bCs/>
          <w:sz w:val="20"/>
          <w:szCs w:val="20"/>
          <w:lang w:val="en-GB"/>
        </w:rPr>
        <w:t>e</w:t>
      </w:r>
      <w:r w:rsidRPr="00FF0ACC">
        <w:rPr>
          <w:b/>
          <w:bCs/>
          <w:sz w:val="20"/>
          <w:szCs w:val="20"/>
          <w:lang w:val="en-GB"/>
        </w:rPr>
        <w:t>rabilitIdentifier</w:t>
      </w:r>
      <w:proofErr w:type="spellEnd"/>
      <w:r w:rsidRPr="00FF0ACC">
        <w:rPr>
          <w:sz w:val="20"/>
          <w:szCs w:val="20"/>
          <w:lang w:val="en-GB"/>
        </w:rPr>
        <w:t xml:space="preserve"> simple attribute, which is where references to other objects in other products can be included when useful. These references must be of MRN type.</w:t>
      </w:r>
    </w:p>
    <w:p w14:paraId="77317940" w14:textId="226080A2" w:rsidR="00B94CAA" w:rsidRPr="00FF0ACC" w:rsidRDefault="00864F18" w:rsidP="0019392F">
      <w:pPr>
        <w:spacing w:after="120" w:line="240" w:lineRule="auto"/>
        <w:jc w:val="both"/>
        <w:rPr>
          <w:sz w:val="20"/>
          <w:szCs w:val="20"/>
          <w:lang w:val="en-GB"/>
        </w:rPr>
      </w:pPr>
      <w:r w:rsidRPr="00FF0ACC">
        <w:rPr>
          <w:sz w:val="20"/>
          <w:szCs w:val="20"/>
          <w:lang w:val="en-GB"/>
        </w:rPr>
        <w:t xml:space="preserve">Guidance on use of MRN identifiers can be found in IALA G1143. This guidance should be considered informative and should be superseded </w:t>
      </w:r>
      <w:r w:rsidR="00EF3CBC" w:rsidRPr="00FF0ACC">
        <w:rPr>
          <w:sz w:val="20"/>
          <w:szCs w:val="20"/>
          <w:lang w:val="en-GB"/>
        </w:rPr>
        <w:t>with</w:t>
      </w:r>
      <w:r w:rsidRPr="00FF0ACC">
        <w:rPr>
          <w:sz w:val="20"/>
          <w:szCs w:val="20"/>
          <w:lang w:val="en-GB"/>
        </w:rPr>
        <w:t xml:space="preserve"> </w:t>
      </w:r>
      <w:r w:rsidR="00EF3CBC" w:rsidRPr="00FF0ACC">
        <w:rPr>
          <w:sz w:val="20"/>
          <w:szCs w:val="20"/>
          <w:lang w:val="en-GB"/>
        </w:rPr>
        <w:t xml:space="preserve">future </w:t>
      </w:r>
      <w:r w:rsidRPr="00FF0ACC">
        <w:rPr>
          <w:sz w:val="20"/>
          <w:szCs w:val="20"/>
          <w:lang w:val="en-GB"/>
        </w:rPr>
        <w:t>IHO guidance.</w:t>
      </w:r>
    </w:p>
    <w:p w14:paraId="3A3519CB" w14:textId="77777777" w:rsidR="00864F18" w:rsidRPr="00FF0ACC" w:rsidRDefault="00864F18" w:rsidP="0019392F">
      <w:pPr>
        <w:spacing w:after="120" w:line="240" w:lineRule="auto"/>
        <w:jc w:val="both"/>
        <w:rPr>
          <w:sz w:val="20"/>
          <w:szCs w:val="20"/>
          <w:lang w:val="en-GB"/>
        </w:rPr>
      </w:pPr>
    </w:p>
    <w:p w14:paraId="4411EA87" w14:textId="77777777" w:rsidR="00B94CAA" w:rsidRPr="00FF0ACC" w:rsidRDefault="00B94CAA" w:rsidP="00B07C72">
      <w:pPr>
        <w:pStyle w:val="Heading2"/>
        <w:tabs>
          <w:tab w:val="clear" w:pos="0"/>
          <w:tab w:val="num" w:pos="709"/>
        </w:tabs>
        <w:spacing w:before="120" w:after="200" w:line="240" w:lineRule="auto"/>
        <w:ind w:left="709" w:hanging="709"/>
        <w:rPr>
          <w:lang w:val="en-GB"/>
        </w:rPr>
      </w:pPr>
      <w:bookmarkStart w:id="335" w:name="_Ref130569082"/>
      <w:bookmarkStart w:id="336" w:name="_Toc130909404"/>
      <w:bookmarkStart w:id="337" w:name="_Toc182149098"/>
      <w:r w:rsidRPr="00FF0ACC">
        <w:rPr>
          <w:lang w:val="en-GB"/>
        </w:rPr>
        <w:t>Geometry</w:t>
      </w:r>
      <w:bookmarkEnd w:id="335"/>
      <w:bookmarkEnd w:id="336"/>
      <w:bookmarkEnd w:id="337"/>
      <w:r w:rsidRPr="00FF0ACC">
        <w:rPr>
          <w:lang w:val="en-GB"/>
        </w:rPr>
        <w:t xml:space="preserve"> </w:t>
      </w:r>
    </w:p>
    <w:p w14:paraId="6F7215E2" w14:textId="33383C1F" w:rsidR="00B07C72" w:rsidRPr="00FF0ACC" w:rsidRDefault="00B94CAA" w:rsidP="00B07C72">
      <w:pPr>
        <w:pStyle w:val="Default"/>
        <w:spacing w:after="120"/>
        <w:jc w:val="both"/>
        <w:rPr>
          <w:rFonts w:eastAsia="SimSun"/>
          <w:sz w:val="20"/>
          <w:szCs w:val="20"/>
          <w:lang w:val="en-GB" w:eastAsia="ar-SA"/>
        </w:rPr>
      </w:pPr>
      <w:r w:rsidRPr="00FF0ACC">
        <w:rPr>
          <w:rFonts w:eastAsia="SimSun"/>
          <w:sz w:val="20"/>
          <w:szCs w:val="20"/>
          <w:lang w:val="en-GB" w:eastAsia="ar-SA"/>
        </w:rPr>
        <w:t>Navigational warning features are encoded as vector entities which conform to S-100 geometry configuration level 3a (</w:t>
      </w:r>
      <w:r w:rsidR="005A0A3D" w:rsidRPr="00FF0ACC">
        <w:rPr>
          <w:rFonts w:eastAsia="SimSun"/>
          <w:sz w:val="20"/>
          <w:szCs w:val="20"/>
          <w:lang w:val="en-GB" w:eastAsia="ar-SA"/>
        </w:rPr>
        <w:t xml:space="preserve">see </w:t>
      </w:r>
      <w:r w:rsidRPr="00FF0ACC">
        <w:rPr>
          <w:rFonts w:eastAsia="SimSun"/>
          <w:sz w:val="20"/>
          <w:szCs w:val="20"/>
          <w:lang w:val="en-GB" w:eastAsia="ar-SA"/>
        </w:rPr>
        <w:t xml:space="preserve">S-100 </w:t>
      </w:r>
      <w:r w:rsidR="005A0A3D" w:rsidRPr="00FF0ACC">
        <w:rPr>
          <w:rFonts w:eastAsia="SimSun"/>
          <w:sz w:val="20"/>
          <w:szCs w:val="20"/>
          <w:lang w:val="en-GB" w:eastAsia="ar-SA"/>
        </w:rPr>
        <w:t xml:space="preserve">Part 7, </w:t>
      </w:r>
      <w:r w:rsidRPr="00FF0ACC">
        <w:rPr>
          <w:rFonts w:eastAsia="SimSun"/>
          <w:sz w:val="20"/>
          <w:szCs w:val="20"/>
          <w:lang w:val="en-GB" w:eastAsia="ar-SA"/>
        </w:rPr>
        <w:t>clause 7-4.3).</w:t>
      </w:r>
    </w:p>
    <w:p w14:paraId="727E1270" w14:textId="2094D0A0" w:rsidR="00B94CAA" w:rsidRPr="00FF0ACC" w:rsidRDefault="00B94CAA" w:rsidP="008C6E2C">
      <w:pPr>
        <w:pStyle w:val="Default"/>
        <w:spacing w:after="60"/>
        <w:jc w:val="both"/>
        <w:rPr>
          <w:rFonts w:eastAsia="SimSun"/>
          <w:sz w:val="20"/>
          <w:szCs w:val="20"/>
          <w:lang w:val="en-GB" w:eastAsia="ar-SA"/>
        </w:rPr>
      </w:pPr>
      <w:r w:rsidRPr="00FF0ACC">
        <w:rPr>
          <w:rFonts w:eastAsia="SimSun"/>
          <w:sz w:val="20"/>
          <w:szCs w:val="20"/>
          <w:lang w:val="en-GB" w:eastAsia="ar-SA"/>
        </w:rPr>
        <w:t>S-124 further constrains Level 3a with the following</w:t>
      </w:r>
      <w:r w:rsidR="0046292C" w:rsidRPr="00FF0ACC">
        <w:rPr>
          <w:rFonts w:eastAsia="SimSun"/>
          <w:sz w:val="20"/>
          <w:szCs w:val="20"/>
          <w:lang w:val="en-GB" w:eastAsia="ar-SA"/>
        </w:rPr>
        <w:t xml:space="preserve"> clarifications</w:t>
      </w:r>
      <w:r w:rsidRPr="00FF0ACC">
        <w:rPr>
          <w:rFonts w:eastAsia="SimSun"/>
          <w:sz w:val="20"/>
          <w:szCs w:val="20"/>
          <w:lang w:val="en-GB" w:eastAsia="ar-SA"/>
        </w:rPr>
        <w:t>:</w:t>
      </w:r>
    </w:p>
    <w:p w14:paraId="69965057" w14:textId="77777777" w:rsidR="00B94CAA" w:rsidRPr="00FF0ACC" w:rsidRDefault="00B94CAA" w:rsidP="008C6E2C">
      <w:pPr>
        <w:pStyle w:val="Default"/>
        <w:numPr>
          <w:ilvl w:val="0"/>
          <w:numId w:val="31"/>
        </w:numPr>
        <w:spacing w:after="60"/>
        <w:jc w:val="both"/>
        <w:rPr>
          <w:rFonts w:eastAsia="SimSun"/>
          <w:sz w:val="20"/>
          <w:szCs w:val="20"/>
          <w:lang w:val="en-GB" w:eastAsia="ar-SA"/>
        </w:rPr>
      </w:pPr>
      <w:r w:rsidRPr="00FF0ACC">
        <w:rPr>
          <w:rFonts w:eastAsia="SimSun"/>
          <w:sz w:val="20"/>
          <w:szCs w:val="20"/>
          <w:lang w:val="en-GB" w:eastAsia="ar-SA"/>
        </w:rPr>
        <w:t xml:space="preserve">Coincident linear geometry must be avoided when there is a dependency between features. </w:t>
      </w:r>
    </w:p>
    <w:p w14:paraId="46950AF9" w14:textId="63774DFF" w:rsidR="00B94CAA" w:rsidRPr="00FF0ACC" w:rsidRDefault="00B94CAA" w:rsidP="008C6E2C">
      <w:pPr>
        <w:pStyle w:val="Default"/>
        <w:numPr>
          <w:ilvl w:val="0"/>
          <w:numId w:val="31"/>
        </w:numPr>
        <w:spacing w:after="60"/>
        <w:jc w:val="both"/>
        <w:rPr>
          <w:rFonts w:eastAsia="SimSun"/>
          <w:sz w:val="20"/>
          <w:szCs w:val="20"/>
          <w:lang w:val="en-GB" w:eastAsia="ar-SA"/>
        </w:rPr>
      </w:pPr>
      <w:r w:rsidRPr="00FF0ACC">
        <w:rPr>
          <w:rFonts w:eastAsia="SimSun"/>
          <w:sz w:val="20"/>
          <w:szCs w:val="20"/>
          <w:lang w:val="en-GB" w:eastAsia="ar-SA"/>
        </w:rPr>
        <w:t xml:space="preserve">The interpolation of </w:t>
      </w:r>
      <w:proofErr w:type="spellStart"/>
      <w:r w:rsidRPr="00FF0ACC">
        <w:rPr>
          <w:rFonts w:eastAsia="SimSun"/>
          <w:sz w:val="20"/>
          <w:szCs w:val="20"/>
          <w:lang w:val="en-GB" w:eastAsia="ar-SA"/>
        </w:rPr>
        <w:t>GM_CurveSegment</w:t>
      </w:r>
      <w:proofErr w:type="spellEnd"/>
      <w:r w:rsidRPr="00FF0ACC">
        <w:rPr>
          <w:rFonts w:eastAsia="SimSun"/>
          <w:sz w:val="20"/>
          <w:szCs w:val="20"/>
          <w:lang w:val="en-GB" w:eastAsia="ar-SA"/>
        </w:rPr>
        <w:t xml:space="preserve"> </w:t>
      </w:r>
      <w:r w:rsidR="0046292C" w:rsidRPr="00FF0ACC">
        <w:rPr>
          <w:rFonts w:eastAsia="SimSun"/>
          <w:sz w:val="20"/>
          <w:szCs w:val="20"/>
          <w:lang w:val="en-GB" w:eastAsia="ar-SA"/>
        </w:rPr>
        <w:t xml:space="preserve">should </w:t>
      </w:r>
      <w:r w:rsidRPr="00FF0ACC">
        <w:rPr>
          <w:rFonts w:eastAsia="SimSun"/>
          <w:sz w:val="20"/>
          <w:szCs w:val="20"/>
          <w:lang w:val="en-GB" w:eastAsia="ar-SA"/>
        </w:rPr>
        <w:t xml:space="preserve">be </w:t>
      </w:r>
      <w:r w:rsidR="0046292C" w:rsidRPr="00FF0ACC">
        <w:rPr>
          <w:rFonts w:eastAsia="SimSun"/>
          <w:sz w:val="20"/>
          <w:szCs w:val="20"/>
          <w:lang w:val="en-GB" w:eastAsia="ar-SA"/>
        </w:rPr>
        <w:t xml:space="preserve">either </w:t>
      </w:r>
      <w:r w:rsidRPr="00FF0ACC">
        <w:rPr>
          <w:rFonts w:eastAsia="SimSun"/>
          <w:sz w:val="20"/>
          <w:szCs w:val="20"/>
          <w:lang w:val="en-GB" w:eastAsia="ar-SA"/>
        </w:rPr>
        <w:t>loxodromic</w:t>
      </w:r>
      <w:r w:rsidR="0046292C" w:rsidRPr="00FF0ACC">
        <w:rPr>
          <w:rFonts w:eastAsia="SimSun"/>
          <w:sz w:val="20"/>
          <w:szCs w:val="20"/>
          <w:lang w:val="en-GB" w:eastAsia="ar-SA"/>
        </w:rPr>
        <w:t xml:space="preserve">, circularArc3Points, or </w:t>
      </w:r>
      <w:proofErr w:type="spellStart"/>
      <w:r w:rsidR="0046292C" w:rsidRPr="00FF0ACC">
        <w:rPr>
          <w:rFonts w:eastAsia="SimSun"/>
          <w:sz w:val="20"/>
          <w:szCs w:val="20"/>
          <w:lang w:val="en-GB" w:eastAsia="ar-SA"/>
        </w:rPr>
        <w:t>circularArcCenterPointWithRadius</w:t>
      </w:r>
      <w:proofErr w:type="spellEnd"/>
      <w:r w:rsidR="00DA697E" w:rsidRPr="00FF0ACC">
        <w:rPr>
          <w:rFonts w:eastAsia="SimSun"/>
          <w:sz w:val="20"/>
          <w:szCs w:val="20"/>
          <w:lang w:val="en-GB" w:eastAsia="ar-SA"/>
        </w:rPr>
        <w:t>, depending on the use case</w:t>
      </w:r>
      <w:r w:rsidRPr="00FF0ACC">
        <w:rPr>
          <w:rFonts w:eastAsia="SimSun"/>
          <w:sz w:val="20"/>
          <w:szCs w:val="20"/>
          <w:lang w:val="en-GB" w:eastAsia="ar-SA"/>
        </w:rPr>
        <w:t xml:space="preserve">. </w:t>
      </w:r>
    </w:p>
    <w:p w14:paraId="56EEBD0C" w14:textId="7BBDA11B" w:rsidR="00B94CAA" w:rsidRPr="00FF0ACC" w:rsidRDefault="00B94CAA" w:rsidP="008C6E2C">
      <w:pPr>
        <w:pStyle w:val="Default"/>
        <w:numPr>
          <w:ilvl w:val="0"/>
          <w:numId w:val="31"/>
        </w:numPr>
        <w:spacing w:after="60"/>
        <w:jc w:val="both"/>
        <w:rPr>
          <w:rFonts w:eastAsia="SimSun"/>
          <w:sz w:val="20"/>
          <w:szCs w:val="20"/>
          <w:lang w:val="en-GB" w:eastAsia="ar-SA"/>
        </w:rPr>
      </w:pPr>
      <w:r w:rsidRPr="00FF0ACC">
        <w:rPr>
          <w:rFonts w:eastAsia="SimSun"/>
          <w:sz w:val="20"/>
          <w:szCs w:val="20"/>
          <w:lang w:val="en-GB" w:eastAsia="ar-SA"/>
        </w:rPr>
        <w:t>Linear geometry is defined by curves which are made of curve segments. Each curve segment contains the geographic coordinates as control points and defines an interpolation method between them. Coordinate density can have a significant impact on file size and system performance</w:t>
      </w:r>
      <w:r w:rsidR="00DA697E" w:rsidRPr="00FF0ACC">
        <w:rPr>
          <w:rFonts w:eastAsia="SimSun"/>
          <w:sz w:val="20"/>
          <w:szCs w:val="20"/>
          <w:lang w:val="en-GB" w:eastAsia="ar-SA"/>
        </w:rPr>
        <w:t xml:space="preserve"> and should be as low as possible.</w:t>
      </w:r>
    </w:p>
    <w:p w14:paraId="1FD76C7F" w14:textId="77777777" w:rsidR="00B94CAA" w:rsidRPr="00FF0ACC" w:rsidRDefault="00B94CAA" w:rsidP="00B07C72">
      <w:pPr>
        <w:pStyle w:val="Default"/>
        <w:numPr>
          <w:ilvl w:val="0"/>
          <w:numId w:val="31"/>
        </w:numPr>
        <w:spacing w:after="120"/>
        <w:jc w:val="both"/>
        <w:rPr>
          <w:rFonts w:eastAsia="SimSun"/>
          <w:sz w:val="20"/>
          <w:szCs w:val="20"/>
          <w:lang w:val="en-GB" w:eastAsia="ar-SA"/>
        </w:rPr>
      </w:pPr>
      <w:r w:rsidRPr="00FF0ACC">
        <w:rPr>
          <w:rFonts w:eastAsia="SimSun"/>
          <w:sz w:val="20"/>
          <w:szCs w:val="20"/>
          <w:lang w:val="en-GB" w:eastAsia="ar-SA"/>
        </w:rPr>
        <w:t xml:space="preserve">For a scale-less product, the producer should keep in mind the expected scale range for typical use and the density of coordinates needed to suit the needs of the product. </w:t>
      </w:r>
    </w:p>
    <w:p w14:paraId="4EF31E2A" w14:textId="77777777" w:rsidR="00B94CAA" w:rsidRPr="00FF0ACC" w:rsidRDefault="00B94CAA" w:rsidP="00B07C72">
      <w:pPr>
        <w:pStyle w:val="Default"/>
        <w:spacing w:after="120"/>
        <w:jc w:val="both"/>
        <w:rPr>
          <w:rFonts w:eastAsia="SimSun"/>
          <w:sz w:val="20"/>
          <w:szCs w:val="20"/>
          <w:lang w:val="en-GB" w:eastAsia="ar-SA"/>
        </w:rPr>
      </w:pPr>
      <w:r w:rsidRPr="00FF0ACC">
        <w:rPr>
          <w:rFonts w:eastAsia="SimSun"/>
          <w:sz w:val="20"/>
          <w:szCs w:val="20"/>
          <w:lang w:val="en-GB" w:eastAsia="ar-SA"/>
        </w:rPr>
        <w:t>The use of coordinates is restricted to two dimensions (</w:t>
      </w:r>
      <w:proofErr w:type="spellStart"/>
      <w:r w:rsidRPr="00FF0ACC">
        <w:rPr>
          <w:rFonts w:eastAsia="SimSun"/>
          <w:sz w:val="20"/>
          <w:szCs w:val="20"/>
          <w:lang w:val="en-GB" w:eastAsia="ar-SA"/>
        </w:rPr>
        <w:t>DirectPosition</w:t>
      </w:r>
      <w:proofErr w:type="spellEnd"/>
      <w:r w:rsidRPr="00FF0ACC">
        <w:rPr>
          <w:rFonts w:eastAsia="SimSun"/>
          <w:sz w:val="20"/>
          <w:szCs w:val="20"/>
          <w:lang w:val="en-GB" w:eastAsia="ar-SA"/>
        </w:rPr>
        <w:t xml:space="preserve"> is restricted to two coordinates) in S-124 datasets.</w:t>
      </w:r>
    </w:p>
    <w:p w14:paraId="2BF07DAC" w14:textId="77777777" w:rsidR="00B94CAA" w:rsidRPr="00FF0ACC" w:rsidRDefault="00B94CAA" w:rsidP="00B07C72">
      <w:pPr>
        <w:spacing w:after="120" w:line="240" w:lineRule="auto"/>
        <w:jc w:val="both"/>
        <w:rPr>
          <w:sz w:val="20"/>
          <w:szCs w:val="20"/>
          <w:lang w:val="en-GB"/>
        </w:rPr>
      </w:pPr>
    </w:p>
    <w:p w14:paraId="26D7E37D" w14:textId="34A55202" w:rsidR="00E366B1" w:rsidRPr="00FF0ACC" w:rsidRDefault="0025005B" w:rsidP="00B149C5">
      <w:pPr>
        <w:pStyle w:val="Heading2"/>
        <w:keepNext w:val="0"/>
        <w:keepLines w:val="0"/>
        <w:tabs>
          <w:tab w:val="clear" w:pos="0"/>
          <w:tab w:val="num" w:pos="709"/>
        </w:tabs>
        <w:spacing w:before="120" w:after="200" w:line="240" w:lineRule="auto"/>
        <w:ind w:left="709" w:hanging="709"/>
        <w:rPr>
          <w:lang w:val="en-GB"/>
        </w:rPr>
      </w:pPr>
      <w:bookmarkStart w:id="338" w:name="_Toc482116423"/>
      <w:bookmarkStart w:id="339" w:name="_Ref160795459"/>
      <w:bookmarkStart w:id="340" w:name="_Toc182149099"/>
      <w:r w:rsidRPr="00FF0ACC">
        <w:rPr>
          <w:lang w:val="en-GB"/>
        </w:rPr>
        <w:t>Data coverage</w:t>
      </w:r>
      <w:bookmarkEnd w:id="338"/>
      <w:bookmarkEnd w:id="339"/>
      <w:bookmarkEnd w:id="340"/>
    </w:p>
    <w:p w14:paraId="27450912" w14:textId="6AABE1D9" w:rsidR="005C582A" w:rsidRPr="00FF0ACC" w:rsidRDefault="00A0688C" w:rsidP="00B149C5">
      <w:pPr>
        <w:widowControl w:val="0"/>
        <w:spacing w:after="120" w:line="240" w:lineRule="auto"/>
        <w:jc w:val="both"/>
        <w:rPr>
          <w:strike/>
          <w:sz w:val="20"/>
          <w:szCs w:val="20"/>
          <w:lang w:val="en-GB"/>
        </w:rPr>
      </w:pPr>
      <w:r w:rsidRPr="00FF0ACC">
        <w:rPr>
          <w:sz w:val="20"/>
          <w:szCs w:val="20"/>
          <w:lang w:val="en-GB"/>
        </w:rPr>
        <w:t>A common feature of S-100 based datasets is a data coverage meta feature class. Navigational Warni</w:t>
      </w:r>
      <w:r w:rsidR="008D06DA" w:rsidRPr="00FF0ACC">
        <w:rPr>
          <w:sz w:val="20"/>
          <w:szCs w:val="20"/>
          <w:lang w:val="en-GB"/>
        </w:rPr>
        <w:t>ngs, however</w:t>
      </w:r>
      <w:r w:rsidR="00035219" w:rsidRPr="00FF0ACC">
        <w:rPr>
          <w:sz w:val="20"/>
          <w:szCs w:val="20"/>
          <w:lang w:val="en-GB"/>
        </w:rPr>
        <w:t>,</w:t>
      </w:r>
      <w:r w:rsidR="008D06DA" w:rsidRPr="00FF0ACC">
        <w:rPr>
          <w:sz w:val="20"/>
          <w:szCs w:val="20"/>
          <w:lang w:val="en-GB"/>
        </w:rPr>
        <w:t xml:space="preserve"> more resemble</w:t>
      </w:r>
      <w:r w:rsidRPr="00FF0ACC">
        <w:rPr>
          <w:sz w:val="20"/>
          <w:szCs w:val="20"/>
          <w:lang w:val="en-GB"/>
        </w:rPr>
        <w:t xml:space="preserve"> messages and contain </w:t>
      </w:r>
      <w:r w:rsidR="008D06DA" w:rsidRPr="00FF0ACC">
        <w:rPr>
          <w:sz w:val="20"/>
          <w:szCs w:val="20"/>
          <w:lang w:val="en-GB"/>
        </w:rPr>
        <w:t xml:space="preserve">only the essential information to communicate urgent safety information. Therefore a distinct meta feature class to mark the data coverage is not included. The discovery metadata associated with each S-124 dataset </w:t>
      </w:r>
      <w:r w:rsidR="001A7723" w:rsidRPr="00FF0ACC">
        <w:rPr>
          <w:sz w:val="20"/>
          <w:szCs w:val="20"/>
          <w:lang w:val="en-GB"/>
        </w:rPr>
        <w:t>fulfils</w:t>
      </w:r>
      <w:r w:rsidR="008D06DA" w:rsidRPr="00FF0ACC">
        <w:rPr>
          <w:sz w:val="20"/>
          <w:szCs w:val="20"/>
          <w:lang w:val="en-GB"/>
        </w:rPr>
        <w:t xml:space="preserve"> this function</w:t>
      </w:r>
      <w:r w:rsidR="00606052" w:rsidRPr="00FF0ACC">
        <w:rPr>
          <w:sz w:val="20"/>
          <w:szCs w:val="20"/>
          <w:lang w:val="en-GB"/>
        </w:rPr>
        <w:t xml:space="preserve"> and describes the area in which the information in the associated dataset is located.</w:t>
      </w:r>
    </w:p>
    <w:p w14:paraId="7CA325F0" w14:textId="623BDF7E" w:rsidR="001A7723" w:rsidRPr="00FF0ACC" w:rsidRDefault="001A7723" w:rsidP="003A48BB">
      <w:pPr>
        <w:pStyle w:val="Heading3"/>
        <w:tabs>
          <w:tab w:val="clear" w:pos="450"/>
          <w:tab w:val="num" w:pos="851"/>
        </w:tabs>
        <w:suppressAutoHyphens w:val="0"/>
        <w:spacing w:after="120" w:line="240" w:lineRule="auto"/>
        <w:ind w:left="851" w:hanging="851"/>
        <w:rPr>
          <w:sz w:val="20"/>
          <w:szCs w:val="20"/>
          <w:lang w:val="en-GB"/>
        </w:rPr>
      </w:pPr>
      <w:bookmarkStart w:id="341" w:name="_Toc182149100"/>
      <w:bookmarkStart w:id="342" w:name="_Toc482116424"/>
      <w:r w:rsidRPr="00FF0ACC">
        <w:rPr>
          <w:sz w:val="20"/>
          <w:szCs w:val="20"/>
          <w:lang w:val="en-GB"/>
        </w:rPr>
        <w:t>Data extent</w:t>
      </w:r>
      <w:bookmarkEnd w:id="341"/>
    </w:p>
    <w:p w14:paraId="4AE8E51B" w14:textId="3F4C9D20" w:rsidR="001A7723" w:rsidRPr="00FF0ACC" w:rsidRDefault="00606052" w:rsidP="003A48BB">
      <w:pPr>
        <w:pStyle w:val="BodyText"/>
        <w:spacing w:after="120" w:line="240" w:lineRule="auto"/>
        <w:jc w:val="both"/>
        <w:rPr>
          <w:sz w:val="20"/>
          <w:szCs w:val="20"/>
          <w:lang w:val="en-GB"/>
        </w:rPr>
      </w:pPr>
      <w:r w:rsidRPr="00FF0ACC">
        <w:rPr>
          <w:sz w:val="20"/>
          <w:szCs w:val="20"/>
          <w:lang w:val="en-GB"/>
        </w:rPr>
        <w:t>A</w:t>
      </w:r>
      <w:r w:rsidR="001A7723" w:rsidRPr="00FF0ACC">
        <w:rPr>
          <w:sz w:val="20"/>
          <w:szCs w:val="20"/>
          <w:lang w:val="en-GB"/>
        </w:rPr>
        <w:t xml:space="preserve"> datasets must not cross the 180° meridian of longitude.</w:t>
      </w:r>
    </w:p>
    <w:p w14:paraId="0B73405D" w14:textId="77777777" w:rsidR="001A7723" w:rsidRPr="00FF0ACC" w:rsidRDefault="001A7723" w:rsidP="003A48BB">
      <w:pPr>
        <w:pStyle w:val="BodyText"/>
        <w:spacing w:after="120" w:line="240" w:lineRule="auto"/>
        <w:jc w:val="both"/>
        <w:rPr>
          <w:sz w:val="20"/>
          <w:szCs w:val="20"/>
          <w:lang w:val="en-GB"/>
        </w:rPr>
      </w:pPr>
    </w:p>
    <w:p w14:paraId="598337FD" w14:textId="2AB8550A" w:rsidR="00E366B1" w:rsidRPr="00FF0ACC" w:rsidRDefault="0025005B" w:rsidP="00D844AB">
      <w:pPr>
        <w:pStyle w:val="Heading2"/>
        <w:tabs>
          <w:tab w:val="clear" w:pos="0"/>
          <w:tab w:val="num" w:pos="709"/>
        </w:tabs>
        <w:spacing w:before="120" w:after="200" w:line="240" w:lineRule="auto"/>
        <w:ind w:left="709" w:hanging="709"/>
        <w:rPr>
          <w:lang w:val="en-GB"/>
        </w:rPr>
      </w:pPr>
      <w:bookmarkStart w:id="343" w:name="_Toc182149101"/>
      <w:r w:rsidRPr="00FF0ACC">
        <w:rPr>
          <w:lang w:val="en-GB"/>
        </w:rPr>
        <w:t>Data overlap</w:t>
      </w:r>
      <w:bookmarkEnd w:id="342"/>
      <w:bookmarkEnd w:id="343"/>
    </w:p>
    <w:p w14:paraId="1A07C353" w14:textId="58C1AA08" w:rsidR="00E366B1" w:rsidRPr="00FF0ACC" w:rsidRDefault="00A40290" w:rsidP="00D844AB">
      <w:pPr>
        <w:spacing w:after="120" w:line="240" w:lineRule="auto"/>
        <w:jc w:val="both"/>
        <w:rPr>
          <w:sz w:val="20"/>
          <w:szCs w:val="20"/>
          <w:lang w:val="en-GB"/>
        </w:rPr>
      </w:pPr>
      <w:r w:rsidRPr="00FF0ACC">
        <w:rPr>
          <w:sz w:val="20"/>
          <w:szCs w:val="20"/>
          <w:lang w:val="en-GB"/>
        </w:rPr>
        <w:t>S-124</w:t>
      </w:r>
      <w:r w:rsidR="0025005B" w:rsidRPr="00FF0ACC">
        <w:rPr>
          <w:sz w:val="20"/>
          <w:szCs w:val="20"/>
          <w:lang w:val="en-GB"/>
        </w:rPr>
        <w:t xml:space="preserve"> datasets </w:t>
      </w:r>
      <w:r w:rsidR="00F127F7" w:rsidRPr="00FF0ACC">
        <w:rPr>
          <w:sz w:val="20"/>
          <w:szCs w:val="20"/>
          <w:lang w:val="en-GB"/>
        </w:rPr>
        <w:t>may</w:t>
      </w:r>
      <w:r w:rsidR="0025005B" w:rsidRPr="00FF0ACC">
        <w:rPr>
          <w:sz w:val="20"/>
          <w:szCs w:val="20"/>
          <w:lang w:val="en-GB"/>
        </w:rPr>
        <w:t xml:space="preserve"> overlap other </w:t>
      </w:r>
      <w:r w:rsidRPr="00FF0ACC">
        <w:rPr>
          <w:sz w:val="20"/>
          <w:szCs w:val="20"/>
          <w:lang w:val="en-GB"/>
        </w:rPr>
        <w:t>S-124</w:t>
      </w:r>
      <w:r w:rsidR="0025005B" w:rsidRPr="00FF0ACC">
        <w:rPr>
          <w:sz w:val="20"/>
          <w:szCs w:val="20"/>
          <w:lang w:val="en-GB"/>
        </w:rPr>
        <w:t xml:space="preserve"> datasets.</w:t>
      </w:r>
    </w:p>
    <w:p w14:paraId="36DCF589" w14:textId="77777777" w:rsidR="00E366B1" w:rsidRPr="00FF0ACC" w:rsidRDefault="00E366B1" w:rsidP="00D844AB">
      <w:pPr>
        <w:spacing w:after="120" w:line="240" w:lineRule="auto"/>
        <w:jc w:val="both"/>
        <w:rPr>
          <w:sz w:val="20"/>
          <w:szCs w:val="20"/>
          <w:lang w:val="en-GB"/>
        </w:rPr>
      </w:pPr>
    </w:p>
    <w:p w14:paraId="55C44CF4" w14:textId="77777777" w:rsidR="00E366B1" w:rsidRPr="00FF0ACC" w:rsidRDefault="0025005B" w:rsidP="00D844AB">
      <w:pPr>
        <w:pStyle w:val="Heading2"/>
        <w:tabs>
          <w:tab w:val="clear" w:pos="0"/>
          <w:tab w:val="num" w:pos="709"/>
        </w:tabs>
        <w:spacing w:before="120" w:after="200" w:line="240" w:lineRule="auto"/>
        <w:ind w:left="709" w:hanging="709"/>
        <w:rPr>
          <w:lang w:val="en-GB"/>
        </w:rPr>
      </w:pPr>
      <w:bookmarkStart w:id="344" w:name="_Toc482116425"/>
      <w:bookmarkStart w:id="345" w:name="_Toc182149102"/>
      <w:r w:rsidRPr="00FF0ACC">
        <w:rPr>
          <w:lang w:val="en-GB"/>
        </w:rPr>
        <w:t>Data quality</w:t>
      </w:r>
      <w:bookmarkEnd w:id="344"/>
      <w:bookmarkEnd w:id="345"/>
    </w:p>
    <w:p w14:paraId="76555F9C" w14:textId="77777777" w:rsidR="00837DBC" w:rsidRPr="00FF0ACC" w:rsidRDefault="00837DBC" w:rsidP="00D844AB">
      <w:pPr>
        <w:pStyle w:val="ListParagraph"/>
        <w:spacing w:after="120" w:line="240" w:lineRule="auto"/>
        <w:ind w:left="0"/>
        <w:jc w:val="both"/>
        <w:rPr>
          <w:i/>
          <w:color w:val="auto"/>
          <w:sz w:val="20"/>
          <w:szCs w:val="20"/>
          <w:lang w:val="en-GB"/>
        </w:rPr>
      </w:pPr>
      <w:r w:rsidRPr="00FF0ACC">
        <w:rPr>
          <w:color w:val="auto"/>
          <w:sz w:val="20"/>
          <w:szCs w:val="20"/>
          <w:lang w:val="en-GB"/>
        </w:rPr>
        <w:t xml:space="preserve">Datasets conforming to S-124 should always be created with the best available source information. Due to the urgency of the information, datasets may be based on incomplete or unconfirmed information and mariners will need to take this into account when deciding what reliance to place on the information </w:t>
      </w:r>
      <w:r w:rsidRPr="00FF0ACC">
        <w:rPr>
          <w:color w:val="auto"/>
          <w:sz w:val="20"/>
          <w:szCs w:val="20"/>
          <w:lang w:val="en-GB"/>
        </w:rPr>
        <w:lastRenderedPageBreak/>
        <w:t>contained therein. It is often not possible to determine quantifiable values to measures of data quality. Generally the quality of information can be made evident from the navigational warning amplifying text by the use of qualitative words such as ‘approximate’, ‘reported’, ‘in the vicinity of’ and ‘about’.</w:t>
      </w:r>
    </w:p>
    <w:p w14:paraId="4441E06D" w14:textId="02F31E27" w:rsidR="00837DBC" w:rsidRPr="00FF0ACC" w:rsidRDefault="00837DBC" w:rsidP="00D844AB">
      <w:pPr>
        <w:pStyle w:val="ListParagraph"/>
        <w:spacing w:after="120" w:line="240" w:lineRule="auto"/>
        <w:ind w:left="0"/>
        <w:jc w:val="both"/>
        <w:rPr>
          <w:color w:val="auto"/>
          <w:sz w:val="20"/>
          <w:szCs w:val="20"/>
          <w:lang w:val="en-GB"/>
        </w:rPr>
      </w:pPr>
      <w:r w:rsidRPr="00FF0ACC">
        <w:rPr>
          <w:color w:val="auto"/>
          <w:sz w:val="20"/>
          <w:szCs w:val="20"/>
          <w:lang w:val="en-GB"/>
        </w:rPr>
        <w:t>E</w:t>
      </w:r>
      <w:r w:rsidR="00DC487D" w:rsidRPr="00FF0ACC">
        <w:rPr>
          <w:color w:val="auto"/>
          <w:sz w:val="20"/>
          <w:szCs w:val="20"/>
          <w:lang w:val="en-GB"/>
        </w:rPr>
        <w:t>XAMPLE</w:t>
      </w:r>
      <w:r w:rsidRPr="00FF0ACC">
        <w:rPr>
          <w:color w:val="auto"/>
          <w:sz w:val="20"/>
          <w:szCs w:val="20"/>
          <w:lang w:val="en-GB"/>
        </w:rPr>
        <w:t xml:space="preserve">: Dredging operations will be taking place in the vicinity of </w:t>
      </w:r>
      <w:proofErr w:type="spellStart"/>
      <w:r w:rsidRPr="00FF0ACC">
        <w:rPr>
          <w:color w:val="auto"/>
          <w:sz w:val="20"/>
          <w:szCs w:val="20"/>
          <w:lang w:val="en-GB"/>
        </w:rPr>
        <w:t>Goldwood</w:t>
      </w:r>
      <w:proofErr w:type="spellEnd"/>
      <w:r w:rsidRPr="00FF0ACC">
        <w:rPr>
          <w:color w:val="auto"/>
          <w:sz w:val="20"/>
          <w:szCs w:val="20"/>
          <w:lang w:val="en-GB"/>
        </w:rPr>
        <w:t xml:space="preserve"> Sawmill (49°12.47’N / 123°04.83’W), in the Mitchell Slough starting on Saturday, February 2 to Monday, February 5.</w:t>
      </w:r>
    </w:p>
    <w:p w14:paraId="2648B0A7" w14:textId="77777777" w:rsidR="00837DBC" w:rsidRPr="00FF0ACC" w:rsidRDefault="00837DBC" w:rsidP="00D844AB">
      <w:pPr>
        <w:pStyle w:val="ListParagraph"/>
        <w:spacing w:after="120" w:line="240" w:lineRule="auto"/>
        <w:ind w:left="0"/>
        <w:jc w:val="both"/>
        <w:rPr>
          <w:color w:val="auto"/>
          <w:sz w:val="20"/>
          <w:szCs w:val="20"/>
          <w:lang w:val="en-GB"/>
        </w:rPr>
      </w:pPr>
      <w:r w:rsidRPr="00FF0ACC">
        <w:rPr>
          <w:color w:val="auto"/>
          <w:sz w:val="20"/>
          <w:szCs w:val="20"/>
          <w:lang w:val="en-GB"/>
        </w:rPr>
        <w:t xml:space="preserve">Geometry in datasets should by default have a </w:t>
      </w:r>
      <w:proofErr w:type="spellStart"/>
      <w:r w:rsidRPr="00FF0ACC">
        <w:rPr>
          <w:b/>
          <w:bCs/>
          <w:color w:val="auto"/>
          <w:sz w:val="20"/>
          <w:szCs w:val="20"/>
          <w:lang w:val="en-GB"/>
        </w:rPr>
        <w:t>qualityOfPosition</w:t>
      </w:r>
      <w:proofErr w:type="spellEnd"/>
      <w:r w:rsidRPr="00FF0ACC">
        <w:rPr>
          <w:color w:val="auto"/>
          <w:sz w:val="20"/>
          <w:szCs w:val="20"/>
          <w:lang w:val="en-GB"/>
        </w:rPr>
        <w:t xml:space="preserve"> set to 4 (approximate). Other values should only be chosen when source material justify such values. </w:t>
      </w:r>
    </w:p>
    <w:p w14:paraId="1B3415CE" w14:textId="77777777" w:rsidR="00837DBC" w:rsidRPr="00FF0ACC" w:rsidRDefault="00837DBC" w:rsidP="00D844AB">
      <w:pPr>
        <w:pStyle w:val="ListParagraph"/>
        <w:spacing w:after="120" w:line="240" w:lineRule="auto"/>
        <w:ind w:left="0"/>
        <w:jc w:val="both"/>
        <w:rPr>
          <w:color w:val="auto"/>
          <w:sz w:val="20"/>
          <w:szCs w:val="20"/>
          <w:lang w:val="en-GB"/>
        </w:rPr>
      </w:pPr>
      <w:r w:rsidRPr="00FF0ACC">
        <w:rPr>
          <w:color w:val="auto"/>
          <w:sz w:val="20"/>
          <w:szCs w:val="20"/>
          <w:lang w:val="en-GB"/>
        </w:rPr>
        <w:t xml:space="preserve">Example: a light is reported as unlit, due to the access to the national </w:t>
      </w:r>
      <w:proofErr w:type="spellStart"/>
      <w:r w:rsidRPr="00FF0ACC">
        <w:rPr>
          <w:color w:val="auto"/>
          <w:sz w:val="20"/>
          <w:szCs w:val="20"/>
          <w:lang w:val="en-GB"/>
        </w:rPr>
        <w:t>AtoN</w:t>
      </w:r>
      <w:proofErr w:type="spellEnd"/>
      <w:r w:rsidRPr="00FF0ACC">
        <w:rPr>
          <w:color w:val="auto"/>
          <w:sz w:val="20"/>
          <w:szCs w:val="20"/>
          <w:lang w:val="en-GB"/>
        </w:rPr>
        <w:t xml:space="preserve"> database, the position of the light can accurately be determined. The </w:t>
      </w:r>
      <w:proofErr w:type="spellStart"/>
      <w:r w:rsidRPr="00FF0ACC">
        <w:rPr>
          <w:b/>
          <w:bCs/>
          <w:color w:val="auto"/>
          <w:sz w:val="20"/>
          <w:szCs w:val="20"/>
          <w:lang w:val="en-GB"/>
        </w:rPr>
        <w:t>qualityOfPosition</w:t>
      </w:r>
      <w:proofErr w:type="spellEnd"/>
      <w:r w:rsidRPr="00FF0ACC">
        <w:rPr>
          <w:color w:val="auto"/>
          <w:sz w:val="20"/>
          <w:szCs w:val="20"/>
          <w:lang w:val="en-GB"/>
        </w:rPr>
        <w:t xml:space="preserve"> of the geometry of the NAVWARN is set to 10 (precisely known).</w:t>
      </w:r>
    </w:p>
    <w:p w14:paraId="6D7404EB" w14:textId="77777777" w:rsidR="00837DBC" w:rsidRPr="00FF0ACC" w:rsidRDefault="00837DBC" w:rsidP="00C86CEB">
      <w:pPr>
        <w:pStyle w:val="Heading3"/>
        <w:tabs>
          <w:tab w:val="clear" w:pos="450"/>
          <w:tab w:val="num" w:pos="851"/>
        </w:tabs>
        <w:spacing w:after="120" w:line="240" w:lineRule="auto"/>
        <w:ind w:left="0"/>
        <w:rPr>
          <w:sz w:val="20"/>
          <w:szCs w:val="20"/>
          <w:lang w:val="en-GB"/>
        </w:rPr>
      </w:pPr>
      <w:bookmarkStart w:id="346" w:name="_Toc182149103"/>
      <w:r w:rsidRPr="00FF0ACC">
        <w:rPr>
          <w:sz w:val="20"/>
          <w:szCs w:val="20"/>
          <w:lang w:val="en-GB"/>
        </w:rPr>
        <w:t>Validation checks</w:t>
      </w:r>
      <w:bookmarkEnd w:id="346"/>
    </w:p>
    <w:p w14:paraId="1F68C24C" w14:textId="4F7B8041" w:rsidR="001A1375" w:rsidRPr="00FF0ACC" w:rsidRDefault="00837DBC" w:rsidP="00C86CEB">
      <w:pPr>
        <w:pStyle w:val="ListParagraph"/>
        <w:spacing w:after="120" w:line="240" w:lineRule="auto"/>
        <w:ind w:left="0"/>
        <w:jc w:val="both"/>
        <w:rPr>
          <w:sz w:val="20"/>
          <w:szCs w:val="20"/>
          <w:lang w:val="en-GB"/>
        </w:rPr>
      </w:pPr>
      <w:r w:rsidRPr="00FF0ACC">
        <w:rPr>
          <w:color w:val="auto"/>
          <w:sz w:val="20"/>
          <w:szCs w:val="20"/>
          <w:lang w:val="en-GB"/>
        </w:rPr>
        <w:t>S-124 products must be validated</w:t>
      </w:r>
      <w:r w:rsidR="004448AE" w:rsidRPr="00FF0ACC">
        <w:rPr>
          <w:color w:val="auto"/>
          <w:sz w:val="20"/>
          <w:szCs w:val="20"/>
          <w:lang w:val="en-GB"/>
        </w:rPr>
        <w:t xml:space="preserve"> by appropriate means</w:t>
      </w:r>
      <w:r w:rsidRPr="00FF0ACC">
        <w:rPr>
          <w:color w:val="auto"/>
          <w:sz w:val="20"/>
          <w:szCs w:val="20"/>
          <w:lang w:val="en-GB"/>
        </w:rPr>
        <w:t xml:space="preserve">. </w:t>
      </w:r>
      <w:r w:rsidR="0044455F" w:rsidRPr="00FF0ACC">
        <w:rPr>
          <w:color w:val="auto"/>
          <w:sz w:val="20"/>
          <w:szCs w:val="20"/>
          <w:lang w:val="en-GB"/>
        </w:rPr>
        <w:t>Datasets and exchange sets that conform to this specification must be validated to have no critical errors with checks defined in the relevant version of IHO S-15</w:t>
      </w:r>
      <w:r w:rsidR="007B0A49" w:rsidRPr="00FF0ACC">
        <w:rPr>
          <w:color w:val="auto"/>
          <w:sz w:val="20"/>
          <w:szCs w:val="20"/>
          <w:lang w:val="en-GB"/>
        </w:rPr>
        <w:t>8</w:t>
      </w:r>
      <w:r w:rsidR="0044455F" w:rsidRPr="00FF0ACC">
        <w:rPr>
          <w:color w:val="auto"/>
          <w:sz w:val="20"/>
          <w:szCs w:val="20"/>
          <w:lang w:val="en-GB"/>
        </w:rPr>
        <w:t>.</w:t>
      </w:r>
    </w:p>
    <w:p w14:paraId="4AB99AF5" w14:textId="3F63F468" w:rsidR="00E366B1" w:rsidRPr="00FF0ACC" w:rsidRDefault="00E366B1" w:rsidP="00C86CEB">
      <w:pPr>
        <w:spacing w:after="120" w:line="240" w:lineRule="auto"/>
        <w:jc w:val="both"/>
        <w:rPr>
          <w:sz w:val="20"/>
          <w:szCs w:val="20"/>
          <w:lang w:val="en-GB"/>
        </w:rPr>
      </w:pPr>
    </w:p>
    <w:p w14:paraId="4CE23041" w14:textId="77777777" w:rsidR="00BB70C5" w:rsidRPr="00FF0ACC" w:rsidRDefault="00BB70C5" w:rsidP="00A669C4">
      <w:pPr>
        <w:pStyle w:val="Heading2"/>
        <w:tabs>
          <w:tab w:val="clear" w:pos="0"/>
          <w:tab w:val="num" w:pos="709"/>
        </w:tabs>
        <w:spacing w:before="120" w:after="200" w:line="240" w:lineRule="auto"/>
        <w:ind w:left="709" w:hanging="709"/>
        <w:rPr>
          <w:lang w:val="en-GB"/>
        </w:rPr>
      </w:pPr>
      <w:bookmarkStart w:id="347" w:name="_Toc182149104"/>
      <w:r w:rsidRPr="00FF0ACC">
        <w:rPr>
          <w:lang w:val="en-GB"/>
        </w:rPr>
        <w:t>Use of datasets</w:t>
      </w:r>
      <w:bookmarkEnd w:id="347"/>
    </w:p>
    <w:p w14:paraId="7A1AA3E9" w14:textId="1EED9F0B" w:rsidR="00BB70C5" w:rsidRPr="00FF0ACC" w:rsidRDefault="00BB70C5" w:rsidP="00257E2A">
      <w:pPr>
        <w:spacing w:after="120" w:line="240" w:lineRule="auto"/>
        <w:jc w:val="both"/>
        <w:rPr>
          <w:sz w:val="20"/>
          <w:szCs w:val="20"/>
          <w:lang w:val="en-GB"/>
        </w:rPr>
      </w:pPr>
      <w:r w:rsidRPr="00FF0ACC">
        <w:rPr>
          <w:sz w:val="20"/>
          <w:szCs w:val="20"/>
          <w:lang w:val="en-GB"/>
        </w:rPr>
        <w:t xml:space="preserve">S-124 datasets are intended to be used as </w:t>
      </w:r>
      <w:r w:rsidR="00393F04" w:rsidRPr="00FF0ACC">
        <w:rPr>
          <w:sz w:val="20"/>
          <w:szCs w:val="20"/>
          <w:lang w:val="en-GB"/>
        </w:rPr>
        <w:t xml:space="preserve">an </w:t>
      </w:r>
      <w:r w:rsidRPr="00FF0ACC">
        <w:rPr>
          <w:sz w:val="20"/>
          <w:szCs w:val="20"/>
          <w:lang w:val="en-GB"/>
        </w:rPr>
        <w:t>overlay</w:t>
      </w:r>
      <w:r w:rsidR="008D06DA" w:rsidRPr="00FF0ACC">
        <w:rPr>
          <w:sz w:val="20"/>
          <w:szCs w:val="20"/>
          <w:lang w:val="en-GB"/>
        </w:rPr>
        <w:t xml:space="preserve"> </w:t>
      </w:r>
      <w:r w:rsidR="00393F04" w:rsidRPr="00FF0ACC">
        <w:rPr>
          <w:sz w:val="20"/>
          <w:szCs w:val="20"/>
          <w:lang w:val="en-GB"/>
        </w:rPr>
        <w:t>over a</w:t>
      </w:r>
      <w:r w:rsidR="00812F02" w:rsidRPr="00FF0ACC">
        <w:rPr>
          <w:sz w:val="20"/>
          <w:szCs w:val="20"/>
          <w:lang w:val="en-GB"/>
        </w:rPr>
        <w:t>n electronic</w:t>
      </w:r>
      <w:r w:rsidR="00393F04" w:rsidRPr="00FF0ACC">
        <w:rPr>
          <w:sz w:val="20"/>
          <w:szCs w:val="20"/>
          <w:lang w:val="en-GB"/>
        </w:rPr>
        <w:t xml:space="preserve"> </w:t>
      </w:r>
      <w:r w:rsidR="00837DBC" w:rsidRPr="00FF0ACC">
        <w:rPr>
          <w:sz w:val="20"/>
          <w:szCs w:val="20"/>
          <w:lang w:val="en-GB"/>
        </w:rPr>
        <w:t xml:space="preserve">navigational </w:t>
      </w:r>
      <w:r w:rsidR="00393F04" w:rsidRPr="00FF0ACC">
        <w:rPr>
          <w:sz w:val="20"/>
          <w:szCs w:val="20"/>
          <w:lang w:val="en-GB"/>
        </w:rPr>
        <w:t>chart</w:t>
      </w:r>
      <w:r w:rsidRPr="00FF0ACC">
        <w:rPr>
          <w:sz w:val="20"/>
          <w:szCs w:val="20"/>
          <w:lang w:val="en-GB"/>
        </w:rPr>
        <w:t xml:space="preserve">. This means that S-124 datasets must be created with content sufficient to communicate the intended information to a user when the user views the datasets over </w:t>
      </w:r>
      <w:r w:rsidR="00406EB9" w:rsidRPr="00FF0ACC">
        <w:rPr>
          <w:sz w:val="20"/>
          <w:szCs w:val="20"/>
          <w:lang w:val="en-GB"/>
        </w:rPr>
        <w:t>the chart display</w:t>
      </w:r>
      <w:r w:rsidRPr="00FF0ACC">
        <w:rPr>
          <w:sz w:val="20"/>
          <w:szCs w:val="20"/>
          <w:lang w:val="en-GB"/>
        </w:rPr>
        <w:t>. This includes sufficient accuracy of location information, as well as sufficient levels of details on the navigational safety information contained in the S-124 dataset.</w:t>
      </w:r>
    </w:p>
    <w:p w14:paraId="142261F4" w14:textId="77777777" w:rsidR="00285BAE" w:rsidRPr="00FF0ACC" w:rsidRDefault="00285BAE" w:rsidP="00257E2A">
      <w:pPr>
        <w:spacing w:after="120" w:line="240" w:lineRule="auto"/>
        <w:jc w:val="both"/>
        <w:rPr>
          <w:sz w:val="20"/>
          <w:szCs w:val="20"/>
          <w:lang w:val="en-GB"/>
        </w:rPr>
      </w:pPr>
    </w:p>
    <w:p w14:paraId="6B0F1435" w14:textId="77777777" w:rsidR="00BB70C5" w:rsidRPr="00FF0ACC" w:rsidRDefault="00BB70C5" w:rsidP="0014010A">
      <w:pPr>
        <w:pStyle w:val="Heading2"/>
        <w:tabs>
          <w:tab w:val="clear" w:pos="0"/>
          <w:tab w:val="num" w:pos="709"/>
        </w:tabs>
        <w:spacing w:before="120" w:after="200" w:line="240" w:lineRule="auto"/>
        <w:ind w:left="709" w:hanging="709"/>
        <w:rPr>
          <w:lang w:val="en-GB"/>
        </w:rPr>
      </w:pPr>
      <w:bookmarkStart w:id="348" w:name="_Toc182149105"/>
      <w:r w:rsidRPr="00FF0ACC">
        <w:rPr>
          <w:lang w:val="en-GB"/>
        </w:rPr>
        <w:t>Scale in S-124 datasets</w:t>
      </w:r>
      <w:bookmarkEnd w:id="348"/>
    </w:p>
    <w:p w14:paraId="3C872B1E" w14:textId="46138F43" w:rsidR="00BB70C5" w:rsidRPr="00FF0ACC" w:rsidRDefault="00BB70C5" w:rsidP="0014010A">
      <w:pPr>
        <w:spacing w:after="120" w:line="240" w:lineRule="auto"/>
        <w:jc w:val="both"/>
        <w:rPr>
          <w:color w:val="auto"/>
          <w:sz w:val="20"/>
          <w:szCs w:val="20"/>
          <w:lang w:val="en-GB"/>
        </w:rPr>
      </w:pPr>
      <w:r w:rsidRPr="00FF0ACC">
        <w:rPr>
          <w:color w:val="auto"/>
          <w:sz w:val="20"/>
          <w:szCs w:val="20"/>
          <w:lang w:val="en-GB"/>
        </w:rPr>
        <w:t>Navigational Warning data must be compiled in the best applicable scale. The use of the data itself is scale independent. That means that the data can be used at any scale</w:t>
      </w:r>
      <w:r w:rsidR="00B37B99" w:rsidRPr="00FF0ACC">
        <w:rPr>
          <w:color w:val="auto"/>
          <w:sz w:val="20"/>
          <w:szCs w:val="20"/>
          <w:lang w:val="en-GB"/>
        </w:rPr>
        <w:t>.</w:t>
      </w:r>
    </w:p>
    <w:p w14:paraId="288DED19" w14:textId="77777777" w:rsidR="00BB70C5" w:rsidRPr="00FF0ACC" w:rsidRDefault="00BB70C5" w:rsidP="0014010A">
      <w:pPr>
        <w:spacing w:after="120" w:line="240" w:lineRule="auto"/>
        <w:jc w:val="both"/>
        <w:rPr>
          <w:color w:val="auto"/>
          <w:sz w:val="20"/>
          <w:szCs w:val="20"/>
          <w:lang w:val="en-GB"/>
        </w:rPr>
      </w:pPr>
    </w:p>
    <w:p w14:paraId="78A405FB" w14:textId="10808DC7" w:rsidR="00CD449F" w:rsidRPr="00FF0ACC" w:rsidRDefault="00CD449F" w:rsidP="00404134">
      <w:pPr>
        <w:pStyle w:val="Heading1"/>
        <w:tabs>
          <w:tab w:val="clear" w:pos="0"/>
          <w:tab w:val="num" w:pos="567"/>
        </w:tabs>
        <w:spacing w:before="120" w:after="200" w:line="240" w:lineRule="auto"/>
        <w:ind w:left="567" w:hanging="567"/>
        <w:rPr>
          <w:szCs w:val="24"/>
          <w:lang w:val="en-GB"/>
        </w:rPr>
      </w:pPr>
      <w:bookmarkStart w:id="349" w:name="_Toc482116426"/>
      <w:bookmarkStart w:id="350" w:name="_Toc182149106"/>
      <w:r w:rsidRPr="00FF0ACC">
        <w:rPr>
          <w:szCs w:val="24"/>
          <w:lang w:val="en-GB"/>
        </w:rPr>
        <w:t>Data Delivery</w:t>
      </w:r>
      <w:bookmarkEnd w:id="349"/>
      <w:bookmarkEnd w:id="350"/>
    </w:p>
    <w:p w14:paraId="4D7A7E0C" w14:textId="77777777" w:rsidR="00E366B1" w:rsidRPr="00FF0ACC" w:rsidRDefault="0025005B" w:rsidP="00404134">
      <w:pPr>
        <w:pStyle w:val="Heading2"/>
        <w:tabs>
          <w:tab w:val="clear" w:pos="0"/>
          <w:tab w:val="num" w:pos="709"/>
        </w:tabs>
        <w:spacing w:before="120" w:after="200" w:line="240" w:lineRule="auto"/>
        <w:ind w:left="709" w:hanging="709"/>
        <w:rPr>
          <w:lang w:val="en-GB"/>
        </w:rPr>
      </w:pPr>
      <w:bookmarkStart w:id="351" w:name="_Toc316976319"/>
      <w:bookmarkStart w:id="352" w:name="_Toc422820144"/>
      <w:bookmarkStart w:id="353" w:name="_Toc482116427"/>
      <w:bookmarkStart w:id="354" w:name="_Toc182149107"/>
      <w:r w:rsidRPr="00FF0ACC">
        <w:rPr>
          <w:lang w:val="en-GB"/>
        </w:rPr>
        <w:t>Data Product Delivery Information</w:t>
      </w:r>
      <w:bookmarkEnd w:id="351"/>
      <w:bookmarkEnd w:id="352"/>
      <w:bookmarkEnd w:id="353"/>
      <w:bookmarkEnd w:id="354"/>
    </w:p>
    <w:p w14:paraId="6F42726A" w14:textId="35D5D195" w:rsidR="00E366B1" w:rsidRPr="00FF0ACC" w:rsidRDefault="0025005B" w:rsidP="00404134">
      <w:pPr>
        <w:spacing w:after="120" w:line="240" w:lineRule="auto"/>
        <w:jc w:val="both"/>
        <w:rPr>
          <w:sz w:val="20"/>
          <w:szCs w:val="20"/>
          <w:lang w:val="en-GB"/>
        </w:rPr>
      </w:pPr>
      <w:r w:rsidRPr="00FF0ACC">
        <w:rPr>
          <w:sz w:val="20"/>
          <w:szCs w:val="20"/>
          <w:lang w:val="en-GB"/>
        </w:rPr>
        <w:t xml:space="preserve">This data product specification defines GML as the primary format in which </w:t>
      </w:r>
      <w:r w:rsidR="00892A26" w:rsidRPr="00FF0ACC">
        <w:rPr>
          <w:sz w:val="20"/>
          <w:szCs w:val="20"/>
          <w:lang w:val="en-GB"/>
        </w:rPr>
        <w:t xml:space="preserve">S-124 </w:t>
      </w:r>
      <w:r w:rsidRPr="00FF0ACC">
        <w:rPr>
          <w:sz w:val="20"/>
          <w:szCs w:val="20"/>
          <w:lang w:val="en-GB"/>
        </w:rPr>
        <w:t xml:space="preserve">data products are delivered. </w:t>
      </w:r>
      <w:r w:rsidR="00B810E1" w:rsidRPr="00FF0ACC">
        <w:rPr>
          <w:sz w:val="20"/>
          <w:szCs w:val="20"/>
          <w:lang w:val="en-GB"/>
        </w:rPr>
        <w:t>See S-100 Part 10b and the S-124 GML schema documentation for a complete description of the data records, fields and subfields defined in the encoding.</w:t>
      </w:r>
    </w:p>
    <w:p w14:paraId="00DC8890" w14:textId="028ABC8E" w:rsidR="00686111" w:rsidRPr="00FF0ACC" w:rsidRDefault="00686111" w:rsidP="00404134">
      <w:pPr>
        <w:spacing w:after="120" w:line="240" w:lineRule="auto"/>
        <w:jc w:val="both"/>
        <w:rPr>
          <w:sz w:val="20"/>
          <w:szCs w:val="20"/>
          <w:lang w:val="en-GB"/>
        </w:rPr>
      </w:pPr>
    </w:p>
    <w:p w14:paraId="76CD307E" w14:textId="2FE9C28F" w:rsidR="00AC7F3D" w:rsidRPr="00FF0ACC" w:rsidRDefault="00AC7F3D" w:rsidP="003B237D">
      <w:pPr>
        <w:pStyle w:val="Heading2"/>
        <w:tabs>
          <w:tab w:val="clear" w:pos="0"/>
          <w:tab w:val="num" w:pos="709"/>
        </w:tabs>
        <w:spacing w:before="120" w:after="200"/>
        <w:ind w:left="709" w:hanging="709"/>
        <w:rPr>
          <w:lang w:val="en-GB"/>
        </w:rPr>
      </w:pPr>
      <w:bookmarkStart w:id="355" w:name="_Ref520120627"/>
      <w:bookmarkStart w:id="356" w:name="_Toc182149108"/>
      <w:r w:rsidRPr="00FF0ACC">
        <w:rPr>
          <w:lang w:val="en-GB"/>
        </w:rPr>
        <w:t>Dataset loading</w:t>
      </w:r>
      <w:bookmarkEnd w:id="355"/>
      <w:bookmarkEnd w:id="356"/>
    </w:p>
    <w:p w14:paraId="36F85605" w14:textId="69A7C359" w:rsidR="0032472A" w:rsidRPr="00FF0ACC" w:rsidRDefault="00F73FA0" w:rsidP="006E2ADC">
      <w:pPr>
        <w:pStyle w:val="Heading3"/>
        <w:tabs>
          <w:tab w:val="clear" w:pos="450"/>
          <w:tab w:val="num" w:pos="851"/>
        </w:tabs>
        <w:suppressAutoHyphens w:val="0"/>
        <w:spacing w:after="120" w:line="240" w:lineRule="auto"/>
        <w:ind w:left="851" w:hanging="851"/>
        <w:rPr>
          <w:sz w:val="20"/>
          <w:szCs w:val="20"/>
          <w:lang w:val="en-GB"/>
        </w:rPr>
      </w:pPr>
      <w:bookmarkStart w:id="357" w:name="_Toc12457384"/>
      <w:bookmarkStart w:id="358" w:name="_Toc182149109"/>
      <w:bookmarkEnd w:id="357"/>
      <w:r w:rsidRPr="00FF0ACC">
        <w:rPr>
          <w:sz w:val="20"/>
          <w:szCs w:val="20"/>
          <w:lang w:val="en-GB"/>
        </w:rPr>
        <w:t xml:space="preserve">Use of S-124 in </w:t>
      </w:r>
      <w:r w:rsidR="0032472A" w:rsidRPr="00FF0ACC">
        <w:rPr>
          <w:sz w:val="20"/>
          <w:szCs w:val="20"/>
          <w:lang w:val="en-GB"/>
        </w:rPr>
        <w:t>ECDIS</w:t>
      </w:r>
      <w:bookmarkEnd w:id="358"/>
    </w:p>
    <w:p w14:paraId="0E9181D3" w14:textId="3FA45FCE" w:rsidR="00075E7D" w:rsidRPr="00FF0ACC" w:rsidRDefault="00DE4640" w:rsidP="006E2ADC">
      <w:pPr>
        <w:spacing w:after="120" w:line="240" w:lineRule="auto"/>
        <w:jc w:val="both"/>
        <w:rPr>
          <w:sz w:val="20"/>
          <w:szCs w:val="20"/>
          <w:lang w:val="en-GB"/>
        </w:rPr>
      </w:pPr>
      <w:r w:rsidRPr="00FF0ACC">
        <w:rPr>
          <w:sz w:val="20"/>
          <w:szCs w:val="20"/>
          <w:lang w:val="en-GB"/>
        </w:rPr>
        <w:t>In ECDIS all v</w:t>
      </w:r>
      <w:r w:rsidR="003050E0" w:rsidRPr="00FF0ACC">
        <w:rPr>
          <w:sz w:val="20"/>
          <w:szCs w:val="20"/>
          <w:lang w:val="en-GB"/>
        </w:rPr>
        <w:t xml:space="preserve">alid </w:t>
      </w:r>
      <w:r w:rsidR="00914BA9" w:rsidRPr="00FF0ACC">
        <w:rPr>
          <w:sz w:val="20"/>
          <w:szCs w:val="20"/>
          <w:lang w:val="en-GB"/>
        </w:rPr>
        <w:t>S-124 d</w:t>
      </w:r>
      <w:r w:rsidR="00AC7F3D" w:rsidRPr="00FF0ACC">
        <w:rPr>
          <w:sz w:val="20"/>
          <w:szCs w:val="20"/>
          <w:lang w:val="en-GB"/>
        </w:rPr>
        <w:t>ataset</w:t>
      </w:r>
      <w:r w:rsidR="0039678F" w:rsidRPr="00FF0ACC">
        <w:rPr>
          <w:sz w:val="20"/>
          <w:szCs w:val="20"/>
          <w:lang w:val="en-GB"/>
        </w:rPr>
        <w:t>s</w:t>
      </w:r>
      <w:r w:rsidR="00AC7F3D" w:rsidRPr="00FF0ACC">
        <w:rPr>
          <w:sz w:val="20"/>
          <w:szCs w:val="20"/>
          <w:lang w:val="en-GB"/>
        </w:rPr>
        <w:t xml:space="preserve"> must always be loaded</w:t>
      </w:r>
      <w:r w:rsidR="00B55113" w:rsidRPr="00FF0ACC">
        <w:rPr>
          <w:sz w:val="20"/>
          <w:szCs w:val="20"/>
          <w:lang w:val="en-GB"/>
        </w:rPr>
        <w:t xml:space="preserve">. Validity is indicated by the </w:t>
      </w:r>
      <w:proofErr w:type="spellStart"/>
      <w:r w:rsidR="00B55113" w:rsidRPr="00FF0ACC">
        <w:rPr>
          <w:b/>
          <w:bCs/>
          <w:sz w:val="20"/>
          <w:szCs w:val="20"/>
          <w:lang w:val="en-GB"/>
        </w:rPr>
        <w:t>cancellation</w:t>
      </w:r>
      <w:r w:rsidR="003050E0" w:rsidRPr="00FF0ACC">
        <w:rPr>
          <w:b/>
          <w:bCs/>
          <w:sz w:val="20"/>
          <w:szCs w:val="20"/>
          <w:lang w:val="en-GB"/>
        </w:rPr>
        <w:t>Date</w:t>
      </w:r>
      <w:proofErr w:type="spellEnd"/>
      <w:r w:rsidR="00B55113" w:rsidRPr="00FF0ACC">
        <w:rPr>
          <w:sz w:val="20"/>
          <w:szCs w:val="20"/>
          <w:lang w:val="en-GB"/>
        </w:rPr>
        <w:t xml:space="preserve"> attribute</w:t>
      </w:r>
      <w:r w:rsidR="00F37608" w:rsidRPr="00FF0ACC">
        <w:rPr>
          <w:sz w:val="20"/>
          <w:szCs w:val="20"/>
          <w:lang w:val="en-GB"/>
        </w:rPr>
        <w:t xml:space="preserve"> in the </w:t>
      </w:r>
      <w:proofErr w:type="spellStart"/>
      <w:r w:rsidR="00DA697E" w:rsidRPr="00FF0ACC">
        <w:rPr>
          <w:b/>
          <w:bCs/>
          <w:sz w:val="20"/>
          <w:szCs w:val="20"/>
          <w:lang w:val="en-GB"/>
        </w:rPr>
        <w:t>NavwarnPreamble</w:t>
      </w:r>
      <w:proofErr w:type="spellEnd"/>
      <w:r w:rsidR="00F37608" w:rsidRPr="00FF0ACC">
        <w:rPr>
          <w:sz w:val="20"/>
          <w:szCs w:val="20"/>
          <w:lang w:val="en-GB"/>
        </w:rPr>
        <w:t xml:space="preserve"> class</w:t>
      </w:r>
      <w:r w:rsidR="00B55113" w:rsidRPr="00FF0ACC">
        <w:rPr>
          <w:sz w:val="20"/>
          <w:szCs w:val="20"/>
          <w:lang w:val="en-GB"/>
        </w:rPr>
        <w:t xml:space="preserve">, and any point in time prior to </w:t>
      </w:r>
      <w:r w:rsidR="003050E0" w:rsidRPr="00FF0ACC">
        <w:rPr>
          <w:sz w:val="20"/>
          <w:szCs w:val="20"/>
          <w:lang w:val="en-GB"/>
        </w:rPr>
        <w:t>this</w:t>
      </w:r>
      <w:r w:rsidR="00B55113" w:rsidRPr="00FF0ACC">
        <w:rPr>
          <w:sz w:val="20"/>
          <w:szCs w:val="20"/>
          <w:lang w:val="en-GB"/>
        </w:rPr>
        <w:t xml:space="preserve"> time value the dataset is valid.</w:t>
      </w:r>
      <w:r w:rsidR="009B16B2" w:rsidRPr="00FF0ACC">
        <w:rPr>
          <w:sz w:val="20"/>
          <w:szCs w:val="20"/>
          <w:lang w:val="en-GB"/>
        </w:rPr>
        <w:t xml:space="preserve"> If the </w:t>
      </w:r>
      <w:proofErr w:type="spellStart"/>
      <w:r w:rsidR="009B16B2" w:rsidRPr="00FF0ACC">
        <w:rPr>
          <w:b/>
          <w:bCs/>
          <w:sz w:val="20"/>
          <w:szCs w:val="20"/>
          <w:lang w:val="en-GB"/>
        </w:rPr>
        <w:t>cancellationDate</w:t>
      </w:r>
      <w:proofErr w:type="spellEnd"/>
      <w:r w:rsidR="009B16B2" w:rsidRPr="00FF0ACC">
        <w:rPr>
          <w:sz w:val="20"/>
          <w:szCs w:val="20"/>
          <w:lang w:val="en-GB"/>
        </w:rPr>
        <w:t xml:space="preserve"> attribute is empty this means the dataset is valid </w:t>
      </w:r>
      <w:r w:rsidR="002021DE" w:rsidRPr="00FF0ACC">
        <w:rPr>
          <w:sz w:val="20"/>
          <w:szCs w:val="20"/>
          <w:lang w:val="en-GB"/>
        </w:rPr>
        <w:t>un</w:t>
      </w:r>
      <w:r w:rsidR="009B16B2" w:rsidRPr="00FF0ACC">
        <w:rPr>
          <w:sz w:val="20"/>
          <w:szCs w:val="20"/>
          <w:lang w:val="en-GB"/>
        </w:rPr>
        <w:t>til cancelled by a new dataset.</w:t>
      </w:r>
      <w:r w:rsidRPr="00FF0ACC">
        <w:rPr>
          <w:sz w:val="20"/>
          <w:szCs w:val="20"/>
          <w:lang w:val="en-GB"/>
        </w:rPr>
        <w:t xml:space="preserve"> </w:t>
      </w:r>
      <w:r w:rsidR="001611BE" w:rsidRPr="00FF0ACC">
        <w:rPr>
          <w:sz w:val="20"/>
          <w:szCs w:val="20"/>
          <w:lang w:val="en-GB"/>
        </w:rPr>
        <w:t xml:space="preserve">Validity is terminated if a cancellation dataset is issued before the </w:t>
      </w:r>
      <w:proofErr w:type="spellStart"/>
      <w:r w:rsidR="001611BE" w:rsidRPr="00FF0ACC">
        <w:rPr>
          <w:b/>
          <w:bCs/>
          <w:sz w:val="20"/>
          <w:szCs w:val="20"/>
          <w:lang w:val="en-GB"/>
        </w:rPr>
        <w:t>cancellationDate</w:t>
      </w:r>
      <w:proofErr w:type="spellEnd"/>
      <w:r w:rsidR="00200764" w:rsidRPr="00FF0ACC">
        <w:rPr>
          <w:sz w:val="20"/>
          <w:szCs w:val="20"/>
          <w:lang w:val="en-GB"/>
        </w:rPr>
        <w:t xml:space="preserve"> of a dataset.</w:t>
      </w:r>
      <w:r w:rsidR="001611BE" w:rsidRPr="00FF0ACC">
        <w:rPr>
          <w:sz w:val="20"/>
          <w:szCs w:val="20"/>
          <w:lang w:val="en-GB"/>
        </w:rPr>
        <w:t xml:space="preserve"> </w:t>
      </w:r>
    </w:p>
    <w:p w14:paraId="1EDAD4EE" w14:textId="456E9EDE" w:rsidR="00BD28CE" w:rsidRPr="00FF0ACC" w:rsidRDefault="00DE4640" w:rsidP="006E2ADC">
      <w:pPr>
        <w:spacing w:after="120" w:line="240" w:lineRule="auto"/>
        <w:jc w:val="both"/>
        <w:rPr>
          <w:sz w:val="20"/>
          <w:szCs w:val="20"/>
          <w:lang w:val="en-GB"/>
        </w:rPr>
      </w:pPr>
      <w:r w:rsidRPr="00FF0ACC">
        <w:rPr>
          <w:sz w:val="20"/>
          <w:szCs w:val="20"/>
          <w:lang w:val="en-GB"/>
        </w:rPr>
        <w:t xml:space="preserve">Validity is also indicated by the </w:t>
      </w:r>
      <w:r w:rsidR="008C4B98" w:rsidRPr="00FF0ACC">
        <w:rPr>
          <w:sz w:val="20"/>
          <w:szCs w:val="20"/>
          <w:lang w:val="en-GB"/>
        </w:rPr>
        <w:t>NAVWARN</w:t>
      </w:r>
      <w:r w:rsidRPr="00FF0ACC">
        <w:rPr>
          <w:sz w:val="20"/>
          <w:szCs w:val="20"/>
          <w:lang w:val="en-GB"/>
        </w:rPr>
        <w:t xml:space="preserve"> being present </w:t>
      </w:r>
      <w:r w:rsidR="00200764" w:rsidRPr="00FF0ACC">
        <w:rPr>
          <w:sz w:val="20"/>
          <w:szCs w:val="20"/>
          <w:lang w:val="en-GB"/>
        </w:rPr>
        <w:t xml:space="preserve">in </w:t>
      </w:r>
      <w:r w:rsidRPr="00FF0ACC">
        <w:rPr>
          <w:sz w:val="20"/>
          <w:szCs w:val="20"/>
          <w:lang w:val="en-GB"/>
        </w:rPr>
        <w:t xml:space="preserve">the </w:t>
      </w:r>
      <w:r w:rsidR="00B37B99" w:rsidRPr="00FF0ACC">
        <w:rPr>
          <w:sz w:val="20"/>
          <w:szCs w:val="20"/>
          <w:lang w:val="en-GB"/>
        </w:rPr>
        <w:t xml:space="preserve">latest </w:t>
      </w:r>
      <w:r w:rsidRPr="00FF0ACC">
        <w:rPr>
          <w:sz w:val="20"/>
          <w:szCs w:val="20"/>
          <w:lang w:val="en-GB"/>
        </w:rPr>
        <w:t>in-force bulletin</w:t>
      </w:r>
      <w:r w:rsidR="008C4B98" w:rsidRPr="00FF0ACC">
        <w:rPr>
          <w:sz w:val="20"/>
          <w:szCs w:val="20"/>
          <w:lang w:val="en-GB"/>
        </w:rPr>
        <w:t>. A</w:t>
      </w:r>
      <w:r w:rsidR="009B16B2" w:rsidRPr="00FF0ACC">
        <w:rPr>
          <w:sz w:val="20"/>
          <w:szCs w:val="20"/>
          <w:lang w:val="en-GB"/>
        </w:rPr>
        <w:t xml:space="preserve">ny dataset </w:t>
      </w:r>
      <w:r w:rsidR="00150C6B" w:rsidRPr="00FF0ACC">
        <w:rPr>
          <w:sz w:val="20"/>
          <w:szCs w:val="20"/>
          <w:lang w:val="en-GB"/>
        </w:rPr>
        <w:t xml:space="preserve">prior to and </w:t>
      </w:r>
      <w:r w:rsidR="009B16B2" w:rsidRPr="00FF0ACC">
        <w:rPr>
          <w:sz w:val="20"/>
          <w:szCs w:val="20"/>
          <w:lang w:val="en-GB"/>
        </w:rPr>
        <w:t>not found in the latest in-force bulletin must be considered not valid</w:t>
      </w:r>
      <w:r w:rsidRPr="00FF0ACC">
        <w:rPr>
          <w:sz w:val="20"/>
          <w:szCs w:val="20"/>
          <w:lang w:val="en-GB"/>
        </w:rPr>
        <w:t xml:space="preserve">. </w:t>
      </w:r>
    </w:p>
    <w:p w14:paraId="10F18C1F" w14:textId="1EA5E760" w:rsidR="00006FC4" w:rsidRPr="00FF0ACC" w:rsidRDefault="00006FC4" w:rsidP="00F100C5">
      <w:pPr>
        <w:pStyle w:val="Heading3"/>
        <w:tabs>
          <w:tab w:val="clear" w:pos="450"/>
          <w:tab w:val="num" w:pos="851"/>
        </w:tabs>
        <w:suppressAutoHyphens w:val="0"/>
        <w:spacing w:after="120" w:line="240" w:lineRule="auto"/>
        <w:ind w:left="851" w:hanging="851"/>
        <w:rPr>
          <w:sz w:val="20"/>
          <w:szCs w:val="20"/>
          <w:lang w:val="en-GB"/>
        </w:rPr>
      </w:pPr>
      <w:bookmarkStart w:id="359" w:name="_Toc182149110"/>
      <w:r w:rsidRPr="00FF0ACC">
        <w:rPr>
          <w:sz w:val="20"/>
          <w:szCs w:val="20"/>
          <w:lang w:val="en-GB"/>
        </w:rPr>
        <w:lastRenderedPageBreak/>
        <w:t>In-force bulletin</w:t>
      </w:r>
      <w:bookmarkEnd w:id="359"/>
    </w:p>
    <w:p w14:paraId="291640EA" w14:textId="7D815F7F" w:rsidR="00DE4640" w:rsidRPr="00FF0ACC" w:rsidRDefault="00DE4640" w:rsidP="00E15A32">
      <w:pPr>
        <w:spacing w:after="120" w:line="240" w:lineRule="auto"/>
        <w:jc w:val="both"/>
        <w:rPr>
          <w:sz w:val="20"/>
          <w:szCs w:val="20"/>
          <w:lang w:val="en-GB"/>
        </w:rPr>
      </w:pPr>
      <w:r w:rsidRPr="00FF0ACC">
        <w:rPr>
          <w:sz w:val="20"/>
          <w:szCs w:val="20"/>
          <w:lang w:val="en-GB"/>
        </w:rPr>
        <w:t>If the in-force bulletin contain</w:t>
      </w:r>
      <w:r w:rsidR="002021DE" w:rsidRPr="00FF0ACC">
        <w:rPr>
          <w:sz w:val="20"/>
          <w:szCs w:val="20"/>
          <w:lang w:val="en-GB"/>
        </w:rPr>
        <w:t>s</w:t>
      </w:r>
      <w:r w:rsidRPr="00FF0ACC">
        <w:rPr>
          <w:sz w:val="20"/>
          <w:szCs w:val="20"/>
          <w:lang w:val="en-GB"/>
        </w:rPr>
        <w:t xml:space="preserve"> </w:t>
      </w:r>
      <w:r w:rsidR="00A357F4" w:rsidRPr="00FF0ACC">
        <w:rPr>
          <w:sz w:val="20"/>
          <w:szCs w:val="20"/>
          <w:lang w:val="en-GB"/>
        </w:rPr>
        <w:t>one or more NAVWARN</w:t>
      </w:r>
      <w:r w:rsidR="002021DE" w:rsidRPr="00FF0ACC">
        <w:rPr>
          <w:sz w:val="20"/>
          <w:szCs w:val="20"/>
          <w:lang w:val="en-GB"/>
        </w:rPr>
        <w:t>s</w:t>
      </w:r>
      <w:r w:rsidR="00A357F4" w:rsidRPr="00FF0ACC">
        <w:rPr>
          <w:sz w:val="20"/>
          <w:szCs w:val="20"/>
          <w:lang w:val="en-GB"/>
        </w:rPr>
        <w:t xml:space="preserve"> </w:t>
      </w:r>
      <w:r w:rsidRPr="00FF0ACC">
        <w:rPr>
          <w:sz w:val="20"/>
          <w:szCs w:val="20"/>
          <w:lang w:val="en-GB"/>
        </w:rPr>
        <w:t>that are not present in the system, an indication should be given.</w:t>
      </w:r>
    </w:p>
    <w:p w14:paraId="673981BF" w14:textId="77777777" w:rsidR="00FE44E8" w:rsidRPr="00FF0ACC" w:rsidRDefault="00FE44E8" w:rsidP="00E15A32">
      <w:pPr>
        <w:spacing w:after="120" w:line="240" w:lineRule="auto"/>
        <w:jc w:val="both"/>
        <w:rPr>
          <w:sz w:val="20"/>
          <w:szCs w:val="20"/>
          <w:lang w:val="en-GB"/>
        </w:rPr>
      </w:pPr>
    </w:p>
    <w:p w14:paraId="7C411393" w14:textId="5957EA39" w:rsidR="00BD28CE" w:rsidRPr="00FF0ACC" w:rsidRDefault="003050E0" w:rsidP="00BA7EB4">
      <w:pPr>
        <w:pStyle w:val="Heading2"/>
        <w:tabs>
          <w:tab w:val="clear" w:pos="0"/>
          <w:tab w:val="num" w:pos="709"/>
        </w:tabs>
        <w:spacing w:before="120" w:after="200" w:line="240" w:lineRule="auto"/>
        <w:ind w:left="709" w:hanging="709"/>
        <w:rPr>
          <w:lang w:val="en-GB"/>
        </w:rPr>
      </w:pPr>
      <w:bookmarkStart w:id="360" w:name="_Ref513724381"/>
      <w:bookmarkStart w:id="361" w:name="_Toc182149111"/>
      <w:r w:rsidRPr="00FF0ACC">
        <w:rPr>
          <w:lang w:val="en-GB"/>
        </w:rPr>
        <w:t>Dataset cancellation</w:t>
      </w:r>
      <w:bookmarkEnd w:id="360"/>
      <w:bookmarkEnd w:id="361"/>
    </w:p>
    <w:p w14:paraId="15B941BD" w14:textId="542ACC63" w:rsidR="006C65AA" w:rsidRPr="00FF0ACC" w:rsidRDefault="0068661C" w:rsidP="00557941">
      <w:pPr>
        <w:spacing w:after="60" w:line="240" w:lineRule="auto"/>
        <w:jc w:val="both"/>
        <w:rPr>
          <w:sz w:val="20"/>
          <w:szCs w:val="20"/>
          <w:lang w:val="en-GB"/>
        </w:rPr>
      </w:pPr>
      <w:r w:rsidRPr="00FF0ACC">
        <w:rPr>
          <w:sz w:val="20"/>
          <w:szCs w:val="20"/>
          <w:lang w:val="en-GB"/>
        </w:rPr>
        <w:t xml:space="preserve">S-124 Datasets may be cancelled in </w:t>
      </w:r>
      <w:r w:rsidR="002021DE" w:rsidRPr="00FF0ACC">
        <w:rPr>
          <w:sz w:val="20"/>
          <w:szCs w:val="20"/>
          <w:lang w:val="en-GB"/>
        </w:rPr>
        <w:t xml:space="preserve">one </w:t>
      </w:r>
      <w:r w:rsidR="00A357F4" w:rsidRPr="00FF0ACC">
        <w:rPr>
          <w:sz w:val="20"/>
          <w:szCs w:val="20"/>
          <w:lang w:val="en-GB"/>
        </w:rPr>
        <w:t xml:space="preserve">of </w:t>
      </w:r>
      <w:r w:rsidR="00D04EFD" w:rsidRPr="00FF0ACC">
        <w:rPr>
          <w:sz w:val="20"/>
          <w:szCs w:val="20"/>
          <w:lang w:val="en-GB"/>
        </w:rPr>
        <w:t xml:space="preserve">four </w:t>
      </w:r>
      <w:r w:rsidRPr="00FF0ACC">
        <w:rPr>
          <w:sz w:val="20"/>
          <w:szCs w:val="20"/>
          <w:lang w:val="en-GB"/>
        </w:rPr>
        <w:t>ways</w:t>
      </w:r>
      <w:r w:rsidR="002021DE" w:rsidRPr="00FF0ACC">
        <w:rPr>
          <w:sz w:val="20"/>
          <w:szCs w:val="20"/>
          <w:lang w:val="en-GB"/>
        </w:rPr>
        <w:t>:</w:t>
      </w:r>
    </w:p>
    <w:p w14:paraId="661199B8" w14:textId="22CB6FD6" w:rsidR="006C65AA" w:rsidRPr="00FF0ACC" w:rsidRDefault="00557941" w:rsidP="00557941">
      <w:pPr>
        <w:numPr>
          <w:ilvl w:val="0"/>
          <w:numId w:val="5"/>
        </w:numPr>
        <w:spacing w:after="60" w:line="240" w:lineRule="auto"/>
        <w:jc w:val="both"/>
        <w:rPr>
          <w:sz w:val="20"/>
          <w:szCs w:val="20"/>
          <w:lang w:val="en-GB"/>
        </w:rPr>
      </w:pPr>
      <w:r w:rsidRPr="00FF0ACC">
        <w:rPr>
          <w:sz w:val="20"/>
          <w:szCs w:val="20"/>
          <w:lang w:val="en-GB"/>
        </w:rPr>
        <w:t>P</w:t>
      </w:r>
      <w:r w:rsidR="0068661C" w:rsidRPr="00FF0ACC">
        <w:rPr>
          <w:sz w:val="20"/>
          <w:szCs w:val="20"/>
          <w:lang w:val="en-GB"/>
        </w:rPr>
        <w:t xml:space="preserve">opulating the </w:t>
      </w:r>
      <w:proofErr w:type="spellStart"/>
      <w:r w:rsidR="0068661C" w:rsidRPr="00FF0ACC">
        <w:rPr>
          <w:b/>
          <w:bCs/>
          <w:sz w:val="20"/>
          <w:szCs w:val="20"/>
          <w:lang w:val="en-GB"/>
        </w:rPr>
        <w:t>cancellationDate</w:t>
      </w:r>
      <w:proofErr w:type="spellEnd"/>
      <w:r w:rsidR="0068661C" w:rsidRPr="00FF0ACC">
        <w:rPr>
          <w:b/>
          <w:bCs/>
          <w:sz w:val="20"/>
          <w:szCs w:val="20"/>
          <w:lang w:val="en-GB"/>
        </w:rPr>
        <w:t xml:space="preserve"> </w:t>
      </w:r>
      <w:r w:rsidR="0068661C" w:rsidRPr="00FF0ACC">
        <w:rPr>
          <w:sz w:val="20"/>
          <w:szCs w:val="20"/>
          <w:lang w:val="en-GB"/>
        </w:rPr>
        <w:t>attribute</w:t>
      </w:r>
      <w:r w:rsidR="005C7090" w:rsidRPr="00FF0ACC">
        <w:rPr>
          <w:sz w:val="20"/>
          <w:szCs w:val="20"/>
          <w:lang w:val="en-GB"/>
        </w:rPr>
        <w:t xml:space="preserve"> in the dataset and the </w:t>
      </w:r>
      <w:proofErr w:type="spellStart"/>
      <w:r w:rsidR="005C7090" w:rsidRPr="00FF0ACC">
        <w:rPr>
          <w:b/>
          <w:bCs/>
          <w:sz w:val="20"/>
          <w:szCs w:val="20"/>
          <w:lang w:val="en-GB"/>
        </w:rPr>
        <w:t>temporalExtent</w:t>
      </w:r>
      <w:proofErr w:type="spellEnd"/>
      <w:r w:rsidR="005C7090" w:rsidRPr="00FF0ACC">
        <w:rPr>
          <w:sz w:val="20"/>
          <w:szCs w:val="20"/>
          <w:lang w:val="en-GB"/>
        </w:rPr>
        <w:t xml:space="preserve"> in the metadata</w:t>
      </w:r>
      <w:r w:rsidR="00FD0CE7" w:rsidRPr="00FF0ACC">
        <w:rPr>
          <w:sz w:val="20"/>
          <w:szCs w:val="20"/>
          <w:lang w:val="en-GB"/>
        </w:rPr>
        <w:t xml:space="preserve"> (see </w:t>
      </w:r>
      <w:r w:rsidR="00FD0CE7" w:rsidRPr="00FF0ACC">
        <w:rPr>
          <w:sz w:val="20"/>
          <w:szCs w:val="20"/>
          <w:lang w:val="en-GB"/>
        </w:rPr>
        <w:fldChar w:fldCharType="begin"/>
      </w:r>
      <w:r w:rsidR="00FD0CE7" w:rsidRPr="00FF0ACC">
        <w:rPr>
          <w:sz w:val="20"/>
          <w:szCs w:val="20"/>
          <w:lang w:val="en-GB"/>
        </w:rPr>
        <w:instrText xml:space="preserve"> REF _Ref181173472 \r \h </w:instrText>
      </w:r>
      <w:r w:rsidR="00BA7EB4" w:rsidRPr="00FF0ACC">
        <w:rPr>
          <w:sz w:val="20"/>
          <w:szCs w:val="20"/>
          <w:lang w:val="en-GB"/>
        </w:rPr>
        <w:instrText xml:space="preserve"> \* MERGEFORMAT </w:instrText>
      </w:r>
      <w:r w:rsidR="00FD0CE7" w:rsidRPr="00FF0ACC">
        <w:rPr>
          <w:sz w:val="20"/>
          <w:szCs w:val="20"/>
          <w:lang w:val="en-GB"/>
        </w:rPr>
      </w:r>
      <w:r w:rsidR="00FD0CE7" w:rsidRPr="00FF0ACC">
        <w:rPr>
          <w:sz w:val="20"/>
          <w:szCs w:val="20"/>
          <w:lang w:val="en-GB"/>
        </w:rPr>
        <w:fldChar w:fldCharType="separate"/>
      </w:r>
      <w:r w:rsidR="00A17603">
        <w:rPr>
          <w:sz w:val="20"/>
          <w:szCs w:val="20"/>
          <w:lang w:val="en-GB"/>
        </w:rPr>
        <w:t>12.2.2</w:t>
      </w:r>
      <w:r w:rsidR="00FD0CE7" w:rsidRPr="00FF0ACC">
        <w:rPr>
          <w:sz w:val="20"/>
          <w:szCs w:val="20"/>
          <w:lang w:val="en-GB"/>
        </w:rPr>
        <w:fldChar w:fldCharType="end"/>
      </w:r>
      <w:r w:rsidR="00FD0CE7" w:rsidRPr="00FF0ACC">
        <w:rPr>
          <w:sz w:val="20"/>
          <w:szCs w:val="20"/>
          <w:lang w:val="en-GB"/>
        </w:rPr>
        <w:t>)</w:t>
      </w:r>
      <w:r w:rsidR="00D508BB" w:rsidRPr="00FF0ACC">
        <w:rPr>
          <w:sz w:val="20"/>
          <w:szCs w:val="20"/>
          <w:lang w:val="en-GB"/>
        </w:rPr>
        <w:t>, and that date has passed. The user system should mark the dataset cancelled</w:t>
      </w:r>
      <w:r w:rsidR="006C65AA" w:rsidRPr="00FF0ACC">
        <w:rPr>
          <w:sz w:val="20"/>
          <w:szCs w:val="20"/>
          <w:lang w:val="en-GB"/>
        </w:rPr>
        <w:t>;</w:t>
      </w:r>
      <w:r w:rsidR="002021DE" w:rsidRPr="00FF0ACC">
        <w:rPr>
          <w:sz w:val="20"/>
          <w:szCs w:val="20"/>
          <w:lang w:val="en-GB"/>
        </w:rPr>
        <w:t xml:space="preserve"> or</w:t>
      </w:r>
    </w:p>
    <w:p w14:paraId="17351169" w14:textId="279D2568" w:rsidR="00BD28CE" w:rsidRPr="00FF0ACC" w:rsidRDefault="00557941" w:rsidP="00557941">
      <w:pPr>
        <w:numPr>
          <w:ilvl w:val="0"/>
          <w:numId w:val="5"/>
        </w:numPr>
        <w:spacing w:after="60" w:line="240" w:lineRule="auto"/>
        <w:jc w:val="both"/>
        <w:rPr>
          <w:sz w:val="20"/>
          <w:szCs w:val="20"/>
          <w:lang w:val="en-GB"/>
        </w:rPr>
      </w:pPr>
      <w:r w:rsidRPr="00FF0ACC">
        <w:rPr>
          <w:sz w:val="20"/>
          <w:szCs w:val="20"/>
          <w:lang w:val="en-GB"/>
        </w:rPr>
        <w:t>S</w:t>
      </w:r>
      <w:r w:rsidR="0068661C" w:rsidRPr="00FF0ACC">
        <w:rPr>
          <w:sz w:val="20"/>
          <w:szCs w:val="20"/>
          <w:lang w:val="en-GB"/>
        </w:rPr>
        <w:t xml:space="preserve">ending a cancellation </w:t>
      </w:r>
      <w:r w:rsidR="002B417D" w:rsidRPr="00FF0ACC">
        <w:rPr>
          <w:sz w:val="20"/>
          <w:szCs w:val="20"/>
          <w:lang w:val="en-GB"/>
        </w:rPr>
        <w:t xml:space="preserve">dataset </w:t>
      </w:r>
      <w:r w:rsidR="0068661C" w:rsidRPr="00FF0ACC">
        <w:rPr>
          <w:sz w:val="20"/>
          <w:szCs w:val="20"/>
          <w:lang w:val="en-GB"/>
        </w:rPr>
        <w:t>which contain</w:t>
      </w:r>
      <w:r w:rsidR="002021DE" w:rsidRPr="00FF0ACC">
        <w:rPr>
          <w:sz w:val="20"/>
          <w:szCs w:val="20"/>
          <w:lang w:val="en-GB"/>
        </w:rPr>
        <w:t>s</w:t>
      </w:r>
      <w:r w:rsidR="0068661C" w:rsidRPr="00FF0ACC">
        <w:rPr>
          <w:sz w:val="20"/>
          <w:szCs w:val="20"/>
          <w:lang w:val="en-GB"/>
        </w:rPr>
        <w:t xml:space="preserve"> only on</w:t>
      </w:r>
      <w:r w:rsidR="00A357F4" w:rsidRPr="00FF0ACC">
        <w:rPr>
          <w:sz w:val="20"/>
          <w:szCs w:val="20"/>
          <w:lang w:val="en-GB"/>
        </w:rPr>
        <w:t>e</w:t>
      </w:r>
      <w:r w:rsidR="0068661C" w:rsidRPr="00FF0ACC">
        <w:rPr>
          <w:sz w:val="20"/>
          <w:szCs w:val="20"/>
          <w:lang w:val="en-GB"/>
        </w:rPr>
        <w:t xml:space="preserve"> instance of a References information type with the </w:t>
      </w:r>
      <w:proofErr w:type="spellStart"/>
      <w:r w:rsidR="0068661C" w:rsidRPr="00FF0ACC">
        <w:rPr>
          <w:b/>
          <w:bCs/>
          <w:sz w:val="20"/>
          <w:szCs w:val="20"/>
          <w:lang w:val="en-GB"/>
        </w:rPr>
        <w:t>referenceType</w:t>
      </w:r>
      <w:proofErr w:type="spellEnd"/>
      <w:r w:rsidR="0068661C" w:rsidRPr="00FF0ACC">
        <w:rPr>
          <w:sz w:val="20"/>
          <w:szCs w:val="20"/>
          <w:lang w:val="en-GB"/>
        </w:rPr>
        <w:t xml:space="preserve"> attribute set to 1 (cancellation), and the </w:t>
      </w:r>
      <w:proofErr w:type="spellStart"/>
      <w:r w:rsidR="0068661C" w:rsidRPr="00FF0ACC">
        <w:rPr>
          <w:b/>
          <w:bCs/>
          <w:sz w:val="20"/>
          <w:szCs w:val="20"/>
          <w:lang w:val="en-GB"/>
        </w:rPr>
        <w:t>messageRefer</w:t>
      </w:r>
      <w:r w:rsidR="00C2169F" w:rsidRPr="00FF0ACC">
        <w:rPr>
          <w:b/>
          <w:bCs/>
          <w:sz w:val="20"/>
          <w:szCs w:val="20"/>
          <w:lang w:val="en-GB"/>
        </w:rPr>
        <w:t>e</w:t>
      </w:r>
      <w:r w:rsidR="0068661C" w:rsidRPr="00FF0ACC">
        <w:rPr>
          <w:b/>
          <w:bCs/>
          <w:sz w:val="20"/>
          <w:szCs w:val="20"/>
          <w:lang w:val="en-GB"/>
        </w:rPr>
        <w:t>nce</w:t>
      </w:r>
      <w:proofErr w:type="spellEnd"/>
      <w:r w:rsidR="0068661C" w:rsidRPr="00FF0ACC">
        <w:rPr>
          <w:sz w:val="20"/>
          <w:szCs w:val="20"/>
          <w:lang w:val="en-GB"/>
        </w:rPr>
        <w:t xml:space="preserve"> with the identifier</w:t>
      </w:r>
      <w:r w:rsidR="00024649" w:rsidRPr="00FF0ACC">
        <w:rPr>
          <w:sz w:val="20"/>
          <w:szCs w:val="20"/>
          <w:lang w:val="en-GB"/>
        </w:rPr>
        <w:t>(s)</w:t>
      </w:r>
      <w:r w:rsidR="0068661C" w:rsidRPr="00FF0ACC">
        <w:rPr>
          <w:sz w:val="20"/>
          <w:szCs w:val="20"/>
          <w:lang w:val="en-GB"/>
        </w:rPr>
        <w:t xml:space="preserve"> of the dataset</w:t>
      </w:r>
      <w:r w:rsidR="00024649" w:rsidRPr="00FF0ACC">
        <w:rPr>
          <w:sz w:val="20"/>
          <w:szCs w:val="20"/>
          <w:lang w:val="en-GB"/>
        </w:rPr>
        <w:t>(</w:t>
      </w:r>
      <w:r w:rsidR="0068661C" w:rsidRPr="00FF0ACC">
        <w:rPr>
          <w:sz w:val="20"/>
          <w:szCs w:val="20"/>
          <w:lang w:val="en-GB"/>
        </w:rPr>
        <w:t>s</w:t>
      </w:r>
      <w:r w:rsidR="00024649" w:rsidRPr="00FF0ACC">
        <w:rPr>
          <w:sz w:val="20"/>
          <w:szCs w:val="20"/>
          <w:lang w:val="en-GB"/>
        </w:rPr>
        <w:t>)</w:t>
      </w:r>
      <w:r w:rsidR="0068661C" w:rsidRPr="00FF0ACC">
        <w:rPr>
          <w:sz w:val="20"/>
          <w:szCs w:val="20"/>
          <w:lang w:val="en-GB"/>
        </w:rPr>
        <w:t xml:space="preserve"> to be cancelled</w:t>
      </w:r>
      <w:r w:rsidR="00FA250E" w:rsidRPr="00FF0ACC">
        <w:rPr>
          <w:sz w:val="20"/>
          <w:szCs w:val="20"/>
          <w:lang w:val="en-GB"/>
        </w:rPr>
        <w:t>, as well as including a fileless cancellation</w:t>
      </w:r>
      <w:r w:rsidR="00024649" w:rsidRPr="00FF0ACC">
        <w:rPr>
          <w:sz w:val="20"/>
          <w:szCs w:val="20"/>
          <w:lang w:val="en-GB"/>
        </w:rPr>
        <w:t xml:space="preserve"> (see S-100 Part</w:t>
      </w:r>
      <w:r w:rsidRPr="00FF0ACC">
        <w:rPr>
          <w:sz w:val="20"/>
          <w:szCs w:val="20"/>
          <w:lang w:val="en-GB"/>
        </w:rPr>
        <w:t xml:space="preserve"> b17, clause</w:t>
      </w:r>
      <w:r w:rsidR="00024649" w:rsidRPr="00FF0ACC">
        <w:rPr>
          <w:sz w:val="20"/>
          <w:szCs w:val="20"/>
          <w:lang w:val="en-GB"/>
        </w:rPr>
        <w:t xml:space="preserve"> 17</w:t>
      </w:r>
      <w:r w:rsidR="00FD0CE7" w:rsidRPr="00FF0ACC">
        <w:rPr>
          <w:sz w:val="20"/>
          <w:szCs w:val="20"/>
          <w:lang w:val="en-GB"/>
        </w:rPr>
        <w:t>-4.4.1</w:t>
      </w:r>
      <w:r w:rsidR="00024649" w:rsidRPr="00FF0ACC">
        <w:rPr>
          <w:sz w:val="20"/>
          <w:szCs w:val="20"/>
          <w:lang w:val="en-GB"/>
        </w:rPr>
        <w:t>)</w:t>
      </w:r>
      <w:r w:rsidR="00FA250E" w:rsidRPr="00FF0ACC">
        <w:rPr>
          <w:sz w:val="20"/>
          <w:szCs w:val="20"/>
          <w:lang w:val="en-GB"/>
        </w:rPr>
        <w:t xml:space="preserve"> of the dataset being cancelled</w:t>
      </w:r>
      <w:r w:rsidR="002021DE" w:rsidRPr="00FF0ACC">
        <w:rPr>
          <w:sz w:val="20"/>
          <w:szCs w:val="20"/>
          <w:lang w:val="en-GB"/>
        </w:rPr>
        <w:t>; or</w:t>
      </w:r>
    </w:p>
    <w:p w14:paraId="201995C8" w14:textId="628746C4" w:rsidR="006C65AA" w:rsidRPr="00FF0ACC" w:rsidRDefault="00C475D6" w:rsidP="00557941">
      <w:pPr>
        <w:numPr>
          <w:ilvl w:val="0"/>
          <w:numId w:val="5"/>
        </w:numPr>
        <w:spacing w:after="60" w:line="240" w:lineRule="auto"/>
        <w:jc w:val="both"/>
        <w:rPr>
          <w:sz w:val="20"/>
          <w:szCs w:val="20"/>
          <w:lang w:val="en-GB"/>
        </w:rPr>
      </w:pPr>
      <w:r w:rsidRPr="00FF0ACC">
        <w:rPr>
          <w:sz w:val="20"/>
          <w:szCs w:val="20"/>
          <w:lang w:val="en-GB"/>
        </w:rPr>
        <w:t>S</w:t>
      </w:r>
      <w:r w:rsidR="006C65AA" w:rsidRPr="00FF0ACC">
        <w:rPr>
          <w:sz w:val="20"/>
          <w:szCs w:val="20"/>
          <w:lang w:val="en-GB"/>
        </w:rPr>
        <w:t xml:space="preserve">ending a new </w:t>
      </w:r>
      <w:r w:rsidR="00C52FA9" w:rsidRPr="00FF0ACC">
        <w:rPr>
          <w:sz w:val="20"/>
          <w:szCs w:val="20"/>
          <w:lang w:val="en-GB"/>
        </w:rPr>
        <w:t xml:space="preserve">dataset </w:t>
      </w:r>
      <w:r w:rsidR="006C65AA" w:rsidRPr="00FF0ACC">
        <w:rPr>
          <w:sz w:val="20"/>
          <w:szCs w:val="20"/>
          <w:lang w:val="en-GB"/>
        </w:rPr>
        <w:t xml:space="preserve">with updated information and </w:t>
      </w:r>
      <w:r w:rsidR="00A357F4" w:rsidRPr="00FF0ACC">
        <w:rPr>
          <w:sz w:val="20"/>
          <w:szCs w:val="20"/>
          <w:lang w:val="en-GB"/>
        </w:rPr>
        <w:t>one or more</w:t>
      </w:r>
      <w:r w:rsidR="006C65AA" w:rsidRPr="00FF0ACC">
        <w:rPr>
          <w:sz w:val="20"/>
          <w:szCs w:val="20"/>
          <w:lang w:val="en-GB"/>
        </w:rPr>
        <w:t xml:space="preserve"> References information type with the </w:t>
      </w:r>
      <w:proofErr w:type="spellStart"/>
      <w:r w:rsidR="006C65AA" w:rsidRPr="00FF0ACC">
        <w:rPr>
          <w:b/>
          <w:bCs/>
          <w:sz w:val="20"/>
          <w:szCs w:val="20"/>
          <w:lang w:val="en-GB"/>
        </w:rPr>
        <w:t>referenceType</w:t>
      </w:r>
      <w:proofErr w:type="spellEnd"/>
      <w:r w:rsidR="006C65AA" w:rsidRPr="00FF0ACC">
        <w:rPr>
          <w:sz w:val="20"/>
          <w:szCs w:val="20"/>
          <w:lang w:val="en-GB"/>
        </w:rPr>
        <w:t xml:space="preserve"> attribute set to 1 (cancellation), and the </w:t>
      </w:r>
      <w:proofErr w:type="spellStart"/>
      <w:r w:rsidR="006C65AA" w:rsidRPr="00FF0ACC">
        <w:rPr>
          <w:b/>
          <w:bCs/>
          <w:sz w:val="20"/>
          <w:szCs w:val="20"/>
          <w:lang w:val="en-GB"/>
        </w:rPr>
        <w:t>messageReference</w:t>
      </w:r>
      <w:proofErr w:type="spellEnd"/>
      <w:r w:rsidR="006C65AA" w:rsidRPr="00FF0ACC">
        <w:rPr>
          <w:sz w:val="20"/>
          <w:szCs w:val="20"/>
          <w:lang w:val="en-GB"/>
        </w:rPr>
        <w:t xml:space="preserve"> with the identifier</w:t>
      </w:r>
      <w:r w:rsidR="00024649" w:rsidRPr="00FF0ACC">
        <w:rPr>
          <w:sz w:val="20"/>
          <w:szCs w:val="20"/>
          <w:lang w:val="en-GB"/>
        </w:rPr>
        <w:t>(s)</w:t>
      </w:r>
      <w:r w:rsidR="006C65AA" w:rsidRPr="00FF0ACC">
        <w:rPr>
          <w:sz w:val="20"/>
          <w:szCs w:val="20"/>
          <w:lang w:val="en-GB"/>
        </w:rPr>
        <w:t xml:space="preserve"> of the </w:t>
      </w:r>
      <w:r w:rsidR="00AA7F87" w:rsidRPr="00FF0ACC">
        <w:rPr>
          <w:sz w:val="20"/>
          <w:szCs w:val="20"/>
          <w:lang w:val="en-GB"/>
        </w:rPr>
        <w:t xml:space="preserve">previous </w:t>
      </w:r>
      <w:r w:rsidR="006C65AA" w:rsidRPr="00FF0ACC">
        <w:rPr>
          <w:sz w:val="20"/>
          <w:szCs w:val="20"/>
          <w:lang w:val="en-GB"/>
        </w:rPr>
        <w:t>dataset</w:t>
      </w:r>
      <w:r w:rsidR="00A357F4" w:rsidRPr="00FF0ACC">
        <w:rPr>
          <w:sz w:val="20"/>
          <w:szCs w:val="20"/>
          <w:lang w:val="en-GB"/>
        </w:rPr>
        <w:t>(</w:t>
      </w:r>
      <w:r w:rsidR="006C65AA" w:rsidRPr="00FF0ACC">
        <w:rPr>
          <w:sz w:val="20"/>
          <w:szCs w:val="20"/>
          <w:lang w:val="en-GB"/>
        </w:rPr>
        <w:t>s</w:t>
      </w:r>
      <w:r w:rsidR="00A357F4" w:rsidRPr="00FF0ACC">
        <w:rPr>
          <w:sz w:val="20"/>
          <w:szCs w:val="20"/>
          <w:lang w:val="en-GB"/>
        </w:rPr>
        <w:t>)</w:t>
      </w:r>
      <w:r w:rsidR="006C65AA" w:rsidRPr="00FF0ACC">
        <w:rPr>
          <w:sz w:val="20"/>
          <w:szCs w:val="20"/>
          <w:lang w:val="en-GB"/>
        </w:rPr>
        <w:t xml:space="preserve"> to be cancelled</w:t>
      </w:r>
      <w:r w:rsidR="00FA250E" w:rsidRPr="00FF0ACC">
        <w:rPr>
          <w:sz w:val="20"/>
          <w:szCs w:val="20"/>
          <w:lang w:val="en-GB"/>
        </w:rPr>
        <w:t>, as well as including a fileless cancellation</w:t>
      </w:r>
      <w:r w:rsidR="00024649" w:rsidRPr="00FF0ACC">
        <w:rPr>
          <w:sz w:val="20"/>
          <w:szCs w:val="20"/>
          <w:lang w:val="en-GB"/>
        </w:rPr>
        <w:t xml:space="preserve"> (see S-100 Part</w:t>
      </w:r>
      <w:r w:rsidRPr="00FF0ACC">
        <w:rPr>
          <w:sz w:val="20"/>
          <w:szCs w:val="20"/>
          <w:lang w:val="en-GB"/>
        </w:rPr>
        <w:t xml:space="preserve"> 17, clause</w:t>
      </w:r>
      <w:r w:rsidR="00024649" w:rsidRPr="00FF0ACC">
        <w:rPr>
          <w:sz w:val="20"/>
          <w:szCs w:val="20"/>
          <w:lang w:val="en-GB"/>
        </w:rPr>
        <w:t xml:space="preserve"> 17</w:t>
      </w:r>
      <w:r w:rsidR="00FD0CE7" w:rsidRPr="00FF0ACC">
        <w:rPr>
          <w:sz w:val="20"/>
          <w:szCs w:val="20"/>
          <w:lang w:val="en-GB"/>
        </w:rPr>
        <w:t>-4.4.1</w:t>
      </w:r>
      <w:r w:rsidR="00024649" w:rsidRPr="00FF0ACC">
        <w:rPr>
          <w:sz w:val="20"/>
          <w:szCs w:val="20"/>
          <w:lang w:val="en-GB"/>
        </w:rPr>
        <w:t xml:space="preserve">) </w:t>
      </w:r>
      <w:r w:rsidR="00FA250E" w:rsidRPr="00FF0ACC">
        <w:rPr>
          <w:sz w:val="20"/>
          <w:szCs w:val="20"/>
          <w:lang w:val="en-GB"/>
        </w:rPr>
        <w:t>of the dataset being cancelled</w:t>
      </w:r>
      <w:r w:rsidR="002021DE" w:rsidRPr="00FF0ACC">
        <w:rPr>
          <w:sz w:val="20"/>
          <w:szCs w:val="20"/>
          <w:lang w:val="en-GB"/>
        </w:rPr>
        <w:t>; or</w:t>
      </w:r>
    </w:p>
    <w:p w14:paraId="6AAA7675" w14:textId="3545E592" w:rsidR="00D04EFD" w:rsidRPr="00FF0ACC" w:rsidRDefault="00C475D6" w:rsidP="00BA7EB4">
      <w:pPr>
        <w:numPr>
          <w:ilvl w:val="0"/>
          <w:numId w:val="5"/>
        </w:numPr>
        <w:spacing w:after="120" w:line="240" w:lineRule="auto"/>
        <w:jc w:val="both"/>
        <w:rPr>
          <w:sz w:val="20"/>
          <w:szCs w:val="20"/>
          <w:lang w:val="en-GB"/>
        </w:rPr>
      </w:pPr>
      <w:r w:rsidRPr="00FF0ACC">
        <w:rPr>
          <w:sz w:val="20"/>
          <w:szCs w:val="20"/>
          <w:lang w:val="en-GB"/>
        </w:rPr>
        <w:t>M</w:t>
      </w:r>
      <w:r w:rsidR="002021DE" w:rsidRPr="00FF0ACC">
        <w:rPr>
          <w:sz w:val="20"/>
          <w:szCs w:val="20"/>
          <w:lang w:val="en-GB"/>
        </w:rPr>
        <w:t xml:space="preserve">arking as cancelled </w:t>
      </w:r>
      <w:r w:rsidR="00D508BB" w:rsidRPr="00FF0ACC">
        <w:rPr>
          <w:sz w:val="20"/>
          <w:szCs w:val="20"/>
          <w:lang w:val="en-GB"/>
        </w:rPr>
        <w:t>a</w:t>
      </w:r>
      <w:r w:rsidR="00D04EFD" w:rsidRPr="00FF0ACC">
        <w:rPr>
          <w:sz w:val="20"/>
          <w:szCs w:val="20"/>
          <w:lang w:val="en-GB"/>
        </w:rPr>
        <w:t xml:space="preserve">ny S-124 dataset in a user system that is </w:t>
      </w:r>
      <w:r w:rsidR="00C32C2C" w:rsidRPr="00FF0ACC">
        <w:rPr>
          <w:sz w:val="20"/>
          <w:szCs w:val="20"/>
          <w:lang w:val="en-GB"/>
        </w:rPr>
        <w:t xml:space="preserve">prior to </w:t>
      </w:r>
      <w:r w:rsidR="00404A3A" w:rsidRPr="00FF0ACC">
        <w:rPr>
          <w:sz w:val="20"/>
          <w:szCs w:val="20"/>
          <w:lang w:val="en-GB"/>
        </w:rPr>
        <w:t xml:space="preserve">and </w:t>
      </w:r>
      <w:r w:rsidR="00D04EFD" w:rsidRPr="00FF0ACC">
        <w:rPr>
          <w:sz w:val="20"/>
          <w:szCs w:val="20"/>
          <w:lang w:val="en-GB"/>
        </w:rPr>
        <w:t xml:space="preserve">not present on the most recent in-force </w:t>
      </w:r>
      <w:r w:rsidR="00024649" w:rsidRPr="00FF0ACC">
        <w:rPr>
          <w:sz w:val="20"/>
          <w:szCs w:val="20"/>
          <w:lang w:val="en-GB"/>
        </w:rPr>
        <w:t>bulletin</w:t>
      </w:r>
      <w:r w:rsidR="00D04EFD" w:rsidRPr="00FF0ACC">
        <w:rPr>
          <w:sz w:val="20"/>
          <w:szCs w:val="20"/>
          <w:lang w:val="en-GB"/>
        </w:rPr>
        <w:t>.</w:t>
      </w:r>
    </w:p>
    <w:p w14:paraId="188E52A3" w14:textId="37AD8A65" w:rsidR="00A357F4" w:rsidRPr="00FF0ACC" w:rsidRDefault="00A357F4" w:rsidP="00BA7EB4">
      <w:pPr>
        <w:spacing w:after="120" w:line="240" w:lineRule="auto"/>
        <w:jc w:val="both"/>
        <w:rPr>
          <w:sz w:val="20"/>
          <w:szCs w:val="20"/>
          <w:lang w:val="en-GB"/>
        </w:rPr>
      </w:pPr>
      <w:r w:rsidRPr="00FF0ACC">
        <w:rPr>
          <w:sz w:val="20"/>
          <w:szCs w:val="20"/>
          <w:lang w:val="en-GB"/>
        </w:rPr>
        <w:t>NOTE: The in-force list should not actively be used as a means to cancel S-124 datasets, its role in dataset cancellation should only be as a failsafe in the event that a service interruption has caused the user system to miss one or more datasets that cancels earlier information.</w:t>
      </w:r>
    </w:p>
    <w:p w14:paraId="17A3117F" w14:textId="77777777" w:rsidR="00A357F4" w:rsidRPr="00FF0ACC" w:rsidRDefault="00A357F4" w:rsidP="00BA7EB4">
      <w:pPr>
        <w:spacing w:after="120" w:line="240" w:lineRule="auto"/>
        <w:jc w:val="both"/>
        <w:rPr>
          <w:sz w:val="20"/>
          <w:szCs w:val="20"/>
          <w:lang w:val="en-GB"/>
        </w:rPr>
      </w:pPr>
    </w:p>
    <w:p w14:paraId="796516D1" w14:textId="36294EEE" w:rsidR="0068661C" w:rsidRPr="00FF0ACC" w:rsidRDefault="0068661C" w:rsidP="001F6EA6">
      <w:pPr>
        <w:pStyle w:val="Heading2"/>
        <w:tabs>
          <w:tab w:val="clear" w:pos="0"/>
          <w:tab w:val="num" w:pos="709"/>
        </w:tabs>
        <w:spacing w:before="120" w:after="200" w:line="240" w:lineRule="auto"/>
        <w:ind w:left="709" w:hanging="709"/>
        <w:rPr>
          <w:lang w:val="en-GB"/>
        </w:rPr>
      </w:pPr>
      <w:bookmarkStart w:id="362" w:name="_Ref513726909"/>
      <w:bookmarkStart w:id="363" w:name="_Toc182149112"/>
      <w:r w:rsidRPr="00FF0ACC">
        <w:rPr>
          <w:lang w:val="en-GB"/>
        </w:rPr>
        <w:t>Updating datasets</w:t>
      </w:r>
      <w:bookmarkEnd w:id="362"/>
      <w:bookmarkEnd w:id="363"/>
    </w:p>
    <w:p w14:paraId="3D2ADAF0" w14:textId="7737C07D" w:rsidR="0068661C" w:rsidRPr="00FF0ACC" w:rsidRDefault="0006285B" w:rsidP="00B82303">
      <w:pPr>
        <w:spacing w:after="120" w:line="240" w:lineRule="auto"/>
        <w:jc w:val="both"/>
        <w:rPr>
          <w:sz w:val="20"/>
          <w:szCs w:val="20"/>
          <w:lang w:val="en-GB"/>
        </w:rPr>
      </w:pPr>
      <w:r w:rsidRPr="00FF0ACC">
        <w:rPr>
          <w:sz w:val="20"/>
          <w:szCs w:val="20"/>
          <w:lang w:val="en-GB"/>
        </w:rPr>
        <w:t xml:space="preserve">S-124 does not support delta changes to issued S-124 datasets. </w:t>
      </w:r>
      <w:r w:rsidR="005F7515" w:rsidRPr="00FF0ACC">
        <w:rPr>
          <w:sz w:val="20"/>
          <w:szCs w:val="20"/>
          <w:lang w:val="en-GB"/>
        </w:rPr>
        <w:t xml:space="preserve">In order to update the information provided in </w:t>
      </w:r>
      <w:r w:rsidR="0068661C" w:rsidRPr="00FF0ACC">
        <w:rPr>
          <w:sz w:val="20"/>
          <w:szCs w:val="20"/>
          <w:lang w:val="en-GB"/>
        </w:rPr>
        <w:t>S-124 datasets</w:t>
      </w:r>
      <w:r w:rsidR="006F724A" w:rsidRPr="00FF0ACC">
        <w:rPr>
          <w:sz w:val="20"/>
          <w:szCs w:val="20"/>
          <w:lang w:val="en-GB"/>
        </w:rPr>
        <w:t>,</w:t>
      </w:r>
      <w:r w:rsidR="005F7515" w:rsidRPr="00FF0ACC">
        <w:rPr>
          <w:sz w:val="20"/>
          <w:szCs w:val="20"/>
          <w:lang w:val="en-GB"/>
        </w:rPr>
        <w:t xml:space="preserve"> a new dataset which cancel the previous information</w:t>
      </w:r>
      <w:r w:rsidRPr="00FF0ACC">
        <w:rPr>
          <w:sz w:val="20"/>
          <w:szCs w:val="20"/>
          <w:lang w:val="en-GB"/>
        </w:rPr>
        <w:t xml:space="preserve"> (see</w:t>
      </w:r>
      <w:r w:rsidR="00B82303" w:rsidRPr="00FF0ACC">
        <w:rPr>
          <w:sz w:val="20"/>
          <w:szCs w:val="20"/>
          <w:lang w:val="en-GB"/>
        </w:rPr>
        <w:t xml:space="preserve"> clause</w:t>
      </w:r>
      <w:r w:rsidRPr="00FF0ACC">
        <w:rPr>
          <w:sz w:val="20"/>
          <w:szCs w:val="20"/>
          <w:lang w:val="en-GB"/>
        </w:rPr>
        <w:t xml:space="preserve"> </w:t>
      </w:r>
      <w:r w:rsidRPr="00FF0ACC">
        <w:rPr>
          <w:sz w:val="20"/>
          <w:szCs w:val="20"/>
          <w:lang w:val="en-GB"/>
        </w:rPr>
        <w:fldChar w:fldCharType="begin"/>
      </w:r>
      <w:r w:rsidRPr="00FF0ACC">
        <w:rPr>
          <w:sz w:val="20"/>
          <w:szCs w:val="20"/>
          <w:lang w:val="en-GB"/>
        </w:rPr>
        <w:instrText xml:space="preserve"> REF _Ref127264734 \r \h </w:instrText>
      </w:r>
      <w:r w:rsidR="003D3AD6"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Pr>
          <w:sz w:val="20"/>
          <w:szCs w:val="20"/>
          <w:lang w:val="en-GB"/>
        </w:rPr>
        <w:t>8.1.2</w:t>
      </w:r>
      <w:r w:rsidRPr="00FF0ACC">
        <w:rPr>
          <w:sz w:val="20"/>
          <w:szCs w:val="20"/>
          <w:lang w:val="en-GB"/>
        </w:rPr>
        <w:fldChar w:fldCharType="end"/>
      </w:r>
      <w:r w:rsidRPr="00FF0ACC">
        <w:rPr>
          <w:sz w:val="20"/>
          <w:szCs w:val="20"/>
          <w:lang w:val="en-GB"/>
        </w:rPr>
        <w:t>)</w:t>
      </w:r>
      <w:r w:rsidR="005F7515" w:rsidRPr="00FF0ACC">
        <w:rPr>
          <w:sz w:val="20"/>
          <w:szCs w:val="20"/>
          <w:lang w:val="en-GB"/>
        </w:rPr>
        <w:t xml:space="preserve"> and contain updated information must be issued</w:t>
      </w:r>
      <w:r w:rsidR="006F724A" w:rsidRPr="00FF0ACC">
        <w:rPr>
          <w:sz w:val="20"/>
          <w:szCs w:val="20"/>
          <w:lang w:val="en-GB"/>
        </w:rPr>
        <w:t xml:space="preserve"> and applied to the user system.</w:t>
      </w:r>
    </w:p>
    <w:p w14:paraId="7020CD24" w14:textId="2ECFCB24" w:rsidR="00D24E3B" w:rsidRPr="00FF0ACC" w:rsidRDefault="00D24E3B" w:rsidP="00B82303">
      <w:pPr>
        <w:spacing w:after="120" w:line="240" w:lineRule="auto"/>
        <w:jc w:val="both"/>
        <w:rPr>
          <w:sz w:val="20"/>
          <w:szCs w:val="20"/>
          <w:lang w:val="en-GB"/>
        </w:rPr>
      </w:pPr>
    </w:p>
    <w:p w14:paraId="1A0419C9" w14:textId="77777777" w:rsidR="00620EFC" w:rsidRPr="00FF0ACC" w:rsidRDefault="00620EFC" w:rsidP="00B82303">
      <w:pPr>
        <w:pStyle w:val="Heading2"/>
        <w:tabs>
          <w:tab w:val="clear" w:pos="0"/>
          <w:tab w:val="num" w:pos="709"/>
        </w:tabs>
        <w:spacing w:before="120" w:after="200" w:line="240" w:lineRule="auto"/>
        <w:ind w:left="709" w:hanging="709"/>
        <w:jc w:val="both"/>
        <w:rPr>
          <w:lang w:val="en-GB"/>
        </w:rPr>
      </w:pPr>
      <w:bookmarkStart w:id="364" w:name="_Toc316976321"/>
      <w:bookmarkStart w:id="365" w:name="_Toc422820145"/>
      <w:bookmarkStart w:id="366" w:name="_Toc482116428"/>
      <w:bookmarkStart w:id="367" w:name="_Toc127878571"/>
      <w:bookmarkStart w:id="368" w:name="_Ref160806489"/>
      <w:bookmarkStart w:id="369" w:name="_Toc182149113"/>
      <w:r w:rsidRPr="00FF0ACC">
        <w:rPr>
          <w:lang w:val="en-GB"/>
        </w:rPr>
        <w:t>Exchange Set</w:t>
      </w:r>
      <w:bookmarkEnd w:id="364"/>
      <w:bookmarkEnd w:id="365"/>
      <w:bookmarkEnd w:id="366"/>
      <w:bookmarkEnd w:id="367"/>
      <w:bookmarkEnd w:id="368"/>
      <w:bookmarkEnd w:id="369"/>
    </w:p>
    <w:p w14:paraId="2A5DEAB8" w14:textId="3BCE4EA5" w:rsidR="00620EFC" w:rsidRPr="00FF0ACC" w:rsidRDefault="00620EFC" w:rsidP="007D1E96">
      <w:pPr>
        <w:spacing w:after="120" w:line="240" w:lineRule="auto"/>
        <w:jc w:val="both"/>
        <w:rPr>
          <w:sz w:val="20"/>
          <w:szCs w:val="20"/>
          <w:lang w:val="en-GB"/>
        </w:rPr>
      </w:pPr>
      <w:r w:rsidRPr="00FF0ACC">
        <w:rPr>
          <w:sz w:val="20"/>
          <w:szCs w:val="20"/>
          <w:lang w:val="en-GB"/>
        </w:rPr>
        <w:t xml:space="preserve">Datasets which conform to this product specification must be delivered as a component of an </w:t>
      </w:r>
      <w:r w:rsidR="007D1E96" w:rsidRPr="00FF0ACC">
        <w:rPr>
          <w:sz w:val="20"/>
          <w:szCs w:val="20"/>
          <w:lang w:val="en-GB"/>
        </w:rPr>
        <w:t>E</w:t>
      </w:r>
      <w:r w:rsidRPr="00FF0ACC">
        <w:rPr>
          <w:sz w:val="20"/>
          <w:szCs w:val="20"/>
          <w:lang w:val="en-GB"/>
        </w:rPr>
        <w:t xml:space="preserve">xchange </w:t>
      </w:r>
      <w:r w:rsidR="007D1E96" w:rsidRPr="00FF0ACC">
        <w:rPr>
          <w:sz w:val="20"/>
          <w:szCs w:val="20"/>
          <w:lang w:val="en-GB"/>
        </w:rPr>
        <w:t>S</w:t>
      </w:r>
      <w:r w:rsidRPr="00FF0ACC">
        <w:rPr>
          <w:sz w:val="20"/>
          <w:szCs w:val="20"/>
          <w:lang w:val="en-GB"/>
        </w:rPr>
        <w:t xml:space="preserve">et which complies with Part 17 of S-100. The S-100 Exchange Set structure is set up to facilitate machine reading of the datasets, and this is in part done with metadata. This metadata is comprised of metadata about the overall </w:t>
      </w:r>
      <w:r w:rsidR="007D1E96" w:rsidRPr="00FF0ACC">
        <w:rPr>
          <w:sz w:val="20"/>
          <w:szCs w:val="20"/>
          <w:lang w:val="en-GB"/>
        </w:rPr>
        <w:t>E</w:t>
      </w:r>
      <w:r w:rsidRPr="00FF0ACC">
        <w:rPr>
          <w:sz w:val="20"/>
          <w:szCs w:val="20"/>
          <w:lang w:val="en-GB"/>
        </w:rPr>
        <w:t xml:space="preserve">xchange </w:t>
      </w:r>
      <w:r w:rsidR="007D1E96" w:rsidRPr="00FF0ACC">
        <w:rPr>
          <w:sz w:val="20"/>
          <w:szCs w:val="20"/>
          <w:lang w:val="en-GB"/>
        </w:rPr>
        <w:t>C</w:t>
      </w:r>
      <w:r w:rsidRPr="00FF0ACC">
        <w:rPr>
          <w:sz w:val="20"/>
          <w:szCs w:val="20"/>
          <w:lang w:val="en-GB"/>
        </w:rPr>
        <w:t xml:space="preserve">atalogue; metadata about each of the datasets contained in the Catalogue; and metadata about the support files that make up the package. Not all metadata is mandatory in all </w:t>
      </w:r>
      <w:r w:rsidR="007D1E96" w:rsidRPr="00FF0ACC">
        <w:rPr>
          <w:sz w:val="20"/>
          <w:szCs w:val="20"/>
          <w:lang w:val="en-GB"/>
        </w:rPr>
        <w:t>E</w:t>
      </w:r>
      <w:r w:rsidRPr="00FF0ACC">
        <w:rPr>
          <w:sz w:val="20"/>
          <w:szCs w:val="20"/>
          <w:lang w:val="en-GB"/>
        </w:rPr>
        <w:t xml:space="preserve">xchange </w:t>
      </w:r>
      <w:r w:rsidR="007D1E96" w:rsidRPr="00FF0ACC">
        <w:rPr>
          <w:sz w:val="20"/>
          <w:szCs w:val="20"/>
          <w:lang w:val="en-GB"/>
        </w:rPr>
        <w:t>S</w:t>
      </w:r>
      <w:r w:rsidRPr="00FF0ACC">
        <w:rPr>
          <w:sz w:val="20"/>
          <w:szCs w:val="20"/>
          <w:lang w:val="en-GB"/>
        </w:rPr>
        <w:t>ets and details about this is given below.</w:t>
      </w:r>
    </w:p>
    <w:p w14:paraId="260CDBE4" w14:textId="02347E2D" w:rsidR="00620EFC" w:rsidRPr="00FF0ACC" w:rsidRDefault="00620EFC" w:rsidP="007D1E96">
      <w:pPr>
        <w:spacing w:after="120" w:line="240" w:lineRule="auto"/>
        <w:jc w:val="both"/>
        <w:rPr>
          <w:sz w:val="20"/>
          <w:szCs w:val="20"/>
          <w:lang w:val="en-GB"/>
        </w:rPr>
      </w:pPr>
      <w:r w:rsidRPr="00FF0ACC">
        <w:rPr>
          <w:sz w:val="20"/>
          <w:szCs w:val="20"/>
          <w:lang w:val="en-GB"/>
        </w:rPr>
        <w:t xml:space="preserve">An S-124 </w:t>
      </w:r>
      <w:r w:rsidR="00535DBC" w:rsidRPr="00FF0ACC">
        <w:rPr>
          <w:sz w:val="20"/>
          <w:szCs w:val="20"/>
          <w:lang w:val="en-GB"/>
        </w:rPr>
        <w:t>E</w:t>
      </w:r>
      <w:r w:rsidRPr="00FF0ACC">
        <w:rPr>
          <w:sz w:val="20"/>
          <w:szCs w:val="20"/>
          <w:lang w:val="en-GB"/>
        </w:rPr>
        <w:t xml:space="preserve">xchange </w:t>
      </w:r>
      <w:r w:rsidR="00535DBC" w:rsidRPr="00FF0ACC">
        <w:rPr>
          <w:sz w:val="20"/>
          <w:szCs w:val="20"/>
          <w:lang w:val="en-GB"/>
        </w:rPr>
        <w:t>S</w:t>
      </w:r>
      <w:r w:rsidRPr="00FF0ACC">
        <w:rPr>
          <w:sz w:val="20"/>
          <w:szCs w:val="20"/>
          <w:lang w:val="en-GB"/>
        </w:rPr>
        <w:t>et should consist of one or more S-124 datasets with an associated XML metadata file and a single Exchange Catalogue XML file containing metadata. It may also include one or more support files. The S-</w:t>
      </w:r>
      <w:r w:rsidR="00C32C2C" w:rsidRPr="00FF0ACC">
        <w:rPr>
          <w:sz w:val="20"/>
          <w:szCs w:val="20"/>
          <w:lang w:val="en-GB"/>
        </w:rPr>
        <w:t xml:space="preserve">124 </w:t>
      </w:r>
      <w:r w:rsidRPr="00FF0ACC">
        <w:rPr>
          <w:sz w:val="20"/>
          <w:szCs w:val="20"/>
          <w:lang w:val="en-GB"/>
        </w:rPr>
        <w:t>Exchange Set structure is the same as that described in S-100</w:t>
      </w:r>
      <w:r w:rsidR="006D058B" w:rsidRPr="00FF0ACC">
        <w:rPr>
          <w:sz w:val="20"/>
          <w:szCs w:val="20"/>
          <w:lang w:val="en-GB"/>
        </w:rPr>
        <w:t>.</w:t>
      </w:r>
    </w:p>
    <w:p w14:paraId="00366785" w14:textId="6D31C2BE" w:rsidR="00620EFC" w:rsidRPr="00FF0ACC" w:rsidRDefault="00620EFC" w:rsidP="007D1E96">
      <w:pPr>
        <w:pStyle w:val="List"/>
        <w:spacing w:before="0" w:after="120" w:line="240" w:lineRule="auto"/>
        <w:ind w:left="720" w:hanging="720"/>
        <w:jc w:val="both"/>
        <w:rPr>
          <w:rFonts w:eastAsia="SimSun" w:cs="Arial"/>
          <w:lang w:val="en-GB"/>
        </w:rPr>
      </w:pPr>
      <w:r w:rsidRPr="00FF0ACC">
        <w:rPr>
          <w:rFonts w:eastAsia="SimSun" w:cs="Arial"/>
          <w:lang w:val="en-GB"/>
        </w:rPr>
        <w:t>N</w:t>
      </w:r>
      <w:r w:rsidR="00535DBC" w:rsidRPr="00FF0ACC">
        <w:rPr>
          <w:rFonts w:eastAsia="SimSun" w:cs="Arial"/>
          <w:lang w:val="en-GB"/>
        </w:rPr>
        <w:t>OTE</w:t>
      </w:r>
      <w:r w:rsidRPr="00FF0ACC">
        <w:rPr>
          <w:rFonts w:eastAsia="SimSun" w:cs="Arial"/>
          <w:lang w:val="en-GB"/>
        </w:rPr>
        <w:t xml:space="preserve">: </w:t>
      </w:r>
      <w:r w:rsidR="009677E0" w:rsidRPr="00FF0ACC">
        <w:rPr>
          <w:rFonts w:eastAsia="SimSun" w:cs="Arial"/>
          <w:lang w:val="en-GB"/>
        </w:rPr>
        <w:tab/>
      </w:r>
      <w:r w:rsidRPr="00FF0ACC">
        <w:rPr>
          <w:rFonts w:eastAsia="SimSun" w:cs="Arial"/>
          <w:lang w:val="en-GB"/>
        </w:rPr>
        <w:t>S-124 does not specify the usage of ISO Metadata File.</w:t>
      </w:r>
    </w:p>
    <w:p w14:paraId="7E0C1E21" w14:textId="768C5D04" w:rsidR="00620EFC" w:rsidRPr="00FF0ACC" w:rsidRDefault="00620EFC" w:rsidP="007D1E96">
      <w:pPr>
        <w:pStyle w:val="Default"/>
        <w:spacing w:after="120"/>
        <w:jc w:val="both"/>
        <w:rPr>
          <w:rFonts w:eastAsia="SimSun"/>
          <w:sz w:val="20"/>
          <w:szCs w:val="20"/>
          <w:lang w:val="en-GB" w:eastAsia="ar-SA"/>
        </w:rPr>
      </w:pPr>
      <w:r w:rsidRPr="00FF0ACC">
        <w:rPr>
          <w:rFonts w:eastAsia="SimSun"/>
          <w:sz w:val="20"/>
          <w:szCs w:val="20"/>
          <w:lang w:val="en-GB" w:eastAsia="ar-SA"/>
        </w:rPr>
        <w:t xml:space="preserve">The rules governing the presence and roles of the </w:t>
      </w:r>
      <w:r w:rsidR="00535DBC" w:rsidRPr="00FF0ACC">
        <w:rPr>
          <w:rFonts w:eastAsia="SimSun"/>
          <w:sz w:val="20"/>
          <w:szCs w:val="20"/>
          <w:lang w:val="en-GB" w:eastAsia="ar-SA"/>
        </w:rPr>
        <w:t>E</w:t>
      </w:r>
      <w:r w:rsidRPr="00FF0ACC">
        <w:rPr>
          <w:rFonts w:eastAsia="SimSun"/>
          <w:sz w:val="20"/>
          <w:szCs w:val="20"/>
          <w:lang w:val="en-GB" w:eastAsia="ar-SA"/>
        </w:rPr>
        <w:t xml:space="preserve">xchange </w:t>
      </w:r>
      <w:r w:rsidR="00535DBC" w:rsidRPr="00FF0ACC">
        <w:rPr>
          <w:rFonts w:eastAsia="SimSun"/>
          <w:sz w:val="20"/>
          <w:szCs w:val="20"/>
          <w:lang w:val="en-GB" w:eastAsia="ar-SA"/>
        </w:rPr>
        <w:t>S</w:t>
      </w:r>
      <w:r w:rsidRPr="00FF0ACC">
        <w:rPr>
          <w:rFonts w:eastAsia="SimSun"/>
          <w:sz w:val="20"/>
          <w:szCs w:val="20"/>
          <w:lang w:val="en-GB" w:eastAsia="ar-SA"/>
        </w:rPr>
        <w:t>et components are given below.</w:t>
      </w:r>
    </w:p>
    <w:p w14:paraId="64711584" w14:textId="136C16D9" w:rsidR="00620EFC" w:rsidRPr="00FF0ACC" w:rsidRDefault="00620EFC" w:rsidP="00F00DFF">
      <w:pPr>
        <w:pStyle w:val="Default"/>
        <w:numPr>
          <w:ilvl w:val="1"/>
          <w:numId w:val="20"/>
        </w:numPr>
        <w:spacing w:after="120"/>
        <w:ind w:left="851" w:hanging="284"/>
        <w:jc w:val="both"/>
        <w:rPr>
          <w:sz w:val="20"/>
          <w:szCs w:val="20"/>
          <w:lang w:val="en-GB"/>
        </w:rPr>
      </w:pPr>
      <w:r w:rsidRPr="00FF0ACC">
        <w:rPr>
          <w:sz w:val="20"/>
          <w:szCs w:val="20"/>
          <w:lang w:val="en-GB"/>
        </w:rPr>
        <w:t xml:space="preserve">Every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S</w:t>
      </w:r>
      <w:r w:rsidRPr="00FF0ACC">
        <w:rPr>
          <w:sz w:val="20"/>
          <w:szCs w:val="20"/>
          <w:lang w:val="en-GB"/>
        </w:rPr>
        <w:t>et must contain an Exchange Catalogue.</w:t>
      </w:r>
    </w:p>
    <w:p w14:paraId="61535B4B" w14:textId="4C348DF6" w:rsidR="00620EFC" w:rsidRPr="00FF0ACC" w:rsidRDefault="00620EFC" w:rsidP="00F00DFF">
      <w:pPr>
        <w:pStyle w:val="Default"/>
        <w:numPr>
          <w:ilvl w:val="1"/>
          <w:numId w:val="20"/>
        </w:numPr>
        <w:spacing w:after="120"/>
        <w:ind w:left="851" w:hanging="284"/>
        <w:jc w:val="both"/>
        <w:rPr>
          <w:sz w:val="20"/>
          <w:szCs w:val="20"/>
          <w:lang w:val="en-GB"/>
        </w:rPr>
      </w:pPr>
      <w:r w:rsidRPr="00FF0ACC">
        <w:rPr>
          <w:sz w:val="20"/>
          <w:szCs w:val="20"/>
          <w:lang w:val="en-GB"/>
        </w:rPr>
        <w:t>Dataset discovery metadata (</w:t>
      </w:r>
      <w:r w:rsidRPr="00FF0ACC">
        <w:rPr>
          <w:b/>
          <w:bCs/>
          <w:sz w:val="20"/>
          <w:szCs w:val="20"/>
          <w:lang w:val="en-GB"/>
        </w:rPr>
        <w:t>S100_DatasetDiscoveryMetadata</w:t>
      </w:r>
      <w:r w:rsidRPr="00FF0ACC">
        <w:rPr>
          <w:sz w:val="20"/>
          <w:szCs w:val="20"/>
          <w:lang w:val="en-GB"/>
        </w:rPr>
        <w:t xml:space="preserve">) must be provided in the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C</w:t>
      </w:r>
      <w:r w:rsidRPr="00FF0ACC">
        <w:rPr>
          <w:sz w:val="20"/>
          <w:szCs w:val="20"/>
          <w:lang w:val="en-GB"/>
        </w:rPr>
        <w:t xml:space="preserve">atalogue for each S-124 dataset in the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S</w:t>
      </w:r>
      <w:r w:rsidRPr="00FF0ACC">
        <w:rPr>
          <w:sz w:val="20"/>
          <w:szCs w:val="20"/>
          <w:lang w:val="en-GB"/>
        </w:rPr>
        <w:t xml:space="preserve">et. </w:t>
      </w:r>
    </w:p>
    <w:p w14:paraId="55E22D21" w14:textId="1EC6DF45" w:rsidR="00620EFC" w:rsidRPr="00FF0ACC" w:rsidRDefault="00620EFC" w:rsidP="00F00DFF">
      <w:pPr>
        <w:pStyle w:val="Default"/>
        <w:numPr>
          <w:ilvl w:val="1"/>
          <w:numId w:val="20"/>
        </w:numPr>
        <w:spacing w:after="120"/>
        <w:ind w:left="851" w:hanging="284"/>
        <w:jc w:val="both"/>
        <w:rPr>
          <w:sz w:val="20"/>
          <w:szCs w:val="20"/>
          <w:lang w:val="en-GB"/>
        </w:rPr>
      </w:pPr>
      <w:r w:rsidRPr="00FF0ACC">
        <w:rPr>
          <w:sz w:val="20"/>
          <w:szCs w:val="20"/>
          <w:lang w:val="en-GB"/>
        </w:rPr>
        <w:t>Catalogue metadata (</w:t>
      </w:r>
      <w:r w:rsidRPr="00FF0ACC">
        <w:rPr>
          <w:b/>
          <w:bCs/>
          <w:sz w:val="20"/>
          <w:szCs w:val="20"/>
          <w:lang w:val="en-GB"/>
        </w:rPr>
        <w:t>S100_CatalogueDiscoveryMetadata</w:t>
      </w:r>
      <w:r w:rsidRPr="00FF0ACC">
        <w:rPr>
          <w:sz w:val="20"/>
          <w:szCs w:val="20"/>
          <w:lang w:val="en-GB"/>
        </w:rPr>
        <w:t xml:space="preserve">) must be provided in the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C</w:t>
      </w:r>
      <w:r w:rsidRPr="00FF0ACC">
        <w:rPr>
          <w:sz w:val="20"/>
          <w:szCs w:val="20"/>
          <w:lang w:val="en-GB"/>
        </w:rPr>
        <w:t xml:space="preserve">atalogue for any feature and portrayal catalogues included in the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S</w:t>
      </w:r>
      <w:r w:rsidRPr="00FF0ACC">
        <w:rPr>
          <w:sz w:val="20"/>
          <w:szCs w:val="20"/>
          <w:lang w:val="en-GB"/>
        </w:rPr>
        <w:t xml:space="preserve">et. </w:t>
      </w:r>
    </w:p>
    <w:p w14:paraId="60EA1F81" w14:textId="0745F61F" w:rsidR="00620EFC" w:rsidRPr="00FF0ACC" w:rsidRDefault="00620EFC" w:rsidP="00F00DFF">
      <w:pPr>
        <w:pStyle w:val="Default"/>
        <w:numPr>
          <w:ilvl w:val="2"/>
          <w:numId w:val="20"/>
        </w:numPr>
        <w:spacing w:after="120"/>
        <w:ind w:left="1701" w:hanging="283"/>
        <w:jc w:val="both"/>
        <w:rPr>
          <w:sz w:val="20"/>
          <w:szCs w:val="20"/>
          <w:lang w:val="en-GB"/>
        </w:rPr>
      </w:pPr>
      <w:r w:rsidRPr="00FF0ACC">
        <w:rPr>
          <w:sz w:val="20"/>
          <w:szCs w:val="20"/>
          <w:lang w:val="en-GB"/>
        </w:rPr>
        <w:lastRenderedPageBreak/>
        <w:t xml:space="preserve">S-124 allows </w:t>
      </w:r>
      <w:r w:rsidR="00D71B2E" w:rsidRPr="00FF0ACC">
        <w:rPr>
          <w:sz w:val="20"/>
          <w:szCs w:val="20"/>
          <w:lang w:val="en-GB"/>
        </w:rPr>
        <w:t>E</w:t>
      </w:r>
      <w:r w:rsidRPr="00FF0ACC">
        <w:rPr>
          <w:sz w:val="20"/>
          <w:szCs w:val="20"/>
          <w:lang w:val="en-GB"/>
        </w:rPr>
        <w:t xml:space="preserve">xchange </w:t>
      </w:r>
      <w:r w:rsidR="00D71B2E" w:rsidRPr="00FF0ACC">
        <w:rPr>
          <w:sz w:val="20"/>
          <w:szCs w:val="20"/>
          <w:lang w:val="en-GB"/>
        </w:rPr>
        <w:t>S</w:t>
      </w:r>
      <w:r w:rsidRPr="00FF0ACC">
        <w:rPr>
          <w:sz w:val="20"/>
          <w:szCs w:val="20"/>
          <w:lang w:val="en-GB"/>
        </w:rPr>
        <w:t>ets to include only support files that are language packs (</w:t>
      </w:r>
      <w:r w:rsidRPr="00FF0ACC">
        <w:rPr>
          <w:b/>
          <w:bCs/>
          <w:sz w:val="20"/>
          <w:szCs w:val="20"/>
          <w:lang w:val="en-GB"/>
        </w:rPr>
        <w:t>S100_SupportFile</w:t>
      </w:r>
      <w:r w:rsidRPr="00FF0ACC">
        <w:rPr>
          <w:sz w:val="20"/>
          <w:szCs w:val="20"/>
          <w:lang w:val="en-GB"/>
        </w:rPr>
        <w:t>).</w:t>
      </w:r>
    </w:p>
    <w:p w14:paraId="10C793DF" w14:textId="175B85B9" w:rsidR="00620EFC" w:rsidRPr="00FF0ACC" w:rsidRDefault="00620EFC" w:rsidP="00F00DFF">
      <w:pPr>
        <w:pStyle w:val="Default"/>
        <w:spacing w:after="120"/>
        <w:ind w:left="851"/>
        <w:jc w:val="both"/>
        <w:rPr>
          <w:sz w:val="20"/>
          <w:szCs w:val="20"/>
          <w:lang w:val="en-GB"/>
        </w:rPr>
      </w:pPr>
      <w:r w:rsidRPr="00FF0ACC">
        <w:rPr>
          <w:sz w:val="20"/>
          <w:szCs w:val="20"/>
          <w:lang w:val="en-GB"/>
        </w:rPr>
        <w:t>N</w:t>
      </w:r>
      <w:r w:rsidR="00CC32C0" w:rsidRPr="00FF0ACC">
        <w:rPr>
          <w:sz w:val="20"/>
          <w:szCs w:val="20"/>
          <w:lang w:val="en-GB"/>
        </w:rPr>
        <w:t>OTE</w:t>
      </w:r>
      <w:r w:rsidRPr="00FF0ACC">
        <w:rPr>
          <w:sz w:val="20"/>
          <w:szCs w:val="20"/>
          <w:lang w:val="en-GB"/>
        </w:rPr>
        <w:t xml:space="preserve">: The inclusion of language packs in </w:t>
      </w:r>
      <w:r w:rsidR="00CC32C0" w:rsidRPr="00FF0ACC">
        <w:rPr>
          <w:sz w:val="20"/>
          <w:szCs w:val="20"/>
          <w:lang w:val="en-GB"/>
        </w:rPr>
        <w:t>E</w:t>
      </w:r>
      <w:r w:rsidRPr="00FF0ACC">
        <w:rPr>
          <w:sz w:val="20"/>
          <w:szCs w:val="20"/>
          <w:lang w:val="en-GB"/>
        </w:rPr>
        <w:t xml:space="preserve">xchange </w:t>
      </w:r>
      <w:r w:rsidR="00CC32C0" w:rsidRPr="00FF0ACC">
        <w:rPr>
          <w:sz w:val="20"/>
          <w:szCs w:val="20"/>
          <w:lang w:val="en-GB"/>
        </w:rPr>
        <w:t>S</w:t>
      </w:r>
      <w:r w:rsidRPr="00FF0ACC">
        <w:rPr>
          <w:sz w:val="20"/>
          <w:szCs w:val="20"/>
          <w:lang w:val="en-GB"/>
        </w:rPr>
        <w:t xml:space="preserve">ets is optional. </w:t>
      </w:r>
    </w:p>
    <w:p w14:paraId="53809D17" w14:textId="77777777" w:rsidR="00620EFC" w:rsidRPr="00FF0ACC" w:rsidRDefault="00620EFC" w:rsidP="00D71B2E">
      <w:pPr>
        <w:pStyle w:val="Default"/>
        <w:numPr>
          <w:ilvl w:val="1"/>
          <w:numId w:val="20"/>
        </w:numPr>
        <w:spacing w:after="120"/>
        <w:ind w:left="851" w:hanging="284"/>
        <w:jc w:val="both"/>
        <w:rPr>
          <w:sz w:val="20"/>
          <w:szCs w:val="20"/>
          <w:lang w:val="en-GB"/>
        </w:rPr>
      </w:pPr>
      <w:r w:rsidRPr="00FF0ACC">
        <w:rPr>
          <w:sz w:val="20"/>
          <w:szCs w:val="20"/>
          <w:lang w:val="en-GB"/>
        </w:rPr>
        <w:t xml:space="preserve">Language packs are described in S-100 Part 18 and provide translations of feature catalogues. </w:t>
      </w:r>
    </w:p>
    <w:p w14:paraId="08175559" w14:textId="190D0AB2" w:rsidR="00620EFC" w:rsidRPr="00FF0ACC" w:rsidRDefault="00620EFC" w:rsidP="00D71B2E">
      <w:pPr>
        <w:pStyle w:val="Default"/>
        <w:numPr>
          <w:ilvl w:val="1"/>
          <w:numId w:val="20"/>
        </w:numPr>
        <w:spacing w:after="120"/>
        <w:ind w:left="851" w:hanging="284"/>
        <w:jc w:val="both"/>
        <w:rPr>
          <w:sz w:val="20"/>
          <w:szCs w:val="20"/>
          <w:lang w:val="en-GB"/>
        </w:rPr>
      </w:pPr>
      <w:r w:rsidRPr="00FF0ACC">
        <w:rPr>
          <w:color w:val="auto"/>
          <w:sz w:val="20"/>
          <w:szCs w:val="20"/>
          <w:lang w:val="en-GB"/>
        </w:rPr>
        <w:t xml:space="preserve">A signature file for the </w:t>
      </w:r>
      <w:r w:rsidR="00CC32C0" w:rsidRPr="00FF0ACC">
        <w:rPr>
          <w:color w:val="auto"/>
          <w:sz w:val="20"/>
          <w:szCs w:val="20"/>
          <w:lang w:val="en-GB"/>
        </w:rPr>
        <w:t>E</w:t>
      </w:r>
      <w:r w:rsidRPr="00FF0ACC">
        <w:rPr>
          <w:color w:val="auto"/>
          <w:sz w:val="20"/>
          <w:szCs w:val="20"/>
          <w:lang w:val="en-GB"/>
        </w:rPr>
        <w:t xml:space="preserve">xchange </w:t>
      </w:r>
      <w:r w:rsidR="00CC32C0" w:rsidRPr="00FF0ACC">
        <w:rPr>
          <w:color w:val="auto"/>
          <w:sz w:val="20"/>
          <w:szCs w:val="20"/>
          <w:lang w:val="en-GB"/>
        </w:rPr>
        <w:t>C</w:t>
      </w:r>
      <w:r w:rsidRPr="00FF0ACC">
        <w:rPr>
          <w:color w:val="auto"/>
          <w:sz w:val="20"/>
          <w:szCs w:val="20"/>
          <w:lang w:val="en-GB"/>
        </w:rPr>
        <w:t xml:space="preserve">atalogue must also be included in the </w:t>
      </w:r>
      <w:r w:rsidR="00CC32C0" w:rsidRPr="00FF0ACC">
        <w:rPr>
          <w:color w:val="auto"/>
          <w:sz w:val="20"/>
          <w:szCs w:val="20"/>
          <w:lang w:val="en-GB"/>
        </w:rPr>
        <w:t>E</w:t>
      </w:r>
      <w:r w:rsidRPr="00FF0ACC">
        <w:rPr>
          <w:color w:val="auto"/>
          <w:sz w:val="20"/>
          <w:szCs w:val="20"/>
          <w:lang w:val="en-GB"/>
        </w:rPr>
        <w:t xml:space="preserve">xchange </w:t>
      </w:r>
      <w:r w:rsidR="00CC32C0" w:rsidRPr="00FF0ACC">
        <w:rPr>
          <w:color w:val="auto"/>
          <w:sz w:val="20"/>
          <w:szCs w:val="20"/>
          <w:lang w:val="en-GB"/>
        </w:rPr>
        <w:t>S</w:t>
      </w:r>
      <w:r w:rsidRPr="00FF0ACC">
        <w:rPr>
          <w:color w:val="auto"/>
          <w:sz w:val="20"/>
          <w:szCs w:val="20"/>
          <w:lang w:val="en-GB"/>
        </w:rPr>
        <w:t>et (</w:t>
      </w:r>
      <w:r w:rsidRPr="00FF0ACC">
        <w:rPr>
          <w:b/>
          <w:bCs/>
          <w:color w:val="auto"/>
          <w:sz w:val="20"/>
          <w:szCs w:val="20"/>
          <w:lang w:val="en-GB"/>
        </w:rPr>
        <w:t>S100_CatalogueSignature</w:t>
      </w:r>
      <w:r w:rsidRPr="00FF0ACC">
        <w:rPr>
          <w:color w:val="auto"/>
          <w:sz w:val="20"/>
          <w:szCs w:val="20"/>
          <w:lang w:val="en-GB"/>
        </w:rPr>
        <w:t xml:space="preserve">). </w:t>
      </w:r>
    </w:p>
    <w:p w14:paraId="4FFF95FC" w14:textId="07199A52" w:rsidR="00620EFC" w:rsidRPr="00FF0ACC" w:rsidRDefault="00620EFC" w:rsidP="007D1E96">
      <w:pPr>
        <w:spacing w:after="120" w:line="240" w:lineRule="auto"/>
        <w:jc w:val="both"/>
        <w:rPr>
          <w:sz w:val="20"/>
          <w:szCs w:val="20"/>
          <w:lang w:val="en-GB"/>
        </w:rPr>
      </w:pPr>
      <w:r w:rsidRPr="00FF0ACC">
        <w:rPr>
          <w:sz w:val="20"/>
          <w:szCs w:val="20"/>
          <w:lang w:val="en-GB"/>
        </w:rPr>
        <w:t xml:space="preserve">It is important to align the Exchange Set creation workflow with the data integrity and security provisions outlined in S-100 Part 15. </w:t>
      </w:r>
      <w:r w:rsidR="00E74DAA" w:rsidRPr="00FF0ACC">
        <w:rPr>
          <w:sz w:val="20"/>
          <w:szCs w:val="20"/>
          <w:lang w:val="en-GB"/>
        </w:rPr>
        <w:t>S-100 Part 15 defines the requirements and process for creation and verification of digital signature values and production of compressed/encrypted datasets.</w:t>
      </w:r>
    </w:p>
    <w:p w14:paraId="3E830AE7" w14:textId="659D1D53" w:rsidR="00620EFC" w:rsidRPr="00FF0ACC" w:rsidRDefault="00E74DAA" w:rsidP="007D1E96">
      <w:pPr>
        <w:spacing w:after="120" w:line="240" w:lineRule="auto"/>
        <w:jc w:val="both"/>
        <w:rPr>
          <w:sz w:val="20"/>
          <w:szCs w:val="20"/>
          <w:lang w:val="en-GB"/>
        </w:rPr>
      </w:pPr>
      <w:r w:rsidRPr="00FF0ACC">
        <w:rPr>
          <w:sz w:val="20"/>
          <w:szCs w:val="20"/>
          <w:lang w:val="en-GB"/>
        </w:rPr>
        <w:t xml:space="preserve">To maximize the usability of the navigational warning information contained in S-124 </w:t>
      </w:r>
      <w:r w:rsidR="00730084" w:rsidRPr="00FF0ACC">
        <w:rPr>
          <w:sz w:val="20"/>
          <w:szCs w:val="20"/>
          <w:lang w:val="en-GB"/>
        </w:rPr>
        <w:t>E</w:t>
      </w:r>
      <w:r w:rsidRPr="00FF0ACC">
        <w:rPr>
          <w:sz w:val="20"/>
          <w:szCs w:val="20"/>
          <w:lang w:val="en-GB"/>
        </w:rPr>
        <w:t xml:space="preserve">xchange </w:t>
      </w:r>
      <w:r w:rsidR="00730084" w:rsidRPr="00FF0ACC">
        <w:rPr>
          <w:sz w:val="20"/>
          <w:szCs w:val="20"/>
          <w:lang w:val="en-GB"/>
        </w:rPr>
        <w:t>S</w:t>
      </w:r>
      <w:r w:rsidRPr="00FF0ACC">
        <w:rPr>
          <w:sz w:val="20"/>
          <w:szCs w:val="20"/>
          <w:lang w:val="en-GB"/>
        </w:rPr>
        <w:t>ets, encryption and compression should be avoided.</w:t>
      </w:r>
    </w:p>
    <w:p w14:paraId="40CDCE7C" w14:textId="77777777" w:rsidR="00E74DAA" w:rsidRPr="00FF0ACC" w:rsidRDefault="00E74DAA" w:rsidP="007D1E96">
      <w:pPr>
        <w:spacing w:after="120" w:line="240" w:lineRule="auto"/>
        <w:jc w:val="both"/>
        <w:rPr>
          <w:sz w:val="20"/>
          <w:szCs w:val="20"/>
          <w:lang w:val="en-GB"/>
        </w:rPr>
      </w:pPr>
    </w:p>
    <w:p w14:paraId="44460B98" w14:textId="77777777" w:rsidR="00620EFC" w:rsidRPr="00FF0ACC" w:rsidRDefault="00620EFC" w:rsidP="005E1ECA">
      <w:pPr>
        <w:pStyle w:val="Heading2"/>
        <w:tabs>
          <w:tab w:val="clear" w:pos="0"/>
          <w:tab w:val="num" w:pos="709"/>
        </w:tabs>
        <w:spacing w:before="120" w:after="200" w:line="240" w:lineRule="auto"/>
        <w:ind w:left="709" w:hanging="709"/>
        <w:rPr>
          <w:rFonts w:eastAsia="Calibri"/>
          <w:lang w:val="en-GB"/>
        </w:rPr>
      </w:pPr>
      <w:bookmarkStart w:id="370" w:name="_Toc482116429"/>
      <w:bookmarkStart w:id="371" w:name="_Toc127878572"/>
      <w:bookmarkStart w:id="372" w:name="_Toc182149114"/>
      <w:r w:rsidRPr="00FF0ACC">
        <w:rPr>
          <w:rFonts w:eastAsia="Calibri"/>
          <w:lang w:val="en-GB"/>
        </w:rPr>
        <w:t>Dataset size</w:t>
      </w:r>
      <w:bookmarkEnd w:id="370"/>
      <w:bookmarkEnd w:id="371"/>
      <w:bookmarkEnd w:id="372"/>
    </w:p>
    <w:p w14:paraId="4E37B197" w14:textId="621FAEAA" w:rsidR="00620EFC" w:rsidRPr="00FF0ACC" w:rsidRDefault="00620EFC" w:rsidP="005E1ECA">
      <w:pPr>
        <w:spacing w:after="120" w:line="240" w:lineRule="auto"/>
        <w:jc w:val="both"/>
        <w:rPr>
          <w:sz w:val="20"/>
          <w:szCs w:val="20"/>
          <w:lang w:val="en-GB"/>
        </w:rPr>
      </w:pPr>
      <w:r w:rsidRPr="00FF0ACC">
        <w:rPr>
          <w:sz w:val="20"/>
          <w:szCs w:val="20"/>
          <w:lang w:val="en-GB"/>
        </w:rPr>
        <w:t>S-124 datasets must not exceed 50KB</w:t>
      </w:r>
      <w:r w:rsidR="00B2562D" w:rsidRPr="00FF0ACC">
        <w:rPr>
          <w:sz w:val="20"/>
          <w:szCs w:val="20"/>
          <w:lang w:val="en-GB"/>
        </w:rPr>
        <w:t xml:space="preserve">. The limit was chosen following tests that revealed that all examples tested can fit within the limit. S-124 datasets should be kept small </w:t>
      </w:r>
      <w:r w:rsidR="00633F2C" w:rsidRPr="00FF0ACC">
        <w:rPr>
          <w:sz w:val="20"/>
          <w:szCs w:val="20"/>
          <w:lang w:val="en-GB"/>
        </w:rPr>
        <w:t xml:space="preserve">so </w:t>
      </w:r>
      <w:r w:rsidR="00B2562D" w:rsidRPr="00FF0ACC">
        <w:rPr>
          <w:sz w:val="20"/>
          <w:szCs w:val="20"/>
          <w:lang w:val="en-GB"/>
        </w:rPr>
        <w:t>as to aid in reducing any costs with transmission of the information.</w:t>
      </w:r>
    </w:p>
    <w:p w14:paraId="49A4D2DC" w14:textId="77777777" w:rsidR="00620EFC" w:rsidRPr="00FF0ACC" w:rsidRDefault="00620EFC" w:rsidP="005E1ECA">
      <w:pPr>
        <w:spacing w:after="120" w:line="240" w:lineRule="auto"/>
        <w:jc w:val="both"/>
        <w:rPr>
          <w:sz w:val="20"/>
          <w:szCs w:val="20"/>
          <w:lang w:val="en-GB"/>
        </w:rPr>
      </w:pPr>
    </w:p>
    <w:p w14:paraId="533A1611" w14:textId="37F42B80" w:rsidR="00620EFC" w:rsidRPr="00FF0ACC" w:rsidRDefault="00620EFC" w:rsidP="00BB0096">
      <w:pPr>
        <w:pStyle w:val="Heading2"/>
        <w:tabs>
          <w:tab w:val="clear" w:pos="0"/>
          <w:tab w:val="num" w:pos="709"/>
        </w:tabs>
        <w:spacing w:before="120" w:after="200" w:line="240" w:lineRule="auto"/>
        <w:ind w:left="709" w:hanging="709"/>
        <w:rPr>
          <w:lang w:val="en-GB"/>
        </w:rPr>
      </w:pPr>
      <w:bookmarkStart w:id="373" w:name="_Toc225648345"/>
      <w:bookmarkStart w:id="374" w:name="_Toc225065202"/>
      <w:bookmarkStart w:id="375" w:name="_Toc226430998"/>
      <w:bookmarkStart w:id="376" w:name="_Toc286307906"/>
      <w:bookmarkStart w:id="377" w:name="_Toc316976323"/>
      <w:bookmarkStart w:id="378" w:name="_Toc422820148"/>
      <w:bookmarkStart w:id="379" w:name="_Toc482116432"/>
      <w:bookmarkStart w:id="380" w:name="_Ref520124547"/>
      <w:bookmarkStart w:id="381" w:name="_Ref12437130"/>
      <w:bookmarkStart w:id="382" w:name="_Toc127878573"/>
      <w:bookmarkStart w:id="383" w:name="_Toc182149115"/>
      <w:r w:rsidRPr="00FF0ACC">
        <w:rPr>
          <w:lang w:val="en-GB"/>
        </w:rPr>
        <w:t xml:space="preserve">Dataset </w:t>
      </w:r>
      <w:r w:rsidR="00BB0096" w:rsidRPr="00FF0ACC">
        <w:rPr>
          <w:lang w:val="en-GB"/>
        </w:rPr>
        <w:t>n</w:t>
      </w:r>
      <w:r w:rsidRPr="00FF0ACC">
        <w:rPr>
          <w:lang w:val="en-GB"/>
        </w:rPr>
        <w:t>aming</w:t>
      </w:r>
      <w:bookmarkEnd w:id="373"/>
      <w:bookmarkEnd w:id="374"/>
      <w:bookmarkEnd w:id="375"/>
      <w:bookmarkEnd w:id="376"/>
      <w:bookmarkEnd w:id="377"/>
      <w:r w:rsidRPr="00FF0ACC">
        <w:rPr>
          <w:lang w:val="en-GB"/>
        </w:rPr>
        <w:t xml:space="preserve"> </w:t>
      </w:r>
      <w:r w:rsidR="00BB0096" w:rsidRPr="00FF0ACC">
        <w:rPr>
          <w:lang w:val="en-GB"/>
        </w:rPr>
        <w:t>c</w:t>
      </w:r>
      <w:r w:rsidRPr="00FF0ACC">
        <w:rPr>
          <w:lang w:val="en-GB"/>
        </w:rPr>
        <w:t>onvention</w:t>
      </w:r>
      <w:bookmarkEnd w:id="378"/>
      <w:bookmarkEnd w:id="379"/>
      <w:bookmarkEnd w:id="380"/>
      <w:bookmarkEnd w:id="381"/>
      <w:bookmarkEnd w:id="382"/>
      <w:bookmarkEnd w:id="383"/>
    </w:p>
    <w:p w14:paraId="766D6356" w14:textId="77777777" w:rsidR="00620EFC" w:rsidRPr="00FF0ACC" w:rsidRDefault="00620EFC" w:rsidP="00904EDC">
      <w:pPr>
        <w:spacing w:after="120" w:line="240" w:lineRule="auto"/>
        <w:jc w:val="both"/>
        <w:rPr>
          <w:sz w:val="20"/>
          <w:szCs w:val="20"/>
          <w:lang w:val="en-GB"/>
        </w:rPr>
      </w:pPr>
      <w:r w:rsidRPr="00FF0ACC">
        <w:rPr>
          <w:sz w:val="20"/>
          <w:szCs w:val="20"/>
          <w:lang w:val="en-GB"/>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new with cancellation, new self-cancelling, new with cancellation and self-cancelling, and in-force bulletin). </w:t>
      </w:r>
    </w:p>
    <w:p w14:paraId="67114F12" w14:textId="1A6FA091" w:rsidR="00620EFC" w:rsidRPr="00FF0ACC" w:rsidRDefault="00DA4867" w:rsidP="00904EDC">
      <w:pPr>
        <w:spacing w:after="120" w:line="240" w:lineRule="auto"/>
        <w:jc w:val="both"/>
        <w:rPr>
          <w:rFonts w:eastAsia="Times New Roman"/>
          <w:sz w:val="20"/>
          <w:szCs w:val="20"/>
          <w:lang w:val="en-GB"/>
        </w:rPr>
      </w:pPr>
      <w:r w:rsidRPr="00FF0ACC">
        <w:rPr>
          <w:rFonts w:eastAsia="Times New Roman"/>
          <w:sz w:val="20"/>
          <w:szCs w:val="20"/>
          <w:lang w:val="en-GB"/>
        </w:rPr>
        <w:t>T</w:t>
      </w:r>
      <w:r w:rsidR="00620EFC" w:rsidRPr="00FF0ACC">
        <w:rPr>
          <w:rFonts w:eastAsia="Times New Roman"/>
          <w:sz w:val="20"/>
          <w:szCs w:val="20"/>
          <w:lang w:val="en-GB"/>
        </w:rPr>
        <w:t xml:space="preserve">he dataset files </w:t>
      </w:r>
      <w:r w:rsidRPr="00FF0ACC">
        <w:rPr>
          <w:rFonts w:eastAsia="Times New Roman"/>
          <w:sz w:val="20"/>
          <w:szCs w:val="20"/>
          <w:lang w:val="en-GB"/>
        </w:rPr>
        <w:t>must be</w:t>
      </w:r>
      <w:r w:rsidR="00620EFC" w:rsidRPr="00FF0ACC">
        <w:rPr>
          <w:rFonts w:eastAsia="Times New Roman"/>
          <w:sz w:val="20"/>
          <w:szCs w:val="20"/>
          <w:lang w:val="en-GB"/>
        </w:rPr>
        <w:t xml:space="preserve"> named according to the specifications given </w:t>
      </w:r>
      <w:r w:rsidRPr="00FF0ACC">
        <w:rPr>
          <w:rFonts w:eastAsia="Times New Roman"/>
          <w:sz w:val="20"/>
          <w:szCs w:val="20"/>
          <w:lang w:val="en-GB"/>
        </w:rPr>
        <w:t>in</w:t>
      </w:r>
      <w:r w:rsidR="00E51DA8" w:rsidRPr="00FF0ACC">
        <w:rPr>
          <w:rFonts w:eastAsia="Times New Roman"/>
          <w:sz w:val="20"/>
          <w:szCs w:val="20"/>
          <w:lang w:val="en-GB"/>
        </w:rPr>
        <w:t xml:space="preserve"> S-100 Part 17, clause</w:t>
      </w:r>
      <w:r w:rsidRPr="00FF0ACC">
        <w:rPr>
          <w:rFonts w:eastAsia="Times New Roman"/>
          <w:sz w:val="20"/>
          <w:szCs w:val="20"/>
          <w:lang w:val="en-GB"/>
        </w:rPr>
        <w:t xml:space="preserve"> 17-4.3.</w:t>
      </w:r>
    </w:p>
    <w:p w14:paraId="60CB5B94" w14:textId="77777777" w:rsidR="00620EFC" w:rsidRPr="00FF0ACC" w:rsidRDefault="00620EFC" w:rsidP="00904EDC">
      <w:pPr>
        <w:spacing w:after="120" w:line="240" w:lineRule="auto"/>
        <w:jc w:val="both"/>
        <w:rPr>
          <w:color w:val="1F3864"/>
          <w:sz w:val="20"/>
          <w:szCs w:val="20"/>
          <w:lang w:val="en-GB"/>
        </w:rPr>
      </w:pPr>
    </w:p>
    <w:p w14:paraId="74852C1B" w14:textId="7E494E89" w:rsidR="00620EFC" w:rsidRPr="00FF0ACC" w:rsidRDefault="00620EFC" w:rsidP="002E6B6E">
      <w:pPr>
        <w:pStyle w:val="Heading2"/>
        <w:tabs>
          <w:tab w:val="clear" w:pos="0"/>
          <w:tab w:val="num" w:pos="709"/>
        </w:tabs>
        <w:spacing w:before="120" w:after="200" w:line="240" w:lineRule="auto"/>
        <w:ind w:left="709" w:hanging="709"/>
        <w:rPr>
          <w:lang w:val="en-GB"/>
        </w:rPr>
      </w:pPr>
      <w:bookmarkStart w:id="384" w:name="_Toc127878574"/>
      <w:bookmarkStart w:id="385" w:name="_Toc182149116"/>
      <w:r w:rsidRPr="00FF0ACC">
        <w:rPr>
          <w:lang w:val="en-GB"/>
        </w:rPr>
        <w:t xml:space="preserve">Exchange </w:t>
      </w:r>
      <w:r w:rsidR="002E6B6E" w:rsidRPr="00FF0ACC">
        <w:rPr>
          <w:lang w:val="en-GB"/>
        </w:rPr>
        <w:t>S</w:t>
      </w:r>
      <w:r w:rsidRPr="00FF0ACC">
        <w:rPr>
          <w:lang w:val="en-GB"/>
        </w:rPr>
        <w:t>et structure</w:t>
      </w:r>
      <w:bookmarkEnd w:id="384"/>
      <w:bookmarkEnd w:id="385"/>
    </w:p>
    <w:p w14:paraId="33FA04DD" w14:textId="2FFB7BE3" w:rsidR="00620EFC" w:rsidRPr="00FF0ACC" w:rsidRDefault="00620EFC" w:rsidP="000D1F06">
      <w:pPr>
        <w:spacing w:after="120" w:line="240" w:lineRule="auto"/>
        <w:jc w:val="both"/>
        <w:rPr>
          <w:sz w:val="20"/>
          <w:szCs w:val="20"/>
          <w:lang w:val="en-GB"/>
        </w:rPr>
      </w:pPr>
      <w:r w:rsidRPr="00FF0ACC">
        <w:rPr>
          <w:sz w:val="20"/>
          <w:szCs w:val="20"/>
          <w:lang w:val="en-GB"/>
        </w:rPr>
        <w:t xml:space="preserve">The </w:t>
      </w:r>
      <w:r w:rsidR="000D1F06" w:rsidRPr="00FF0ACC">
        <w:rPr>
          <w:sz w:val="20"/>
          <w:szCs w:val="20"/>
          <w:lang w:val="en-GB"/>
        </w:rPr>
        <w:t>E</w:t>
      </w:r>
      <w:r w:rsidRPr="00FF0ACC">
        <w:rPr>
          <w:sz w:val="20"/>
          <w:szCs w:val="20"/>
          <w:lang w:val="en-GB"/>
        </w:rPr>
        <w:t xml:space="preserve">xchange </w:t>
      </w:r>
      <w:r w:rsidR="000D1F06" w:rsidRPr="00FF0ACC">
        <w:rPr>
          <w:sz w:val="20"/>
          <w:szCs w:val="20"/>
          <w:lang w:val="en-GB"/>
        </w:rPr>
        <w:t>C</w:t>
      </w:r>
      <w:r w:rsidRPr="00FF0ACC">
        <w:rPr>
          <w:sz w:val="20"/>
          <w:szCs w:val="20"/>
          <w:lang w:val="en-GB"/>
        </w:rPr>
        <w:t xml:space="preserve">atalogue acts as the table of contents for the </w:t>
      </w:r>
      <w:r w:rsidR="000D1F06" w:rsidRPr="00FF0ACC">
        <w:rPr>
          <w:sz w:val="20"/>
          <w:szCs w:val="20"/>
          <w:lang w:val="en-GB"/>
        </w:rPr>
        <w:t>E</w:t>
      </w:r>
      <w:r w:rsidRPr="00FF0ACC">
        <w:rPr>
          <w:sz w:val="20"/>
          <w:szCs w:val="20"/>
          <w:lang w:val="en-GB"/>
        </w:rPr>
        <w:t xml:space="preserve">xchange </w:t>
      </w:r>
      <w:r w:rsidR="000D1F06" w:rsidRPr="00FF0ACC">
        <w:rPr>
          <w:sz w:val="20"/>
          <w:szCs w:val="20"/>
          <w:lang w:val="en-GB"/>
        </w:rPr>
        <w:t>S</w:t>
      </w:r>
      <w:r w:rsidRPr="00FF0ACC">
        <w:rPr>
          <w:sz w:val="20"/>
          <w:szCs w:val="20"/>
          <w:lang w:val="en-GB"/>
        </w:rPr>
        <w:t xml:space="preserve">et. The catalogue file of the </w:t>
      </w:r>
      <w:r w:rsidR="000D1F06" w:rsidRPr="00FF0ACC">
        <w:rPr>
          <w:sz w:val="20"/>
          <w:szCs w:val="20"/>
          <w:lang w:val="en-GB"/>
        </w:rPr>
        <w:t>E</w:t>
      </w:r>
      <w:r w:rsidRPr="00FF0ACC">
        <w:rPr>
          <w:sz w:val="20"/>
          <w:szCs w:val="20"/>
          <w:lang w:val="en-GB"/>
        </w:rPr>
        <w:t xml:space="preserve">xchange </w:t>
      </w:r>
      <w:r w:rsidR="000D1F06" w:rsidRPr="00FF0ACC">
        <w:rPr>
          <w:sz w:val="20"/>
          <w:szCs w:val="20"/>
          <w:lang w:val="en-GB"/>
        </w:rPr>
        <w:t>S</w:t>
      </w:r>
      <w:r w:rsidRPr="00FF0ACC">
        <w:rPr>
          <w:sz w:val="20"/>
          <w:szCs w:val="20"/>
          <w:lang w:val="en-GB"/>
        </w:rPr>
        <w:t xml:space="preserve">et must be named CATALOG.XML. No other file in the </w:t>
      </w:r>
      <w:r w:rsidR="000D1F06" w:rsidRPr="00FF0ACC">
        <w:rPr>
          <w:sz w:val="20"/>
          <w:szCs w:val="20"/>
          <w:lang w:val="en-GB"/>
        </w:rPr>
        <w:t>E</w:t>
      </w:r>
      <w:r w:rsidRPr="00FF0ACC">
        <w:rPr>
          <w:sz w:val="20"/>
          <w:szCs w:val="20"/>
          <w:lang w:val="en-GB"/>
        </w:rPr>
        <w:t xml:space="preserve">xchange </w:t>
      </w:r>
      <w:r w:rsidR="000D1F06" w:rsidRPr="00FF0ACC">
        <w:rPr>
          <w:sz w:val="20"/>
          <w:szCs w:val="20"/>
          <w:lang w:val="en-GB"/>
        </w:rPr>
        <w:t>S</w:t>
      </w:r>
      <w:r w:rsidRPr="00FF0ACC">
        <w:rPr>
          <w:sz w:val="20"/>
          <w:szCs w:val="20"/>
          <w:lang w:val="en-GB"/>
        </w:rPr>
        <w:t xml:space="preserve">et may be named CATALOG.XML. The content of the </w:t>
      </w:r>
      <w:r w:rsidR="000D1F06" w:rsidRPr="00FF0ACC">
        <w:rPr>
          <w:sz w:val="20"/>
          <w:szCs w:val="20"/>
          <w:lang w:val="en-GB"/>
        </w:rPr>
        <w:t>E</w:t>
      </w:r>
      <w:r w:rsidRPr="00FF0ACC">
        <w:rPr>
          <w:sz w:val="20"/>
          <w:szCs w:val="20"/>
          <w:lang w:val="en-GB"/>
        </w:rPr>
        <w:t xml:space="preserve">xchange </w:t>
      </w:r>
      <w:r w:rsidR="000D1F06" w:rsidRPr="00FF0ACC">
        <w:rPr>
          <w:sz w:val="20"/>
          <w:szCs w:val="20"/>
          <w:lang w:val="en-GB"/>
        </w:rPr>
        <w:t>C</w:t>
      </w:r>
      <w:r w:rsidRPr="00FF0ACC">
        <w:rPr>
          <w:sz w:val="20"/>
          <w:szCs w:val="20"/>
          <w:lang w:val="en-GB"/>
        </w:rPr>
        <w:t>atalogue file is described in Section</w:t>
      </w:r>
      <w:r w:rsidRPr="00FF0ACC">
        <w:rPr>
          <w:color w:val="auto"/>
          <w:sz w:val="20"/>
          <w:szCs w:val="20"/>
          <w:lang w:val="en-GB"/>
        </w:rPr>
        <w:t xml:space="preserve"> </w:t>
      </w:r>
      <w:r w:rsidRPr="00FF0ACC">
        <w:rPr>
          <w:color w:val="auto"/>
          <w:sz w:val="20"/>
          <w:szCs w:val="20"/>
          <w:lang w:val="en-GB"/>
        </w:rPr>
        <w:fldChar w:fldCharType="begin"/>
      </w:r>
      <w:r w:rsidRPr="00FF0ACC">
        <w:rPr>
          <w:color w:val="auto"/>
          <w:sz w:val="20"/>
          <w:szCs w:val="20"/>
          <w:lang w:val="en-GB"/>
        </w:rPr>
        <w:instrText xml:space="preserve"> REF _Ref12456897 \r \h </w:instrText>
      </w:r>
      <w:r w:rsidR="00457FA4" w:rsidRPr="00FF0ACC">
        <w:rPr>
          <w:color w:val="auto"/>
          <w:sz w:val="20"/>
          <w:szCs w:val="20"/>
          <w:lang w:val="en-GB"/>
        </w:rPr>
        <w:instrText xml:space="preserve"> \* MERGEFORMAT </w:instrText>
      </w:r>
      <w:r w:rsidRPr="00FF0ACC">
        <w:rPr>
          <w:color w:val="auto"/>
          <w:sz w:val="20"/>
          <w:szCs w:val="20"/>
          <w:lang w:val="en-GB"/>
        </w:rPr>
      </w:r>
      <w:r w:rsidRPr="00FF0ACC">
        <w:rPr>
          <w:color w:val="auto"/>
          <w:sz w:val="20"/>
          <w:szCs w:val="20"/>
          <w:lang w:val="en-GB"/>
        </w:rPr>
        <w:fldChar w:fldCharType="separate"/>
      </w:r>
      <w:r w:rsidR="00A17603">
        <w:rPr>
          <w:color w:val="auto"/>
          <w:sz w:val="20"/>
          <w:szCs w:val="20"/>
          <w:lang w:val="en-GB"/>
        </w:rPr>
        <w:t>12</w:t>
      </w:r>
      <w:r w:rsidRPr="00FF0ACC">
        <w:rPr>
          <w:color w:val="auto"/>
          <w:sz w:val="20"/>
          <w:szCs w:val="20"/>
          <w:lang w:val="en-GB"/>
        </w:rPr>
        <w:fldChar w:fldCharType="end"/>
      </w:r>
      <w:r w:rsidRPr="00FF0ACC">
        <w:rPr>
          <w:color w:val="auto"/>
          <w:sz w:val="20"/>
          <w:szCs w:val="20"/>
          <w:lang w:val="en-GB"/>
        </w:rPr>
        <w:t xml:space="preserve">. </w:t>
      </w:r>
    </w:p>
    <w:p w14:paraId="2EC18EB2" w14:textId="34AC1B96" w:rsidR="00620EFC" w:rsidRPr="00FF0ACC" w:rsidRDefault="00620EFC" w:rsidP="000D1F06">
      <w:pPr>
        <w:spacing w:after="120" w:line="240" w:lineRule="auto"/>
        <w:jc w:val="both"/>
        <w:rPr>
          <w:sz w:val="20"/>
          <w:szCs w:val="20"/>
          <w:lang w:val="en-GB"/>
        </w:rPr>
      </w:pPr>
      <w:r w:rsidRPr="00FF0ACC">
        <w:rPr>
          <w:sz w:val="20"/>
          <w:szCs w:val="20"/>
          <w:lang w:val="en-GB"/>
        </w:rPr>
        <w:t xml:space="preserve">The structure of an S-124 exchange set must be according to the structure </w:t>
      </w:r>
      <w:r w:rsidR="00DA4867" w:rsidRPr="00FF0ACC">
        <w:rPr>
          <w:sz w:val="20"/>
          <w:szCs w:val="20"/>
          <w:lang w:val="en-GB"/>
        </w:rPr>
        <w:t>found in</w:t>
      </w:r>
      <w:r w:rsidRPr="00FF0ACC">
        <w:rPr>
          <w:sz w:val="20"/>
          <w:szCs w:val="20"/>
          <w:lang w:val="en-GB"/>
        </w:rPr>
        <w:t xml:space="preserve"> S-100 Clause 17-4.2.</w:t>
      </w:r>
    </w:p>
    <w:p w14:paraId="0FB0FB97" w14:textId="77777777" w:rsidR="00620EFC" w:rsidRPr="00FF0ACC" w:rsidRDefault="00620EFC" w:rsidP="000D1F06">
      <w:pPr>
        <w:spacing w:after="120" w:line="240" w:lineRule="auto"/>
        <w:jc w:val="both"/>
        <w:rPr>
          <w:sz w:val="20"/>
          <w:szCs w:val="20"/>
          <w:lang w:val="en-GB"/>
        </w:rPr>
      </w:pPr>
    </w:p>
    <w:p w14:paraId="13B09AC9" w14:textId="32E55904" w:rsidR="00620EFC" w:rsidRPr="00FF0ACC" w:rsidRDefault="00620EFC" w:rsidP="000D1F06">
      <w:pPr>
        <w:pStyle w:val="Heading2"/>
        <w:tabs>
          <w:tab w:val="clear" w:pos="0"/>
          <w:tab w:val="num" w:pos="709"/>
        </w:tabs>
        <w:spacing w:before="120" w:after="200" w:line="240" w:lineRule="auto"/>
        <w:ind w:left="709" w:hanging="709"/>
        <w:rPr>
          <w:lang w:val="en-GB"/>
        </w:rPr>
      </w:pPr>
      <w:bookmarkStart w:id="386" w:name="_Toc127878575"/>
      <w:bookmarkStart w:id="387" w:name="_Ref160806635"/>
      <w:bookmarkStart w:id="388" w:name="_Toc182149117"/>
      <w:r w:rsidRPr="00FF0ACC">
        <w:rPr>
          <w:lang w:val="en-GB"/>
        </w:rPr>
        <w:t xml:space="preserve">Service </w:t>
      </w:r>
      <w:r w:rsidR="000D3111" w:rsidRPr="00FF0ACC">
        <w:rPr>
          <w:lang w:val="en-GB"/>
        </w:rPr>
        <w:t>d</w:t>
      </w:r>
      <w:r w:rsidRPr="00FF0ACC">
        <w:rPr>
          <w:lang w:val="en-GB"/>
        </w:rPr>
        <w:t>elivery</w:t>
      </w:r>
      <w:bookmarkEnd w:id="386"/>
      <w:bookmarkEnd w:id="387"/>
      <w:bookmarkEnd w:id="388"/>
      <w:r w:rsidRPr="00FF0ACC">
        <w:rPr>
          <w:lang w:val="en-GB"/>
        </w:rPr>
        <w:t xml:space="preserve"> </w:t>
      </w:r>
    </w:p>
    <w:p w14:paraId="792EDD12" w14:textId="1E367286" w:rsidR="00620EFC" w:rsidRPr="00FF0ACC" w:rsidRDefault="00620EFC" w:rsidP="00C93E7F">
      <w:pPr>
        <w:pStyle w:val="Heading3"/>
        <w:tabs>
          <w:tab w:val="clear" w:pos="450"/>
          <w:tab w:val="num" w:pos="851"/>
        </w:tabs>
        <w:suppressAutoHyphens w:val="0"/>
        <w:spacing w:after="120" w:line="240" w:lineRule="auto"/>
        <w:ind w:left="851" w:hanging="851"/>
        <w:rPr>
          <w:sz w:val="20"/>
          <w:szCs w:val="20"/>
          <w:lang w:val="en-GB"/>
        </w:rPr>
      </w:pPr>
      <w:bookmarkStart w:id="389" w:name="_Toc127878576"/>
      <w:bookmarkStart w:id="390" w:name="_Toc182149118"/>
      <w:r w:rsidRPr="00FF0ACC">
        <w:rPr>
          <w:sz w:val="20"/>
          <w:szCs w:val="20"/>
          <w:lang w:val="en-GB"/>
        </w:rPr>
        <w:t xml:space="preserve">Technical </w:t>
      </w:r>
      <w:r w:rsidR="000D3111" w:rsidRPr="00FF0ACC">
        <w:rPr>
          <w:sz w:val="20"/>
          <w:szCs w:val="20"/>
          <w:lang w:val="en-GB"/>
        </w:rPr>
        <w:t>s</w:t>
      </w:r>
      <w:r w:rsidRPr="00FF0ACC">
        <w:rPr>
          <w:sz w:val="20"/>
          <w:szCs w:val="20"/>
          <w:lang w:val="en-GB"/>
        </w:rPr>
        <w:t>ervice</w:t>
      </w:r>
      <w:bookmarkEnd w:id="389"/>
      <w:bookmarkEnd w:id="390"/>
    </w:p>
    <w:p w14:paraId="15E3E365" w14:textId="1A253C1E" w:rsidR="00620EFC" w:rsidRPr="00FF0ACC" w:rsidRDefault="00620EFC" w:rsidP="00B21F8C">
      <w:pPr>
        <w:spacing w:after="120" w:line="240" w:lineRule="auto"/>
        <w:jc w:val="both"/>
        <w:rPr>
          <w:sz w:val="20"/>
          <w:szCs w:val="20"/>
          <w:lang w:val="en-GB"/>
        </w:rPr>
      </w:pPr>
      <w:r w:rsidRPr="00FF0ACC">
        <w:rPr>
          <w:sz w:val="20"/>
          <w:szCs w:val="20"/>
          <w:lang w:val="en-GB"/>
        </w:rPr>
        <w:t>S-124 does not specify the technical means by which services distributing S-124 must utiliz</w:t>
      </w:r>
      <w:r w:rsidR="00C5185F" w:rsidRPr="00FF0ACC">
        <w:rPr>
          <w:sz w:val="20"/>
          <w:szCs w:val="20"/>
          <w:lang w:val="en-GB"/>
        </w:rPr>
        <w:t>e</w:t>
      </w:r>
      <w:r w:rsidRPr="00FF0ACC">
        <w:rPr>
          <w:sz w:val="20"/>
          <w:szCs w:val="20"/>
          <w:lang w:val="en-GB"/>
        </w:rPr>
        <w:t>. The mechanism utilized should be specified in an e-navigation technical service conforming to IALA G1128 and which elaborates on how users can discover and access the NAVWARN service.</w:t>
      </w:r>
    </w:p>
    <w:p w14:paraId="6013CC54" w14:textId="77777777" w:rsidR="00620EFC" w:rsidRPr="00FF0ACC" w:rsidRDefault="00620EFC" w:rsidP="006222A9">
      <w:pPr>
        <w:pStyle w:val="Heading3"/>
        <w:tabs>
          <w:tab w:val="clear" w:pos="450"/>
          <w:tab w:val="num" w:pos="851"/>
        </w:tabs>
        <w:suppressAutoHyphens w:val="0"/>
        <w:spacing w:after="120" w:line="240" w:lineRule="auto"/>
        <w:ind w:left="851" w:hanging="851"/>
        <w:rPr>
          <w:sz w:val="20"/>
          <w:szCs w:val="20"/>
          <w:lang w:val="en-GB"/>
        </w:rPr>
      </w:pPr>
      <w:bookmarkStart w:id="391" w:name="_Toc127878577"/>
      <w:bookmarkStart w:id="392" w:name="_Ref175923144"/>
      <w:bookmarkStart w:id="393" w:name="_Toc182149119"/>
      <w:r w:rsidRPr="00FF0ACC">
        <w:rPr>
          <w:sz w:val="20"/>
          <w:szCs w:val="20"/>
          <w:lang w:val="en-GB"/>
        </w:rPr>
        <w:t>SECOM</w:t>
      </w:r>
      <w:bookmarkEnd w:id="391"/>
      <w:bookmarkEnd w:id="392"/>
      <w:bookmarkEnd w:id="393"/>
    </w:p>
    <w:p w14:paraId="72929831" w14:textId="12AEC1F2" w:rsidR="00620EFC" w:rsidRPr="00FF0ACC" w:rsidRDefault="00620EFC" w:rsidP="000D3111">
      <w:pPr>
        <w:spacing w:after="120" w:line="240" w:lineRule="auto"/>
        <w:jc w:val="both"/>
        <w:rPr>
          <w:sz w:val="20"/>
          <w:szCs w:val="20"/>
          <w:lang w:val="en-GB"/>
        </w:rPr>
      </w:pPr>
      <w:r w:rsidRPr="00FF0ACC">
        <w:rPr>
          <w:sz w:val="20"/>
          <w:szCs w:val="20"/>
          <w:lang w:val="en-GB"/>
        </w:rPr>
        <w:t>A</w:t>
      </w:r>
      <w:r w:rsidR="00024649" w:rsidRPr="00FF0ACC">
        <w:rPr>
          <w:sz w:val="20"/>
          <w:szCs w:val="20"/>
          <w:lang w:val="en-GB"/>
        </w:rPr>
        <w:t xml:space="preserve"> draft</w:t>
      </w:r>
      <w:r w:rsidRPr="00FF0ACC">
        <w:rPr>
          <w:sz w:val="20"/>
          <w:szCs w:val="20"/>
          <w:lang w:val="en-GB"/>
        </w:rPr>
        <w:t xml:space="preserve"> specification for how to set up an e-navigation technical service compatible with the IEC 63173-2:2022 framework is available at </w:t>
      </w:r>
      <w:hyperlink r:id="rId36" w:history="1">
        <w:r w:rsidRPr="00FF0ACC">
          <w:rPr>
            <w:rStyle w:val="Hyperlink"/>
            <w:sz w:val="20"/>
            <w:szCs w:val="20"/>
            <w:lang w:val="en-GB"/>
          </w:rPr>
          <w:t>Maritime Resource Registry Portal (digital-maritime-consultancy.github.io)</w:t>
        </w:r>
      </w:hyperlink>
      <w:r w:rsidRPr="00FF0ACC">
        <w:rPr>
          <w:sz w:val="20"/>
          <w:szCs w:val="20"/>
          <w:lang w:val="en-GB"/>
        </w:rPr>
        <w:t xml:space="preserve"> using the MRN identifier </w:t>
      </w:r>
      <w:r w:rsidRPr="00FF0ACC">
        <w:rPr>
          <w:rStyle w:val="ui-provider"/>
          <w:sz w:val="20"/>
          <w:szCs w:val="20"/>
          <w:lang w:val="en-GB"/>
        </w:rPr>
        <w:t>"</w:t>
      </w:r>
      <w:proofErr w:type="spellStart"/>
      <w:r w:rsidRPr="00FF0ACC">
        <w:rPr>
          <w:rStyle w:val="ui-provider"/>
          <w:sz w:val="20"/>
          <w:szCs w:val="20"/>
          <w:lang w:val="en-GB"/>
        </w:rPr>
        <w:t>urn:mrn:iho:techsvc:spec:navwarn</w:t>
      </w:r>
      <w:proofErr w:type="spellEnd"/>
      <w:r w:rsidRPr="00FF0ACC">
        <w:rPr>
          <w:rStyle w:val="ui-provider"/>
          <w:sz w:val="20"/>
          <w:szCs w:val="20"/>
          <w:lang w:val="en-GB"/>
        </w:rPr>
        <w:t>".</w:t>
      </w:r>
    </w:p>
    <w:p w14:paraId="0ADE4A0D" w14:textId="5C8608A9" w:rsidR="00620EFC" w:rsidRPr="00FF0ACC" w:rsidRDefault="009955F6" w:rsidP="003962B6">
      <w:pPr>
        <w:pStyle w:val="Heading3"/>
        <w:tabs>
          <w:tab w:val="clear" w:pos="450"/>
          <w:tab w:val="num" w:pos="851"/>
        </w:tabs>
        <w:spacing w:after="120" w:line="240" w:lineRule="auto"/>
        <w:ind w:left="851" w:hanging="851"/>
        <w:rPr>
          <w:sz w:val="20"/>
          <w:szCs w:val="20"/>
          <w:lang w:val="en-GB"/>
        </w:rPr>
      </w:pPr>
      <w:bookmarkStart w:id="394" w:name="_Toc127878578"/>
      <w:bookmarkStart w:id="395" w:name="_Toc182149120"/>
      <w:r w:rsidRPr="00FF0ACC">
        <w:rPr>
          <w:sz w:val="20"/>
          <w:szCs w:val="20"/>
          <w:lang w:val="en-GB"/>
        </w:rPr>
        <w:t>P</w:t>
      </w:r>
      <w:r w:rsidR="00620EFC" w:rsidRPr="00FF0ACC">
        <w:rPr>
          <w:sz w:val="20"/>
          <w:szCs w:val="20"/>
          <w:lang w:val="en-GB"/>
        </w:rPr>
        <w:t>ush broadcast systems</w:t>
      </w:r>
      <w:bookmarkEnd w:id="394"/>
      <w:bookmarkEnd w:id="395"/>
      <w:r w:rsidR="00620EFC" w:rsidRPr="00FF0ACC">
        <w:rPr>
          <w:sz w:val="20"/>
          <w:szCs w:val="20"/>
          <w:lang w:val="en-GB"/>
        </w:rPr>
        <w:t xml:space="preserve"> </w:t>
      </w:r>
    </w:p>
    <w:p w14:paraId="78994E29" w14:textId="7BE0379F" w:rsidR="00620EFC" w:rsidRPr="00FF0ACC" w:rsidRDefault="00620EFC" w:rsidP="00823813">
      <w:pPr>
        <w:pStyle w:val="BodyText"/>
        <w:spacing w:after="120" w:line="240" w:lineRule="auto"/>
        <w:jc w:val="both"/>
        <w:rPr>
          <w:sz w:val="20"/>
          <w:szCs w:val="20"/>
          <w:lang w:val="en-GB"/>
        </w:rPr>
      </w:pPr>
      <w:r w:rsidRPr="00FF0ACC">
        <w:rPr>
          <w:sz w:val="20"/>
          <w:szCs w:val="20"/>
          <w:lang w:val="en-GB"/>
        </w:rPr>
        <w:t>This version of S-124 does not consider the implications of using push broadcast systems (</w:t>
      </w:r>
      <w:r w:rsidR="00823813" w:rsidRPr="00FF0ACC">
        <w:rPr>
          <w:sz w:val="20"/>
          <w:szCs w:val="20"/>
          <w:lang w:val="en-GB"/>
        </w:rPr>
        <w:t>for example</w:t>
      </w:r>
      <w:r w:rsidRPr="00FF0ACC">
        <w:rPr>
          <w:sz w:val="20"/>
          <w:szCs w:val="20"/>
          <w:lang w:val="en-GB"/>
        </w:rPr>
        <w:t xml:space="preserve"> NAVDAT and VDES) in detail, but it is assumed that it is usable by any files based system.</w:t>
      </w:r>
    </w:p>
    <w:p w14:paraId="2C586E5C" w14:textId="00756ED5" w:rsidR="00620EFC" w:rsidRPr="00FF0ACC" w:rsidDel="00823DFB" w:rsidRDefault="00620EFC" w:rsidP="00823813">
      <w:pPr>
        <w:pStyle w:val="BodyText"/>
        <w:spacing w:after="120" w:line="240" w:lineRule="auto"/>
        <w:jc w:val="both"/>
        <w:rPr>
          <w:del w:id="396" w:author="Jeff Wootton" w:date="2025-05-30T08:32:00Z" w16du:dateUtc="2025-05-30T06:32:00Z"/>
          <w:sz w:val="20"/>
          <w:szCs w:val="20"/>
          <w:lang w:val="en-GB"/>
        </w:rPr>
      </w:pPr>
    </w:p>
    <w:p w14:paraId="578E95D0" w14:textId="77777777" w:rsidR="00620EFC" w:rsidRPr="00FF0ACC" w:rsidRDefault="00620EFC" w:rsidP="00823813">
      <w:pPr>
        <w:pStyle w:val="Heading1"/>
        <w:tabs>
          <w:tab w:val="clear" w:pos="0"/>
          <w:tab w:val="num" w:pos="567"/>
        </w:tabs>
        <w:spacing w:before="120" w:after="200" w:line="240" w:lineRule="auto"/>
        <w:ind w:left="567" w:hanging="567"/>
        <w:rPr>
          <w:szCs w:val="24"/>
          <w:lang w:val="en-GB"/>
        </w:rPr>
      </w:pPr>
      <w:bookmarkStart w:id="397" w:name="_Toc422820150"/>
      <w:bookmarkStart w:id="398" w:name="_Toc482116435"/>
      <w:bookmarkStart w:id="399" w:name="_Toc127878579"/>
      <w:bookmarkStart w:id="400" w:name="_Toc182149121"/>
      <w:r w:rsidRPr="00FF0ACC">
        <w:rPr>
          <w:szCs w:val="24"/>
          <w:lang w:val="en-GB"/>
        </w:rPr>
        <w:t>Data Maintenance</w:t>
      </w:r>
      <w:bookmarkEnd w:id="397"/>
      <w:bookmarkEnd w:id="398"/>
      <w:bookmarkEnd w:id="399"/>
      <w:bookmarkEnd w:id="400"/>
    </w:p>
    <w:p w14:paraId="141636F7" w14:textId="77777777" w:rsidR="00620EFC" w:rsidRPr="00FF0ACC" w:rsidRDefault="00620EFC" w:rsidP="00B1668C">
      <w:pPr>
        <w:pStyle w:val="Heading2"/>
        <w:tabs>
          <w:tab w:val="clear" w:pos="0"/>
          <w:tab w:val="num" w:pos="709"/>
        </w:tabs>
        <w:spacing w:before="120" w:after="200"/>
        <w:ind w:left="709" w:hanging="709"/>
        <w:rPr>
          <w:lang w:val="en-GB"/>
        </w:rPr>
      </w:pPr>
      <w:bookmarkStart w:id="401" w:name="_Toc482116436"/>
      <w:bookmarkStart w:id="402" w:name="_Toc127878580"/>
      <w:bookmarkStart w:id="403" w:name="_Toc182149122"/>
      <w:r w:rsidRPr="00FF0ACC">
        <w:rPr>
          <w:lang w:val="en-GB"/>
        </w:rPr>
        <w:t>Introduction</w:t>
      </w:r>
      <w:bookmarkEnd w:id="401"/>
      <w:bookmarkEnd w:id="402"/>
      <w:bookmarkEnd w:id="403"/>
    </w:p>
    <w:p w14:paraId="33475283" w14:textId="073C8A37" w:rsidR="00620EFC" w:rsidRPr="00FF0ACC" w:rsidRDefault="00620EFC" w:rsidP="00B1668C">
      <w:pPr>
        <w:spacing w:after="120" w:line="240" w:lineRule="auto"/>
        <w:jc w:val="both"/>
        <w:rPr>
          <w:sz w:val="20"/>
          <w:szCs w:val="20"/>
          <w:lang w:val="en-GB"/>
        </w:rPr>
      </w:pPr>
      <w:r w:rsidRPr="00FF0ACC">
        <w:rPr>
          <w:sz w:val="20"/>
          <w:szCs w:val="20"/>
          <w:lang w:val="en-GB"/>
        </w:rPr>
        <w:t xml:space="preserve">S-124 datasets in a series are issued as per any situation arise requiring safety critical information be made known to mariners. Datasets of the series are maintained as needed and must be done according to </w:t>
      </w:r>
      <w:r w:rsidR="00052358" w:rsidRPr="00FF0ACC">
        <w:rPr>
          <w:sz w:val="20"/>
          <w:szCs w:val="20"/>
          <w:lang w:val="en-GB"/>
        </w:rPr>
        <w:t>clause</w:t>
      </w:r>
      <w:r w:rsidRPr="00FF0ACC">
        <w:rPr>
          <w:sz w:val="20"/>
          <w:szCs w:val="20"/>
          <w:lang w:val="en-GB"/>
        </w:rPr>
        <w:t xml:space="preserve"> </w:t>
      </w:r>
      <w:r w:rsidRPr="00FF0ACC">
        <w:rPr>
          <w:sz w:val="20"/>
          <w:szCs w:val="20"/>
          <w:lang w:val="en-GB"/>
        </w:rPr>
        <w:fldChar w:fldCharType="begin"/>
      </w:r>
      <w:r w:rsidRPr="00FF0ACC">
        <w:rPr>
          <w:sz w:val="20"/>
          <w:szCs w:val="20"/>
          <w:lang w:val="en-GB"/>
        </w:rPr>
        <w:instrText xml:space="preserve"> REF _Ref520120627 \r \h </w:instrText>
      </w:r>
      <w:r w:rsidR="00457FA4"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Pr>
          <w:sz w:val="20"/>
          <w:szCs w:val="20"/>
          <w:lang w:val="en-GB"/>
        </w:rPr>
        <w:t>9.2</w:t>
      </w:r>
      <w:r w:rsidRPr="00FF0ACC">
        <w:rPr>
          <w:sz w:val="20"/>
          <w:szCs w:val="20"/>
          <w:lang w:val="en-GB"/>
        </w:rPr>
        <w:fldChar w:fldCharType="end"/>
      </w:r>
      <w:r w:rsidRPr="00FF0ACC">
        <w:rPr>
          <w:sz w:val="20"/>
          <w:szCs w:val="20"/>
          <w:lang w:val="en-GB"/>
        </w:rPr>
        <w:t xml:space="preserve">. When related </w:t>
      </w:r>
      <w:r w:rsidR="009955F6" w:rsidRPr="00FF0ACC">
        <w:rPr>
          <w:sz w:val="20"/>
          <w:szCs w:val="20"/>
          <w:lang w:val="en-GB"/>
        </w:rPr>
        <w:t>to</w:t>
      </w:r>
      <w:r w:rsidRPr="00FF0ACC">
        <w:rPr>
          <w:sz w:val="20"/>
          <w:szCs w:val="20"/>
          <w:lang w:val="en-GB"/>
        </w:rPr>
        <w:t xml:space="preserve"> the same event, series dataset updates will be made by new datasets which cancel any preceding datasets. </w:t>
      </w:r>
    </w:p>
    <w:p w14:paraId="5C62B06C" w14:textId="23B4343B" w:rsidR="00620EFC" w:rsidRPr="00FF0ACC" w:rsidRDefault="00620EFC" w:rsidP="00B1668C">
      <w:pPr>
        <w:spacing w:after="120" w:line="240" w:lineRule="auto"/>
        <w:jc w:val="both"/>
        <w:rPr>
          <w:sz w:val="20"/>
          <w:szCs w:val="20"/>
          <w:lang w:val="en-GB"/>
        </w:rPr>
      </w:pPr>
      <w:r w:rsidRPr="00FF0ACC">
        <w:rPr>
          <w:sz w:val="20"/>
          <w:szCs w:val="20"/>
          <w:lang w:val="en-GB"/>
        </w:rPr>
        <w:t>Data Producers must use applicable sources to maintain and update data and may provide a brief description of the sources that were used to produce the dataset if this information is relevant. It is up to the Data Producer to determine what an appropriate source when creating Navigational Warning datasets is. S-53 chapter 3</w:t>
      </w:r>
      <w:r w:rsidR="0096107C" w:rsidRPr="00FF0ACC">
        <w:rPr>
          <w:sz w:val="20"/>
          <w:szCs w:val="20"/>
          <w:lang w:val="en-GB"/>
        </w:rPr>
        <w:t xml:space="preserve"> –</w:t>
      </w:r>
      <w:r w:rsidRPr="00FF0ACC">
        <w:rPr>
          <w:sz w:val="20"/>
          <w:szCs w:val="20"/>
          <w:lang w:val="en-GB"/>
        </w:rPr>
        <w:t xml:space="preserve"> ‘NAVAREA/SUB-AREA/NATIONAL COORDINATORS' RESOURCES AND RESPONSIBILITIES’ gives further information on how to manage information streams when creating S-124 Navigational Warnings within the WWNWS framework. Local warnings may be subject to national or regional guidelines.</w:t>
      </w:r>
    </w:p>
    <w:p w14:paraId="7B5AE8AE" w14:textId="77777777" w:rsidR="00620EFC" w:rsidRPr="00FF0ACC" w:rsidRDefault="00620EFC" w:rsidP="00B1668C">
      <w:pPr>
        <w:spacing w:after="120" w:line="240" w:lineRule="auto"/>
        <w:jc w:val="both"/>
        <w:rPr>
          <w:sz w:val="20"/>
          <w:szCs w:val="20"/>
          <w:lang w:val="en-GB"/>
        </w:rPr>
      </w:pPr>
      <w:r w:rsidRPr="00FF0ACC">
        <w:rPr>
          <w:sz w:val="20"/>
          <w:szCs w:val="20"/>
          <w:lang w:val="en-GB"/>
        </w:rPr>
        <w:t>The specific production process is up to each Data Producer. The Data Producer should sufficiently document their individual production process for quality management purposes.</w:t>
      </w:r>
    </w:p>
    <w:p w14:paraId="699D5A70" w14:textId="77777777" w:rsidR="00620EFC" w:rsidRPr="00FF0ACC" w:rsidRDefault="00620EFC" w:rsidP="00B1668C">
      <w:pPr>
        <w:spacing w:after="120" w:line="240" w:lineRule="auto"/>
        <w:jc w:val="both"/>
        <w:rPr>
          <w:sz w:val="20"/>
          <w:szCs w:val="20"/>
          <w:lang w:val="en-GB"/>
        </w:rPr>
      </w:pPr>
    </w:p>
    <w:p w14:paraId="54A36503" w14:textId="77777777" w:rsidR="00620EFC" w:rsidRPr="00FF0ACC" w:rsidRDefault="00620EFC" w:rsidP="00846FC9">
      <w:pPr>
        <w:pStyle w:val="Heading2"/>
        <w:tabs>
          <w:tab w:val="clear" w:pos="0"/>
          <w:tab w:val="num" w:pos="709"/>
        </w:tabs>
        <w:spacing w:before="120" w:after="200" w:line="240" w:lineRule="auto"/>
        <w:ind w:left="709" w:hanging="709"/>
        <w:rPr>
          <w:lang w:val="en-GB"/>
        </w:rPr>
      </w:pPr>
      <w:bookmarkStart w:id="404" w:name="_Toc482116437"/>
      <w:bookmarkStart w:id="405" w:name="_Toc127878581"/>
      <w:bookmarkStart w:id="406" w:name="_Toc182149123"/>
      <w:r w:rsidRPr="00FF0ACC">
        <w:rPr>
          <w:lang w:val="en-GB"/>
        </w:rPr>
        <w:t>Production process datasets</w:t>
      </w:r>
      <w:bookmarkEnd w:id="404"/>
      <w:bookmarkEnd w:id="405"/>
      <w:bookmarkEnd w:id="406"/>
    </w:p>
    <w:p w14:paraId="1B66F444" w14:textId="6F6F0E31" w:rsidR="00620EFC" w:rsidRPr="00FF0ACC" w:rsidRDefault="00620EFC" w:rsidP="001D5920">
      <w:pPr>
        <w:spacing w:after="120" w:line="240" w:lineRule="auto"/>
        <w:jc w:val="both"/>
        <w:rPr>
          <w:sz w:val="20"/>
          <w:szCs w:val="20"/>
          <w:lang w:val="en-GB"/>
        </w:rPr>
      </w:pPr>
      <w:r w:rsidRPr="00FF0ACC">
        <w:rPr>
          <w:sz w:val="20"/>
          <w:szCs w:val="20"/>
          <w:lang w:val="en-GB"/>
        </w:rPr>
        <w:t xml:space="preserve">Data Producers should follow their established production processes for maintaining and updating datasets. Data is produced against the DCEG and checked against the appropriate set of validation rules in </w:t>
      </w:r>
      <w:r w:rsidR="00C776F8" w:rsidRPr="00FF0ACC">
        <w:rPr>
          <w:sz w:val="20"/>
          <w:szCs w:val="20"/>
          <w:lang w:val="en-GB"/>
        </w:rPr>
        <w:t>S-15</w:t>
      </w:r>
      <w:r w:rsidR="001D5920" w:rsidRPr="00FF0ACC">
        <w:rPr>
          <w:sz w:val="20"/>
          <w:szCs w:val="20"/>
          <w:lang w:val="en-GB"/>
        </w:rPr>
        <w:t>8</w:t>
      </w:r>
      <w:r w:rsidRPr="00FF0ACC">
        <w:rPr>
          <w:sz w:val="20"/>
          <w:szCs w:val="20"/>
          <w:lang w:val="en-GB"/>
        </w:rPr>
        <w:t>.</w:t>
      </w:r>
    </w:p>
    <w:p w14:paraId="57B595D1" w14:textId="77777777" w:rsidR="00620EFC" w:rsidRPr="00FF0ACC" w:rsidRDefault="00620EFC" w:rsidP="001D5920">
      <w:pPr>
        <w:spacing w:after="120" w:line="240" w:lineRule="auto"/>
        <w:jc w:val="both"/>
        <w:rPr>
          <w:sz w:val="20"/>
          <w:szCs w:val="20"/>
          <w:lang w:val="en-GB"/>
        </w:rPr>
      </w:pPr>
    </w:p>
    <w:p w14:paraId="6C4146D8" w14:textId="77777777" w:rsidR="00620EFC" w:rsidRPr="00FF0ACC" w:rsidRDefault="00620EFC" w:rsidP="00786C2D">
      <w:pPr>
        <w:pStyle w:val="Heading2"/>
        <w:tabs>
          <w:tab w:val="clear" w:pos="0"/>
          <w:tab w:val="num" w:pos="709"/>
        </w:tabs>
        <w:spacing w:before="120" w:after="200" w:line="240" w:lineRule="auto"/>
        <w:ind w:left="709" w:hanging="709"/>
        <w:rPr>
          <w:lang w:val="en-GB"/>
        </w:rPr>
      </w:pPr>
      <w:bookmarkStart w:id="407" w:name="_Toc482116438"/>
      <w:bookmarkStart w:id="408" w:name="_Toc127878582"/>
      <w:bookmarkStart w:id="409" w:name="_Toc182149124"/>
      <w:r w:rsidRPr="00FF0ACC">
        <w:rPr>
          <w:lang w:val="en-GB"/>
        </w:rPr>
        <w:t>Information updates</w:t>
      </w:r>
      <w:bookmarkEnd w:id="407"/>
      <w:bookmarkEnd w:id="408"/>
      <w:bookmarkEnd w:id="409"/>
    </w:p>
    <w:p w14:paraId="1F47B718" w14:textId="650C941D" w:rsidR="00620EFC" w:rsidRPr="00FF0ACC" w:rsidRDefault="00620EFC" w:rsidP="00786C2D">
      <w:pPr>
        <w:spacing w:after="120" w:line="240" w:lineRule="auto"/>
        <w:jc w:val="both"/>
        <w:rPr>
          <w:sz w:val="20"/>
          <w:szCs w:val="20"/>
          <w:lang w:val="en-GB"/>
        </w:rPr>
      </w:pPr>
      <w:r w:rsidRPr="00FF0ACC">
        <w:rPr>
          <w:sz w:val="20"/>
          <w:szCs w:val="20"/>
          <w:lang w:val="en-GB"/>
        </w:rPr>
        <w:t>The purpose of issue of the dataset is indicated in the “purpose” field of the dataset discovery metadata. In order to cancel a dataset or update the information given by a dataset, one of the methods described in</w:t>
      </w:r>
      <w:r w:rsidR="00786C2D" w:rsidRPr="00FF0ACC">
        <w:rPr>
          <w:sz w:val="20"/>
          <w:szCs w:val="20"/>
          <w:lang w:val="en-GB"/>
        </w:rPr>
        <w:t xml:space="preserve"> clause</w:t>
      </w:r>
      <w:r w:rsidRPr="00FF0ACC">
        <w:rPr>
          <w:sz w:val="20"/>
          <w:szCs w:val="20"/>
          <w:lang w:val="en-GB"/>
        </w:rPr>
        <w:t xml:space="preserve"> </w:t>
      </w:r>
      <w:r w:rsidRPr="00FF0ACC">
        <w:rPr>
          <w:sz w:val="20"/>
          <w:szCs w:val="20"/>
          <w:lang w:val="en-GB"/>
        </w:rPr>
        <w:fldChar w:fldCharType="begin"/>
      </w:r>
      <w:r w:rsidRPr="00FF0ACC">
        <w:rPr>
          <w:sz w:val="20"/>
          <w:szCs w:val="20"/>
          <w:lang w:val="en-GB"/>
        </w:rPr>
        <w:instrText xml:space="preserve"> REF _Ref513724381 \r \h </w:instrText>
      </w:r>
      <w:r w:rsidR="00457FA4"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Pr>
          <w:sz w:val="20"/>
          <w:szCs w:val="20"/>
          <w:lang w:val="en-GB"/>
        </w:rPr>
        <w:t>9.3</w:t>
      </w:r>
      <w:r w:rsidRPr="00FF0ACC">
        <w:rPr>
          <w:sz w:val="20"/>
          <w:szCs w:val="20"/>
          <w:lang w:val="en-GB"/>
        </w:rPr>
        <w:fldChar w:fldCharType="end"/>
      </w:r>
      <w:r w:rsidRPr="00FF0ACC">
        <w:rPr>
          <w:sz w:val="20"/>
          <w:szCs w:val="20"/>
          <w:lang w:val="en-GB"/>
        </w:rPr>
        <w:t xml:space="preserve"> is followed. </w:t>
      </w:r>
    </w:p>
    <w:p w14:paraId="1D47D97B" w14:textId="77777777" w:rsidR="00620EFC" w:rsidRPr="00FF0ACC" w:rsidRDefault="00620EFC" w:rsidP="00786C2D">
      <w:pPr>
        <w:spacing w:after="120" w:line="240" w:lineRule="auto"/>
        <w:jc w:val="both"/>
        <w:rPr>
          <w:sz w:val="20"/>
          <w:szCs w:val="20"/>
          <w:lang w:val="en-GB"/>
        </w:rPr>
      </w:pPr>
    </w:p>
    <w:p w14:paraId="686EFB47" w14:textId="77777777" w:rsidR="00620EFC" w:rsidRPr="00FF0ACC" w:rsidRDefault="00620EFC" w:rsidP="00FA0C9B">
      <w:pPr>
        <w:pStyle w:val="Heading2"/>
        <w:tabs>
          <w:tab w:val="clear" w:pos="0"/>
          <w:tab w:val="num" w:pos="709"/>
        </w:tabs>
        <w:spacing w:before="120" w:after="200" w:line="240" w:lineRule="auto"/>
        <w:ind w:left="709" w:hanging="709"/>
        <w:rPr>
          <w:lang w:val="en-GB"/>
        </w:rPr>
      </w:pPr>
      <w:bookmarkStart w:id="410" w:name="_Toc482116439"/>
      <w:bookmarkStart w:id="411" w:name="_Toc127878583"/>
      <w:bookmarkStart w:id="412" w:name="_Toc182149125"/>
      <w:r w:rsidRPr="00FF0ACC">
        <w:rPr>
          <w:lang w:val="en-GB"/>
        </w:rPr>
        <w:t>Support file updates</w:t>
      </w:r>
      <w:bookmarkEnd w:id="410"/>
      <w:bookmarkEnd w:id="411"/>
      <w:bookmarkEnd w:id="412"/>
    </w:p>
    <w:p w14:paraId="04AACA75" w14:textId="77777777" w:rsidR="00620EFC" w:rsidRPr="00FF0ACC" w:rsidRDefault="00620EFC" w:rsidP="004F539A">
      <w:pPr>
        <w:spacing w:after="120" w:line="240" w:lineRule="auto"/>
        <w:jc w:val="both"/>
        <w:rPr>
          <w:sz w:val="20"/>
          <w:szCs w:val="20"/>
          <w:lang w:val="en-GB"/>
        </w:rPr>
      </w:pPr>
      <w:r w:rsidRPr="00FF0ACC">
        <w:rPr>
          <w:sz w:val="20"/>
          <w:szCs w:val="20"/>
          <w:lang w:val="en-GB"/>
        </w:rPr>
        <w:t>The purpose of issue is indicated in the “</w:t>
      </w:r>
      <w:proofErr w:type="spellStart"/>
      <w:r w:rsidRPr="00FF0ACC">
        <w:rPr>
          <w:sz w:val="20"/>
          <w:szCs w:val="20"/>
          <w:lang w:val="en-GB"/>
        </w:rPr>
        <w:t>revisionStatus</w:t>
      </w:r>
      <w:proofErr w:type="spellEnd"/>
      <w:r w:rsidRPr="00FF0ACC">
        <w:rPr>
          <w:sz w:val="20"/>
          <w:szCs w:val="20"/>
          <w:lang w:val="en-GB"/>
        </w:rPr>
        <w:t>” attribute of the support file discovery metadata.  Support files carrying the “deletion” flag in metadata must be removed from the system</w:t>
      </w:r>
    </w:p>
    <w:p w14:paraId="2725A10E" w14:textId="77777777" w:rsidR="00620EFC" w:rsidRPr="00FF0ACC" w:rsidRDefault="00620EFC" w:rsidP="00FA0C9B">
      <w:pPr>
        <w:spacing w:after="120" w:line="240" w:lineRule="auto"/>
        <w:rPr>
          <w:sz w:val="20"/>
          <w:szCs w:val="20"/>
          <w:lang w:val="en-GB"/>
        </w:rPr>
      </w:pPr>
    </w:p>
    <w:p w14:paraId="69A0528D" w14:textId="77777777" w:rsidR="00620EFC" w:rsidRPr="00FF0ACC" w:rsidRDefault="00620EFC" w:rsidP="00FC5D0B">
      <w:pPr>
        <w:pStyle w:val="Heading2"/>
        <w:tabs>
          <w:tab w:val="clear" w:pos="0"/>
          <w:tab w:val="num" w:pos="709"/>
        </w:tabs>
        <w:spacing w:before="120" w:after="200" w:line="240" w:lineRule="auto"/>
        <w:ind w:left="709" w:hanging="709"/>
        <w:rPr>
          <w:lang w:val="en-GB"/>
        </w:rPr>
      </w:pPr>
      <w:bookmarkStart w:id="413" w:name="_Toc12457402"/>
      <w:bookmarkStart w:id="414" w:name="_Toc482116440"/>
      <w:bookmarkStart w:id="415" w:name="_Toc127878584"/>
      <w:bookmarkStart w:id="416" w:name="_Toc182149126"/>
      <w:bookmarkEnd w:id="413"/>
      <w:r w:rsidRPr="00FF0ACC">
        <w:rPr>
          <w:lang w:val="en-GB"/>
        </w:rPr>
        <w:t>Feature and portrayal catalogues</w:t>
      </w:r>
      <w:bookmarkEnd w:id="414"/>
      <w:bookmarkEnd w:id="415"/>
      <w:bookmarkEnd w:id="416"/>
    </w:p>
    <w:p w14:paraId="468BDB77" w14:textId="0AB6A95E" w:rsidR="00620EFC" w:rsidRPr="00FF0ACC" w:rsidRDefault="00620EFC" w:rsidP="00FC5D0B">
      <w:pPr>
        <w:spacing w:after="120" w:line="240" w:lineRule="auto"/>
        <w:jc w:val="both"/>
        <w:rPr>
          <w:sz w:val="20"/>
          <w:szCs w:val="20"/>
          <w:lang w:val="en-GB"/>
        </w:rPr>
      </w:pPr>
      <w:r w:rsidRPr="00FF0ACC">
        <w:rPr>
          <w:sz w:val="20"/>
          <w:szCs w:val="20"/>
          <w:lang w:val="en-GB"/>
        </w:rPr>
        <w:t xml:space="preserve">For each </w:t>
      </w:r>
      <w:r w:rsidR="00FC5D0B" w:rsidRPr="00FF0ACC">
        <w:rPr>
          <w:sz w:val="20"/>
          <w:szCs w:val="20"/>
          <w:lang w:val="en-GB"/>
        </w:rPr>
        <w:t>N</w:t>
      </w:r>
      <w:r w:rsidRPr="00FF0ACC">
        <w:rPr>
          <w:sz w:val="20"/>
          <w:szCs w:val="20"/>
          <w:lang w:val="en-GB"/>
        </w:rPr>
        <w:t xml:space="preserve">ew </w:t>
      </w:r>
      <w:r w:rsidR="00FC5D0B" w:rsidRPr="00FF0ACC">
        <w:rPr>
          <w:sz w:val="20"/>
          <w:szCs w:val="20"/>
          <w:lang w:val="en-GB"/>
        </w:rPr>
        <w:t>E</w:t>
      </w:r>
      <w:r w:rsidRPr="00FF0ACC">
        <w:rPr>
          <w:sz w:val="20"/>
          <w:szCs w:val="20"/>
          <w:lang w:val="en-GB"/>
        </w:rPr>
        <w:t>dition (</w:t>
      </w:r>
      <w:r w:rsidRPr="00FF0ACC">
        <w:rPr>
          <w:b/>
          <w:sz w:val="20"/>
          <w:szCs w:val="20"/>
          <w:lang w:val="en-GB"/>
        </w:rPr>
        <w:t>n</w:t>
      </w:r>
      <w:r w:rsidRPr="00FF0ACC">
        <w:rPr>
          <w:sz w:val="20"/>
          <w:szCs w:val="20"/>
          <w:lang w:val="en-GB"/>
        </w:rPr>
        <w:t>.0.0, see</w:t>
      </w:r>
      <w:r w:rsidR="00FC5D0B" w:rsidRPr="00FF0ACC">
        <w:rPr>
          <w:sz w:val="20"/>
          <w:szCs w:val="20"/>
          <w:lang w:val="en-GB"/>
        </w:rPr>
        <w:t xml:space="preserve"> clause</w:t>
      </w:r>
      <w:r w:rsidRPr="00FF0ACC">
        <w:rPr>
          <w:sz w:val="20"/>
          <w:szCs w:val="20"/>
          <w:lang w:val="en-GB"/>
        </w:rPr>
        <w:t xml:space="preserve"> </w:t>
      </w:r>
      <w:r w:rsidRPr="00FF0ACC">
        <w:rPr>
          <w:sz w:val="20"/>
          <w:szCs w:val="20"/>
          <w:lang w:val="en-GB"/>
        </w:rPr>
        <w:fldChar w:fldCharType="begin"/>
      </w:r>
      <w:r w:rsidRPr="00FF0ACC">
        <w:rPr>
          <w:sz w:val="20"/>
          <w:szCs w:val="20"/>
          <w:lang w:val="en-GB"/>
        </w:rPr>
        <w:instrText xml:space="preserve"> REF _Ref513727710 \r \h </w:instrText>
      </w:r>
      <w:r w:rsidR="00457FA4" w:rsidRPr="00FF0ACC">
        <w:rPr>
          <w:sz w:val="20"/>
          <w:szCs w:val="20"/>
          <w:lang w:val="en-GB"/>
        </w:rPr>
        <w:instrText xml:space="preserve"> \* MERGEFORMAT </w:instrText>
      </w:r>
      <w:r w:rsidRPr="00FF0ACC">
        <w:rPr>
          <w:sz w:val="20"/>
          <w:szCs w:val="20"/>
          <w:lang w:val="en-GB"/>
        </w:rPr>
      </w:r>
      <w:r w:rsidRPr="00FF0ACC">
        <w:rPr>
          <w:sz w:val="20"/>
          <w:szCs w:val="20"/>
          <w:lang w:val="en-GB"/>
        </w:rPr>
        <w:fldChar w:fldCharType="separate"/>
      </w:r>
      <w:r w:rsidR="00A17603">
        <w:rPr>
          <w:sz w:val="20"/>
          <w:szCs w:val="20"/>
          <w:lang w:val="en-GB"/>
        </w:rPr>
        <w:t>1.7.5</w:t>
      </w:r>
      <w:r w:rsidRPr="00FF0ACC">
        <w:rPr>
          <w:sz w:val="20"/>
          <w:szCs w:val="20"/>
          <w:lang w:val="en-GB"/>
        </w:rPr>
        <w:fldChar w:fldCharType="end"/>
      </w:r>
      <w:r w:rsidRPr="00FF0ACC">
        <w:rPr>
          <w:sz w:val="20"/>
          <w:szCs w:val="20"/>
          <w:lang w:val="en-GB"/>
        </w:rPr>
        <w:t>) of the S-124 Product Specification a new feature and portrayal catalogue will be released.  A revision (n.</w:t>
      </w:r>
      <w:r w:rsidRPr="00FF0ACC">
        <w:rPr>
          <w:b/>
          <w:sz w:val="20"/>
          <w:szCs w:val="20"/>
          <w:lang w:val="en-GB"/>
        </w:rPr>
        <w:t>n</w:t>
      </w:r>
      <w:r w:rsidRPr="00FF0ACC">
        <w:rPr>
          <w:sz w:val="20"/>
          <w:szCs w:val="20"/>
          <w:lang w:val="en-GB"/>
        </w:rPr>
        <w:t>.0) may also include a new feature and/or portrayal catalogue. The system must be able to manage datasets and their catalogues that are created on different versions of the S-124 Product Specification.</w:t>
      </w:r>
    </w:p>
    <w:p w14:paraId="7E6F41D0" w14:textId="77777777" w:rsidR="00620EFC" w:rsidRPr="00FF0ACC" w:rsidRDefault="00620EFC" w:rsidP="00FC5D0B">
      <w:pPr>
        <w:spacing w:after="120" w:line="240" w:lineRule="auto"/>
        <w:jc w:val="both"/>
        <w:rPr>
          <w:sz w:val="20"/>
          <w:szCs w:val="20"/>
          <w:lang w:val="en-GB"/>
        </w:rPr>
      </w:pPr>
    </w:p>
    <w:p w14:paraId="0D3CC3BF" w14:textId="77777777" w:rsidR="00620EFC" w:rsidRPr="00FF0ACC" w:rsidRDefault="00620EFC" w:rsidP="0028470D">
      <w:pPr>
        <w:pStyle w:val="Heading1"/>
        <w:tabs>
          <w:tab w:val="clear" w:pos="0"/>
          <w:tab w:val="num" w:pos="567"/>
        </w:tabs>
        <w:spacing w:before="120" w:after="200" w:line="240" w:lineRule="auto"/>
        <w:ind w:left="567" w:hanging="567"/>
        <w:rPr>
          <w:szCs w:val="24"/>
          <w:lang w:val="en-GB"/>
        </w:rPr>
      </w:pPr>
      <w:bookmarkStart w:id="417" w:name="_Toc422820151"/>
      <w:bookmarkStart w:id="418" w:name="_Toc482116442"/>
      <w:bookmarkStart w:id="419" w:name="_Toc127878585"/>
      <w:bookmarkStart w:id="420" w:name="_Toc182149127"/>
      <w:r w:rsidRPr="00FF0ACC">
        <w:rPr>
          <w:szCs w:val="24"/>
          <w:lang w:val="en-GB"/>
        </w:rPr>
        <w:t>Portrayal</w:t>
      </w:r>
      <w:bookmarkEnd w:id="417"/>
      <w:bookmarkEnd w:id="418"/>
      <w:bookmarkEnd w:id="419"/>
      <w:bookmarkEnd w:id="420"/>
    </w:p>
    <w:p w14:paraId="6F2E418A" w14:textId="5893CE45" w:rsidR="00620EFC" w:rsidRPr="00FF0ACC" w:rsidRDefault="00620EFC" w:rsidP="00F50832">
      <w:pPr>
        <w:spacing w:after="120" w:line="240" w:lineRule="auto"/>
        <w:jc w:val="both"/>
        <w:rPr>
          <w:sz w:val="20"/>
          <w:szCs w:val="20"/>
          <w:lang w:val="en-GB"/>
        </w:rPr>
      </w:pPr>
      <w:r w:rsidRPr="00FF0ACC">
        <w:rPr>
          <w:sz w:val="20"/>
          <w:szCs w:val="20"/>
          <w:lang w:val="en-GB"/>
        </w:rPr>
        <w:t xml:space="preserve">Navigational Warnings portrayal is provided by a portrayal catalogue that includes a symbol set and symbol instructions for the various feature and attribute combinations. </w:t>
      </w:r>
      <w:r w:rsidR="00344765" w:rsidRPr="00FF0ACC">
        <w:rPr>
          <w:sz w:val="20"/>
          <w:szCs w:val="20"/>
          <w:lang w:val="en-GB"/>
        </w:rPr>
        <w:fldChar w:fldCharType="begin"/>
      </w:r>
      <w:r w:rsidR="00344765" w:rsidRPr="00FF0ACC">
        <w:rPr>
          <w:sz w:val="20"/>
          <w:szCs w:val="20"/>
          <w:lang w:val="en-GB"/>
        </w:rPr>
        <w:instrText xml:space="preserve"> REF _Ref131688269 \h  \* MERGEFORMAT </w:instrText>
      </w:r>
      <w:r w:rsidR="00344765" w:rsidRPr="00FF0ACC">
        <w:rPr>
          <w:sz w:val="20"/>
          <w:szCs w:val="20"/>
          <w:lang w:val="en-GB"/>
        </w:rPr>
      </w:r>
      <w:r w:rsidR="00344765" w:rsidRPr="00FF0ACC">
        <w:rPr>
          <w:sz w:val="20"/>
          <w:szCs w:val="20"/>
          <w:lang w:val="en-GB"/>
        </w:rPr>
        <w:fldChar w:fldCharType="separate"/>
      </w:r>
      <w:r w:rsidR="00A17603" w:rsidRPr="00A17603">
        <w:rPr>
          <w:bCs/>
          <w:sz w:val="20"/>
          <w:szCs w:val="20"/>
          <w:lang w:val="en-GB"/>
        </w:rPr>
        <w:t>ANNEX D - Portrayal Catalogue</w:t>
      </w:r>
      <w:r w:rsidR="00344765" w:rsidRPr="00FF0ACC">
        <w:rPr>
          <w:sz w:val="20"/>
          <w:szCs w:val="20"/>
          <w:lang w:val="en-GB"/>
        </w:rPr>
        <w:fldChar w:fldCharType="end"/>
      </w:r>
      <w:r w:rsidR="00344765" w:rsidRPr="00FF0ACC">
        <w:rPr>
          <w:sz w:val="20"/>
          <w:szCs w:val="20"/>
          <w:lang w:val="en-GB"/>
        </w:rPr>
        <w:t xml:space="preserve"> </w:t>
      </w:r>
      <w:r w:rsidRPr="00FF0ACC">
        <w:rPr>
          <w:sz w:val="20"/>
          <w:szCs w:val="20"/>
          <w:lang w:val="en-GB"/>
        </w:rPr>
        <w:t xml:space="preserve">contains the portrayal catalogue using the XSLT concept from S-100 Part 9. </w:t>
      </w:r>
    </w:p>
    <w:p w14:paraId="5C952C17" w14:textId="77777777" w:rsidR="00620EFC" w:rsidRPr="00FF0ACC" w:rsidRDefault="00620EFC" w:rsidP="00F50832">
      <w:pPr>
        <w:spacing w:after="120" w:line="240" w:lineRule="auto"/>
        <w:jc w:val="both"/>
        <w:rPr>
          <w:sz w:val="20"/>
          <w:szCs w:val="20"/>
          <w:lang w:val="en-GB"/>
        </w:rPr>
      </w:pPr>
    </w:p>
    <w:p w14:paraId="4BA77418" w14:textId="6B3DDD29" w:rsidR="00CB6D97" w:rsidRPr="00FF0ACC" w:rsidRDefault="00CB6D97" w:rsidP="005F3453">
      <w:pPr>
        <w:pStyle w:val="Heading2"/>
        <w:tabs>
          <w:tab w:val="clear" w:pos="0"/>
          <w:tab w:val="num" w:pos="709"/>
        </w:tabs>
        <w:spacing w:before="120" w:after="200"/>
        <w:ind w:left="709" w:hanging="709"/>
        <w:rPr>
          <w:lang w:val="en-GB"/>
        </w:rPr>
      </w:pPr>
      <w:bookmarkStart w:id="421" w:name="_Toc182149128"/>
      <w:bookmarkStart w:id="422" w:name="_Toc127878586"/>
      <w:r w:rsidRPr="00FF0ACC">
        <w:rPr>
          <w:lang w:val="en-GB"/>
        </w:rPr>
        <w:lastRenderedPageBreak/>
        <w:t>End User</w:t>
      </w:r>
      <w:r w:rsidR="00B6160C" w:rsidRPr="00FF0ACC">
        <w:rPr>
          <w:lang w:val="en-GB"/>
        </w:rPr>
        <w:t xml:space="preserve"> system portrayal requirements</w:t>
      </w:r>
      <w:bookmarkEnd w:id="421"/>
    </w:p>
    <w:p w14:paraId="61C949FE" w14:textId="1F885166" w:rsidR="00620EFC" w:rsidRPr="00FF0ACC" w:rsidRDefault="00620EFC" w:rsidP="000E777F">
      <w:pPr>
        <w:pStyle w:val="Heading3"/>
        <w:tabs>
          <w:tab w:val="clear" w:pos="450"/>
          <w:tab w:val="num" w:pos="851"/>
        </w:tabs>
        <w:spacing w:after="120" w:line="240" w:lineRule="auto"/>
        <w:ind w:left="0"/>
        <w:rPr>
          <w:sz w:val="20"/>
          <w:szCs w:val="20"/>
          <w:lang w:val="en-GB"/>
        </w:rPr>
      </w:pPr>
      <w:bookmarkStart w:id="423" w:name="_Toc182149129"/>
      <w:r w:rsidRPr="00FF0ACC">
        <w:rPr>
          <w:sz w:val="20"/>
          <w:szCs w:val="20"/>
          <w:lang w:val="en-GB"/>
        </w:rPr>
        <w:t>Portrayal requirements of the Graphical User Interface</w:t>
      </w:r>
      <w:bookmarkEnd w:id="422"/>
      <w:bookmarkEnd w:id="423"/>
    </w:p>
    <w:p w14:paraId="022874BC" w14:textId="04D969FB" w:rsidR="00620EFC" w:rsidRPr="00FF0ACC" w:rsidRDefault="00620EFC" w:rsidP="003140F1">
      <w:pPr>
        <w:suppressAutoHyphens w:val="0"/>
        <w:autoSpaceDE w:val="0"/>
        <w:autoSpaceDN w:val="0"/>
        <w:adjustRightInd w:val="0"/>
        <w:spacing w:after="60" w:line="240" w:lineRule="auto"/>
        <w:jc w:val="both"/>
        <w:rPr>
          <w:sz w:val="20"/>
          <w:szCs w:val="20"/>
          <w:lang w:val="en-GB"/>
        </w:rPr>
      </w:pPr>
      <w:r w:rsidRPr="00FF0ACC">
        <w:rPr>
          <w:sz w:val="20"/>
          <w:szCs w:val="20"/>
          <w:lang w:val="en-GB"/>
        </w:rPr>
        <w:t>A dedicated interface is required to provide users with interaction with NAVWARN messages. This interface should be linked to an individual user so that the risk of missing information during watch handover is reduced. This interface shall</w:t>
      </w:r>
      <w:r w:rsidR="00E127F4" w:rsidRPr="00FF0ACC">
        <w:rPr>
          <w:sz w:val="20"/>
          <w:szCs w:val="20"/>
          <w:lang w:val="en-GB"/>
        </w:rPr>
        <w:t>,</w:t>
      </w:r>
      <w:r w:rsidRPr="00FF0ACC">
        <w:rPr>
          <w:sz w:val="20"/>
          <w:szCs w:val="20"/>
          <w:lang w:val="en-GB"/>
        </w:rPr>
        <w:t xml:space="preserve"> at a minimum</w:t>
      </w:r>
      <w:r w:rsidR="00E127F4" w:rsidRPr="00FF0ACC">
        <w:rPr>
          <w:sz w:val="20"/>
          <w:szCs w:val="20"/>
          <w:lang w:val="en-GB"/>
        </w:rPr>
        <w:t>,</w:t>
      </w:r>
      <w:r w:rsidRPr="00FF0ACC">
        <w:rPr>
          <w:sz w:val="20"/>
          <w:szCs w:val="20"/>
          <w:lang w:val="en-GB"/>
        </w:rPr>
        <w:t xml:space="preserve"> provide functional</w:t>
      </w:r>
      <w:r w:rsidR="00C77D22" w:rsidRPr="00FF0ACC">
        <w:rPr>
          <w:sz w:val="20"/>
          <w:szCs w:val="20"/>
          <w:lang w:val="en-GB"/>
        </w:rPr>
        <w:t xml:space="preserve">ity </w:t>
      </w:r>
      <w:r w:rsidRPr="00FF0ACC">
        <w:rPr>
          <w:sz w:val="20"/>
          <w:szCs w:val="20"/>
          <w:lang w:val="en-GB"/>
        </w:rPr>
        <w:t>for;</w:t>
      </w:r>
    </w:p>
    <w:p w14:paraId="27E03972" w14:textId="43C46296"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 xml:space="preserve">The user shall be able to tag individual messages according to the filtering </w:t>
      </w:r>
      <w:r w:rsidR="00CB6D97" w:rsidRPr="00FF0ACC">
        <w:rPr>
          <w:sz w:val="20"/>
          <w:szCs w:val="20"/>
          <w:lang w:val="en-GB"/>
        </w:rPr>
        <w:t xml:space="preserve">criteria </w:t>
      </w:r>
      <w:r w:rsidRPr="00FF0ACC">
        <w:rPr>
          <w:sz w:val="20"/>
          <w:szCs w:val="20"/>
          <w:lang w:val="en-GB"/>
        </w:rPr>
        <w:t xml:space="preserve">in </w:t>
      </w:r>
      <w:r w:rsidR="00B50DE5" w:rsidRPr="00FF0ACC">
        <w:rPr>
          <w:sz w:val="20"/>
          <w:szCs w:val="20"/>
          <w:lang w:val="en-GB"/>
        </w:rPr>
        <w:t>clause</w:t>
      </w:r>
      <w:r w:rsidRPr="00FF0ACC">
        <w:rPr>
          <w:sz w:val="20"/>
          <w:szCs w:val="20"/>
          <w:lang w:val="en-GB"/>
        </w:rPr>
        <w:t xml:space="preserve"> </w:t>
      </w:r>
      <w:r w:rsidRPr="00FF0ACC">
        <w:rPr>
          <w:sz w:val="20"/>
          <w:szCs w:val="20"/>
          <w:lang w:val="en-GB"/>
        </w:rPr>
        <w:fldChar w:fldCharType="begin"/>
      </w:r>
      <w:r w:rsidRPr="00FF0ACC">
        <w:rPr>
          <w:sz w:val="20"/>
          <w:szCs w:val="20"/>
          <w:lang w:val="en-GB"/>
        </w:rPr>
        <w:instrText xml:space="preserve"> REF _Ref127878462 \r \h  \* MERGEFORMAT </w:instrText>
      </w:r>
      <w:r w:rsidRPr="00FF0ACC">
        <w:rPr>
          <w:sz w:val="20"/>
          <w:szCs w:val="20"/>
          <w:lang w:val="en-GB"/>
        </w:rPr>
      </w:r>
      <w:r w:rsidRPr="00FF0ACC">
        <w:rPr>
          <w:sz w:val="20"/>
          <w:szCs w:val="20"/>
          <w:lang w:val="en-GB"/>
        </w:rPr>
        <w:fldChar w:fldCharType="separate"/>
      </w:r>
      <w:r w:rsidR="00A17603">
        <w:rPr>
          <w:sz w:val="20"/>
          <w:szCs w:val="20"/>
          <w:lang w:val="en-GB"/>
        </w:rPr>
        <w:t>11.1.2</w:t>
      </w:r>
      <w:r w:rsidRPr="00FF0ACC">
        <w:rPr>
          <w:sz w:val="20"/>
          <w:szCs w:val="20"/>
          <w:lang w:val="en-GB"/>
        </w:rPr>
        <w:fldChar w:fldCharType="end"/>
      </w:r>
      <w:r w:rsidRPr="00FF0ACC">
        <w:rPr>
          <w:sz w:val="20"/>
          <w:szCs w:val="20"/>
          <w:lang w:val="en-GB"/>
        </w:rPr>
        <w:t>.</w:t>
      </w:r>
    </w:p>
    <w:p w14:paraId="6008A560" w14:textId="261D650E"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Capability for a call listing of all NAVWARN messages in the system and sorting these according to</w:t>
      </w:r>
      <w:r w:rsidR="00A15E79" w:rsidRPr="00FF0ACC">
        <w:rPr>
          <w:sz w:val="20"/>
          <w:szCs w:val="20"/>
          <w:lang w:val="en-GB"/>
        </w:rPr>
        <w:t>:</w:t>
      </w:r>
      <w:r w:rsidRPr="00FF0ACC">
        <w:rPr>
          <w:sz w:val="20"/>
          <w:szCs w:val="20"/>
          <w:lang w:val="en-GB"/>
        </w:rPr>
        <w:t xml:space="preserve"> received date and time, issue date and time, </w:t>
      </w:r>
      <w:r w:rsidR="00150C6B" w:rsidRPr="00FF0ACC">
        <w:rPr>
          <w:sz w:val="20"/>
          <w:szCs w:val="20"/>
          <w:lang w:val="en-GB"/>
        </w:rPr>
        <w:t xml:space="preserve">warning </w:t>
      </w:r>
      <w:r w:rsidRPr="00FF0ACC">
        <w:rPr>
          <w:sz w:val="20"/>
          <w:szCs w:val="20"/>
          <w:lang w:val="en-GB"/>
        </w:rPr>
        <w:t xml:space="preserve">type, producer and series, </w:t>
      </w:r>
      <w:r w:rsidR="00150C6B" w:rsidRPr="00FF0ACC">
        <w:rPr>
          <w:sz w:val="20"/>
          <w:szCs w:val="20"/>
          <w:lang w:val="en-GB"/>
        </w:rPr>
        <w:t xml:space="preserve">must </w:t>
      </w:r>
      <w:r w:rsidRPr="00FF0ACC">
        <w:rPr>
          <w:sz w:val="20"/>
          <w:szCs w:val="20"/>
          <w:lang w:val="en-GB"/>
        </w:rPr>
        <w:t xml:space="preserve">be provided. Additionally, </w:t>
      </w:r>
      <w:r w:rsidR="00E127F4" w:rsidRPr="00FF0ACC">
        <w:rPr>
          <w:sz w:val="20"/>
          <w:szCs w:val="20"/>
          <w:lang w:val="en-GB"/>
        </w:rPr>
        <w:t xml:space="preserve">a </w:t>
      </w:r>
      <w:r w:rsidRPr="00FF0ACC">
        <w:rPr>
          <w:sz w:val="20"/>
          <w:szCs w:val="20"/>
          <w:lang w:val="en-GB"/>
        </w:rPr>
        <w:t>means to list according to user classification should be provided.</w:t>
      </w:r>
    </w:p>
    <w:p w14:paraId="46BD4158" w14:textId="06847273"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 xml:space="preserve">Provide an indication when a new NAVWARN message is received </w:t>
      </w:r>
      <w:r w:rsidR="00CB6D97" w:rsidRPr="00FF0ACC">
        <w:rPr>
          <w:sz w:val="20"/>
          <w:szCs w:val="20"/>
          <w:lang w:val="en-GB"/>
        </w:rPr>
        <w:t xml:space="preserve">into the System Database </w:t>
      </w:r>
      <w:r w:rsidRPr="00FF0ACC">
        <w:rPr>
          <w:sz w:val="20"/>
          <w:szCs w:val="20"/>
          <w:lang w:val="en-GB"/>
        </w:rPr>
        <w:t>until it has been displayed or 24 h</w:t>
      </w:r>
      <w:r w:rsidR="00A15E79" w:rsidRPr="00FF0ACC">
        <w:rPr>
          <w:sz w:val="20"/>
          <w:szCs w:val="20"/>
          <w:lang w:val="en-GB"/>
        </w:rPr>
        <w:t>ours</w:t>
      </w:r>
      <w:r w:rsidRPr="00FF0ACC">
        <w:rPr>
          <w:sz w:val="20"/>
          <w:szCs w:val="20"/>
          <w:lang w:val="en-GB"/>
        </w:rPr>
        <w:t xml:space="preserve"> have passed. This indication may be suppressed if the NAVWARN message does not meet filtering criteria set by the mariner (see </w:t>
      </w:r>
      <w:r w:rsidRPr="00FF0ACC">
        <w:rPr>
          <w:sz w:val="20"/>
          <w:szCs w:val="20"/>
          <w:lang w:val="en-GB"/>
        </w:rPr>
        <w:fldChar w:fldCharType="begin"/>
      </w:r>
      <w:r w:rsidRPr="00FF0ACC">
        <w:rPr>
          <w:sz w:val="20"/>
          <w:szCs w:val="20"/>
          <w:lang w:val="en-GB"/>
        </w:rPr>
        <w:instrText xml:space="preserve"> REF _Ref127878462 \r \h  \* MERGEFORMAT </w:instrText>
      </w:r>
      <w:r w:rsidRPr="00FF0ACC">
        <w:rPr>
          <w:sz w:val="20"/>
          <w:szCs w:val="20"/>
          <w:lang w:val="en-GB"/>
        </w:rPr>
      </w:r>
      <w:r w:rsidRPr="00FF0ACC">
        <w:rPr>
          <w:sz w:val="20"/>
          <w:szCs w:val="20"/>
          <w:lang w:val="en-GB"/>
        </w:rPr>
        <w:fldChar w:fldCharType="separate"/>
      </w:r>
      <w:r w:rsidR="00A17603">
        <w:rPr>
          <w:sz w:val="20"/>
          <w:szCs w:val="20"/>
          <w:lang w:val="en-GB"/>
        </w:rPr>
        <w:t>11.1.2</w:t>
      </w:r>
      <w:r w:rsidRPr="00FF0ACC">
        <w:rPr>
          <w:sz w:val="20"/>
          <w:szCs w:val="20"/>
          <w:lang w:val="en-GB"/>
        </w:rPr>
        <w:fldChar w:fldCharType="end"/>
      </w:r>
      <w:r w:rsidRPr="00FF0ACC">
        <w:rPr>
          <w:sz w:val="20"/>
          <w:szCs w:val="20"/>
          <w:lang w:val="en-GB"/>
        </w:rPr>
        <w:t>).</w:t>
      </w:r>
    </w:p>
    <w:p w14:paraId="6580B544" w14:textId="5A4D27A5"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 xml:space="preserve">Means shall be provided for the operator to enter criteria for filtering of indication of new NAVWARN messages based on time and distance from own ship, monitored route or planned route (see </w:t>
      </w:r>
      <w:r w:rsidRPr="00FF0ACC">
        <w:rPr>
          <w:sz w:val="20"/>
          <w:szCs w:val="20"/>
          <w:lang w:val="en-GB"/>
        </w:rPr>
        <w:fldChar w:fldCharType="begin"/>
      </w:r>
      <w:r w:rsidRPr="00FF0ACC">
        <w:rPr>
          <w:sz w:val="20"/>
          <w:szCs w:val="20"/>
          <w:lang w:val="en-GB"/>
        </w:rPr>
        <w:instrText xml:space="preserve"> REF _Ref127878462 \r \h  \* MERGEFORMAT </w:instrText>
      </w:r>
      <w:r w:rsidRPr="00FF0ACC">
        <w:rPr>
          <w:sz w:val="20"/>
          <w:szCs w:val="20"/>
          <w:lang w:val="en-GB"/>
        </w:rPr>
      </w:r>
      <w:r w:rsidRPr="00FF0ACC">
        <w:rPr>
          <w:sz w:val="20"/>
          <w:szCs w:val="20"/>
          <w:lang w:val="en-GB"/>
        </w:rPr>
        <w:fldChar w:fldCharType="separate"/>
      </w:r>
      <w:r w:rsidR="00A17603">
        <w:rPr>
          <w:sz w:val="20"/>
          <w:szCs w:val="20"/>
          <w:lang w:val="en-GB"/>
        </w:rPr>
        <w:t>11.1.2</w:t>
      </w:r>
      <w:r w:rsidRPr="00FF0ACC">
        <w:rPr>
          <w:sz w:val="20"/>
          <w:szCs w:val="20"/>
          <w:lang w:val="en-GB"/>
        </w:rPr>
        <w:fldChar w:fldCharType="end"/>
      </w:r>
      <w:r w:rsidRPr="00FF0ACC">
        <w:rPr>
          <w:sz w:val="20"/>
          <w:szCs w:val="20"/>
          <w:lang w:val="en-GB"/>
        </w:rPr>
        <w:t>). Default setting is no filtering.</w:t>
      </w:r>
    </w:p>
    <w:p w14:paraId="15B6EBEA" w14:textId="77777777"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Details of the filtering options that have been enabled by user must be readily available for inspection and modification.</w:t>
      </w:r>
    </w:p>
    <w:p w14:paraId="25852D4D" w14:textId="77777777" w:rsidR="00620EFC" w:rsidRPr="00FF0ACC" w:rsidRDefault="00620EFC" w:rsidP="003140F1">
      <w:pPr>
        <w:pStyle w:val="ListParagraph"/>
        <w:numPr>
          <w:ilvl w:val="0"/>
          <w:numId w:val="24"/>
        </w:numPr>
        <w:suppressAutoHyphens w:val="0"/>
        <w:autoSpaceDE w:val="0"/>
        <w:autoSpaceDN w:val="0"/>
        <w:adjustRightInd w:val="0"/>
        <w:spacing w:after="60" w:line="240" w:lineRule="auto"/>
        <w:jc w:val="both"/>
        <w:rPr>
          <w:sz w:val="20"/>
          <w:szCs w:val="20"/>
          <w:lang w:val="en-GB"/>
        </w:rPr>
      </w:pPr>
      <w:r w:rsidRPr="00FF0ACC">
        <w:rPr>
          <w:sz w:val="20"/>
          <w:szCs w:val="20"/>
          <w:lang w:val="en-GB"/>
        </w:rPr>
        <w:t>Means shall be provided to view the most recent message, past messages, and to view messages associated with selection of NAVWARN symbols in the graphical display area.</w:t>
      </w:r>
    </w:p>
    <w:p w14:paraId="0127ACC8" w14:textId="6217558F" w:rsidR="00620EFC" w:rsidRPr="00FF0ACC" w:rsidRDefault="00620EFC" w:rsidP="000E777F">
      <w:pPr>
        <w:pStyle w:val="ListParagraph"/>
        <w:numPr>
          <w:ilvl w:val="0"/>
          <w:numId w:val="24"/>
        </w:numPr>
        <w:suppressAutoHyphens w:val="0"/>
        <w:autoSpaceDE w:val="0"/>
        <w:autoSpaceDN w:val="0"/>
        <w:adjustRightInd w:val="0"/>
        <w:spacing w:after="120" w:line="240" w:lineRule="auto"/>
        <w:jc w:val="both"/>
        <w:rPr>
          <w:sz w:val="20"/>
          <w:szCs w:val="20"/>
          <w:lang w:val="en-GB"/>
        </w:rPr>
      </w:pPr>
      <w:r w:rsidRPr="00FF0ACC">
        <w:rPr>
          <w:sz w:val="20"/>
          <w:szCs w:val="20"/>
          <w:lang w:val="en-GB"/>
        </w:rPr>
        <w:t xml:space="preserve">Listing of all NAVWARN shall include means for viewing an abbreviated view of any </w:t>
      </w:r>
      <w:proofErr w:type="spellStart"/>
      <w:r w:rsidR="00DA697E" w:rsidRPr="00FF0ACC">
        <w:rPr>
          <w:b/>
          <w:bCs/>
          <w:sz w:val="20"/>
          <w:szCs w:val="20"/>
          <w:lang w:val="en-GB"/>
        </w:rPr>
        <w:t>NavwarnPart</w:t>
      </w:r>
      <w:proofErr w:type="spellEnd"/>
      <w:r w:rsidRPr="00FF0ACC">
        <w:rPr>
          <w:sz w:val="20"/>
          <w:szCs w:val="20"/>
          <w:lang w:val="en-GB"/>
        </w:rPr>
        <w:t xml:space="preserve">, </w:t>
      </w:r>
      <w:proofErr w:type="spellStart"/>
      <w:r w:rsidRPr="00FF0ACC">
        <w:rPr>
          <w:b/>
          <w:bCs/>
          <w:sz w:val="20"/>
          <w:szCs w:val="20"/>
          <w:lang w:val="en-GB"/>
        </w:rPr>
        <w:t>warningInformation</w:t>
      </w:r>
      <w:proofErr w:type="spellEnd"/>
      <w:r w:rsidRPr="00FF0ACC">
        <w:rPr>
          <w:sz w:val="20"/>
          <w:szCs w:val="20"/>
          <w:lang w:val="en-GB"/>
        </w:rPr>
        <w:t xml:space="preserve"> attributes present.</w:t>
      </w:r>
    </w:p>
    <w:p w14:paraId="6A1C24E8" w14:textId="77777777" w:rsidR="00620EFC" w:rsidRPr="00FF0ACC" w:rsidRDefault="00620EFC" w:rsidP="000E777F">
      <w:pPr>
        <w:suppressAutoHyphens w:val="0"/>
        <w:autoSpaceDE w:val="0"/>
        <w:autoSpaceDN w:val="0"/>
        <w:adjustRightInd w:val="0"/>
        <w:spacing w:after="120" w:line="240" w:lineRule="auto"/>
        <w:jc w:val="both"/>
        <w:rPr>
          <w:sz w:val="20"/>
          <w:szCs w:val="20"/>
          <w:lang w:val="en-GB"/>
        </w:rPr>
      </w:pPr>
    </w:p>
    <w:p w14:paraId="54C0D796" w14:textId="1092CC82" w:rsidR="00620EFC" w:rsidRPr="00FF0ACC" w:rsidRDefault="00620EFC" w:rsidP="000E777F">
      <w:pPr>
        <w:suppressAutoHyphens w:val="0"/>
        <w:autoSpaceDE w:val="0"/>
        <w:autoSpaceDN w:val="0"/>
        <w:adjustRightInd w:val="0"/>
        <w:spacing w:after="120" w:line="240" w:lineRule="auto"/>
        <w:jc w:val="both"/>
        <w:rPr>
          <w:sz w:val="20"/>
          <w:szCs w:val="20"/>
          <w:lang w:val="en-GB"/>
        </w:rPr>
      </w:pPr>
      <w:r w:rsidRPr="00FF0ACC">
        <w:rPr>
          <w:sz w:val="20"/>
          <w:szCs w:val="20"/>
          <w:lang w:val="en-GB"/>
        </w:rPr>
        <w:t>NOTE</w:t>
      </w:r>
      <w:r w:rsidR="003140F1" w:rsidRPr="00FF0ACC">
        <w:rPr>
          <w:sz w:val="20"/>
          <w:szCs w:val="20"/>
          <w:lang w:val="en-GB"/>
        </w:rPr>
        <w:t xml:space="preserve"> 1</w:t>
      </w:r>
      <w:r w:rsidRPr="00FF0ACC">
        <w:rPr>
          <w:sz w:val="20"/>
          <w:szCs w:val="20"/>
          <w:lang w:val="en-GB"/>
        </w:rPr>
        <w:t xml:space="preserve">: It may be possible to create much of this functionality via portrayal context parameters, however, in this version of S-124, this is not included as further trials on S-100 portrayal </w:t>
      </w:r>
      <w:r w:rsidR="00A15E79" w:rsidRPr="00FF0ACC">
        <w:rPr>
          <w:sz w:val="20"/>
          <w:szCs w:val="20"/>
          <w:lang w:val="en-GB"/>
        </w:rPr>
        <w:t>are</w:t>
      </w:r>
      <w:r w:rsidRPr="00FF0ACC">
        <w:rPr>
          <w:sz w:val="20"/>
          <w:szCs w:val="20"/>
          <w:lang w:val="en-GB"/>
        </w:rPr>
        <w:t xml:space="preserve"> needed to assess the feasibility.</w:t>
      </w:r>
    </w:p>
    <w:p w14:paraId="49A6C4F5" w14:textId="5581E1F0" w:rsidR="00CB6D97" w:rsidRPr="00FF0ACC" w:rsidRDefault="00CB6D97" w:rsidP="000E777F">
      <w:pPr>
        <w:suppressAutoHyphens w:val="0"/>
        <w:autoSpaceDE w:val="0"/>
        <w:autoSpaceDN w:val="0"/>
        <w:adjustRightInd w:val="0"/>
        <w:spacing w:after="120" w:line="240" w:lineRule="auto"/>
        <w:jc w:val="both"/>
        <w:rPr>
          <w:sz w:val="20"/>
          <w:szCs w:val="20"/>
          <w:lang w:val="en-GB"/>
        </w:rPr>
      </w:pPr>
      <w:r w:rsidRPr="00FF0ACC">
        <w:rPr>
          <w:sz w:val="20"/>
          <w:szCs w:val="20"/>
          <w:lang w:val="en-GB"/>
        </w:rPr>
        <w:t xml:space="preserve">NOTE </w:t>
      </w:r>
      <w:r w:rsidR="003140F1" w:rsidRPr="00FF0ACC">
        <w:rPr>
          <w:sz w:val="20"/>
          <w:szCs w:val="20"/>
          <w:lang w:val="en-GB"/>
        </w:rPr>
        <w:t>2</w:t>
      </w:r>
      <w:r w:rsidRPr="00FF0ACC">
        <w:rPr>
          <w:sz w:val="20"/>
          <w:szCs w:val="20"/>
          <w:lang w:val="en-GB"/>
        </w:rPr>
        <w:t>: For ECDIS the functions needed to supported these portrayal requirements are described in Annex C of S-98.</w:t>
      </w:r>
    </w:p>
    <w:p w14:paraId="0800E7C3" w14:textId="77777777" w:rsidR="00620EFC" w:rsidRPr="00FF0ACC" w:rsidRDefault="00620EFC" w:rsidP="002D1B9A">
      <w:pPr>
        <w:pStyle w:val="Heading3"/>
        <w:tabs>
          <w:tab w:val="clear" w:pos="450"/>
          <w:tab w:val="num" w:pos="851"/>
        </w:tabs>
        <w:spacing w:after="120" w:line="240" w:lineRule="auto"/>
        <w:ind w:left="0"/>
        <w:rPr>
          <w:sz w:val="20"/>
          <w:szCs w:val="20"/>
          <w:lang w:val="en-GB"/>
        </w:rPr>
      </w:pPr>
      <w:bookmarkStart w:id="424" w:name="_Ref127878462"/>
      <w:bookmarkStart w:id="425" w:name="_Toc127878587"/>
      <w:bookmarkStart w:id="426" w:name="_Toc182149130"/>
      <w:r w:rsidRPr="00FF0ACC">
        <w:rPr>
          <w:sz w:val="20"/>
          <w:szCs w:val="20"/>
          <w:lang w:val="en-GB"/>
        </w:rPr>
        <w:t>Filtering Navigational Warning information</w:t>
      </w:r>
      <w:bookmarkEnd w:id="424"/>
      <w:bookmarkEnd w:id="425"/>
      <w:bookmarkEnd w:id="426"/>
    </w:p>
    <w:p w14:paraId="25C7DCDD" w14:textId="572845AE" w:rsidR="00620EFC" w:rsidRPr="00FF0ACC" w:rsidRDefault="00620EFC" w:rsidP="002D1B9A">
      <w:pPr>
        <w:spacing w:after="120" w:line="240" w:lineRule="auto"/>
        <w:jc w:val="both"/>
        <w:rPr>
          <w:sz w:val="20"/>
          <w:szCs w:val="20"/>
          <w:lang w:val="en-GB"/>
        </w:rPr>
      </w:pPr>
      <w:r w:rsidRPr="00FF0ACC">
        <w:rPr>
          <w:sz w:val="20"/>
          <w:szCs w:val="20"/>
          <w:lang w:val="en-GB"/>
        </w:rPr>
        <w:t xml:space="preserve">S-124 </w:t>
      </w:r>
      <w:r w:rsidR="008D6900" w:rsidRPr="00FF0ACC">
        <w:rPr>
          <w:sz w:val="20"/>
          <w:szCs w:val="20"/>
          <w:lang w:val="en-GB"/>
        </w:rPr>
        <w:t>N</w:t>
      </w:r>
      <w:r w:rsidRPr="00FF0ACC">
        <w:rPr>
          <w:sz w:val="20"/>
          <w:szCs w:val="20"/>
          <w:lang w:val="en-GB"/>
        </w:rPr>
        <w:t xml:space="preserve">avigational </w:t>
      </w:r>
      <w:r w:rsidR="008D6900" w:rsidRPr="00FF0ACC">
        <w:rPr>
          <w:sz w:val="20"/>
          <w:szCs w:val="20"/>
          <w:lang w:val="en-GB"/>
        </w:rPr>
        <w:t>W</w:t>
      </w:r>
      <w:r w:rsidRPr="00FF0ACC">
        <w:rPr>
          <w:sz w:val="20"/>
          <w:szCs w:val="20"/>
          <w:lang w:val="en-GB"/>
        </w:rPr>
        <w:t>arnings dataset</w:t>
      </w:r>
      <w:r w:rsidR="005929E6" w:rsidRPr="00FF0ACC">
        <w:rPr>
          <w:sz w:val="20"/>
          <w:szCs w:val="20"/>
          <w:lang w:val="en-GB"/>
        </w:rPr>
        <w:t>s</w:t>
      </w:r>
      <w:r w:rsidRPr="00FF0ACC">
        <w:rPr>
          <w:sz w:val="20"/>
          <w:szCs w:val="20"/>
          <w:lang w:val="en-GB"/>
        </w:rPr>
        <w:t xml:space="preserve"> are intended for use in S-100 ECDIS as elements of an always on layer conforming to S-98 Level 1 interleaving when interoperability i</w:t>
      </w:r>
      <w:r w:rsidR="005929E6" w:rsidRPr="00FF0ACC">
        <w:rPr>
          <w:sz w:val="20"/>
          <w:szCs w:val="20"/>
          <w:lang w:val="en-GB"/>
        </w:rPr>
        <w:t>s</w:t>
      </w:r>
      <w:r w:rsidRPr="00FF0ACC">
        <w:rPr>
          <w:sz w:val="20"/>
          <w:szCs w:val="20"/>
          <w:lang w:val="en-GB"/>
        </w:rPr>
        <w:t xml:space="preserve"> on. There is a risk of clutter wi</w:t>
      </w:r>
      <w:r w:rsidR="00A15E79" w:rsidRPr="00FF0ACC">
        <w:rPr>
          <w:sz w:val="20"/>
          <w:szCs w:val="20"/>
          <w:lang w:val="en-GB"/>
        </w:rPr>
        <w:t>th</w:t>
      </w:r>
      <w:r w:rsidRPr="00FF0ACC">
        <w:rPr>
          <w:sz w:val="20"/>
          <w:szCs w:val="20"/>
          <w:lang w:val="en-GB"/>
        </w:rPr>
        <w:t xml:space="preserve"> this level of interoperability and it is therefore necessary to include filtering options for the user</w:t>
      </w:r>
      <w:r w:rsidR="005929E6" w:rsidRPr="00FF0ACC">
        <w:rPr>
          <w:sz w:val="20"/>
          <w:szCs w:val="20"/>
          <w:lang w:val="en-GB"/>
        </w:rPr>
        <w:t>,</w:t>
      </w:r>
      <w:r w:rsidRPr="00FF0ACC">
        <w:rPr>
          <w:sz w:val="20"/>
          <w:szCs w:val="20"/>
          <w:lang w:val="en-GB"/>
        </w:rPr>
        <w:t xml:space="preserve"> to </w:t>
      </w:r>
      <w:r w:rsidR="000B2B34" w:rsidRPr="00FF0ACC">
        <w:rPr>
          <w:sz w:val="20"/>
          <w:szCs w:val="20"/>
          <w:lang w:val="en-GB"/>
        </w:rPr>
        <w:t>remove</w:t>
      </w:r>
      <w:r w:rsidR="002D6598" w:rsidRPr="00FF0ACC">
        <w:rPr>
          <w:sz w:val="20"/>
          <w:szCs w:val="20"/>
          <w:lang w:val="en-GB"/>
        </w:rPr>
        <w:t xml:space="preserve"> </w:t>
      </w:r>
      <w:r w:rsidRPr="00FF0ACC">
        <w:rPr>
          <w:sz w:val="20"/>
          <w:szCs w:val="20"/>
          <w:lang w:val="en-GB"/>
        </w:rPr>
        <w:t xml:space="preserve">all information </w:t>
      </w:r>
      <w:r w:rsidR="002D6598" w:rsidRPr="00FF0ACC">
        <w:rPr>
          <w:sz w:val="20"/>
          <w:szCs w:val="20"/>
          <w:lang w:val="en-GB"/>
        </w:rPr>
        <w:t xml:space="preserve">that is not relevant </w:t>
      </w:r>
      <w:r w:rsidRPr="00FF0ACC">
        <w:rPr>
          <w:sz w:val="20"/>
          <w:szCs w:val="20"/>
          <w:lang w:val="en-GB"/>
        </w:rPr>
        <w:t>f</w:t>
      </w:r>
      <w:r w:rsidR="005929E6" w:rsidRPr="00FF0ACC">
        <w:rPr>
          <w:sz w:val="20"/>
          <w:szCs w:val="20"/>
          <w:lang w:val="en-GB"/>
        </w:rPr>
        <w:t>rom the portrayal</w:t>
      </w:r>
      <w:r w:rsidRPr="00FF0ACC">
        <w:rPr>
          <w:sz w:val="20"/>
          <w:szCs w:val="20"/>
          <w:lang w:val="en-GB"/>
        </w:rPr>
        <w:t>.</w:t>
      </w:r>
    </w:p>
    <w:p w14:paraId="247D0462" w14:textId="6E231E3F" w:rsidR="00620EFC" w:rsidRPr="00FF0ACC" w:rsidRDefault="00620EFC" w:rsidP="002D1B9A">
      <w:pPr>
        <w:spacing w:after="120" w:line="240" w:lineRule="auto"/>
        <w:jc w:val="both"/>
        <w:rPr>
          <w:sz w:val="20"/>
          <w:szCs w:val="20"/>
          <w:lang w:val="en-GB"/>
        </w:rPr>
      </w:pPr>
      <w:r w:rsidRPr="00FF0ACC">
        <w:rPr>
          <w:sz w:val="20"/>
          <w:szCs w:val="20"/>
          <w:lang w:val="en-GB"/>
        </w:rPr>
        <w:t xml:space="preserve">NOTE: Even though a </w:t>
      </w:r>
      <w:r w:rsidR="004F3957" w:rsidRPr="00FF0ACC">
        <w:rPr>
          <w:sz w:val="20"/>
          <w:szCs w:val="20"/>
          <w:lang w:val="en-GB"/>
        </w:rPr>
        <w:t>N</w:t>
      </w:r>
      <w:r w:rsidRPr="00FF0ACC">
        <w:rPr>
          <w:sz w:val="20"/>
          <w:szCs w:val="20"/>
          <w:lang w:val="en-GB"/>
        </w:rPr>
        <w:t xml:space="preserve">avigational </w:t>
      </w:r>
      <w:r w:rsidR="004F3957" w:rsidRPr="00FF0ACC">
        <w:rPr>
          <w:sz w:val="20"/>
          <w:szCs w:val="20"/>
          <w:lang w:val="en-GB"/>
        </w:rPr>
        <w:t>W</w:t>
      </w:r>
      <w:r w:rsidRPr="00FF0ACC">
        <w:rPr>
          <w:sz w:val="20"/>
          <w:szCs w:val="20"/>
          <w:lang w:val="en-GB"/>
        </w:rPr>
        <w:t>arning is not portrayed, it must still be visible and discoverable in a list of NAVWARN</w:t>
      </w:r>
      <w:r w:rsidR="00A15E79" w:rsidRPr="00FF0ACC">
        <w:rPr>
          <w:sz w:val="20"/>
          <w:szCs w:val="20"/>
          <w:lang w:val="en-GB"/>
        </w:rPr>
        <w:t>s</w:t>
      </w:r>
      <w:r w:rsidRPr="00FF0ACC">
        <w:rPr>
          <w:sz w:val="20"/>
          <w:szCs w:val="20"/>
          <w:lang w:val="en-GB"/>
        </w:rPr>
        <w:t xml:space="preserve"> that can be recalled by user action at any time.</w:t>
      </w:r>
    </w:p>
    <w:p w14:paraId="753DD000" w14:textId="77777777" w:rsidR="00620EFC" w:rsidRPr="00FF0ACC" w:rsidRDefault="00620EFC" w:rsidP="002D1B9A">
      <w:pPr>
        <w:spacing w:after="120" w:line="240" w:lineRule="auto"/>
        <w:jc w:val="both"/>
        <w:rPr>
          <w:sz w:val="20"/>
          <w:szCs w:val="20"/>
          <w:lang w:val="en-GB"/>
        </w:rPr>
      </w:pPr>
      <w:r w:rsidRPr="00FF0ACC">
        <w:rPr>
          <w:sz w:val="20"/>
          <w:szCs w:val="20"/>
          <w:lang w:val="en-GB"/>
        </w:rPr>
        <w:t xml:space="preserve">User systems should provide filtering mechanisms for the Navigational Warning information. </w:t>
      </w:r>
    </w:p>
    <w:p w14:paraId="3BAF7A9B" w14:textId="04BFA12D" w:rsidR="00620EFC" w:rsidRPr="00FF0ACC" w:rsidRDefault="00620EFC" w:rsidP="004F3957">
      <w:pPr>
        <w:spacing w:after="60" w:line="240" w:lineRule="auto"/>
        <w:jc w:val="both"/>
        <w:rPr>
          <w:sz w:val="20"/>
          <w:szCs w:val="20"/>
          <w:lang w:val="en-GB"/>
        </w:rPr>
      </w:pPr>
      <w:r w:rsidRPr="00FF0ACC">
        <w:rPr>
          <w:sz w:val="20"/>
          <w:szCs w:val="20"/>
          <w:lang w:val="en-GB"/>
        </w:rPr>
        <w:t>At a minimum</w:t>
      </w:r>
      <w:r w:rsidR="00A15E79" w:rsidRPr="00FF0ACC">
        <w:rPr>
          <w:sz w:val="20"/>
          <w:szCs w:val="20"/>
          <w:lang w:val="en-GB"/>
        </w:rPr>
        <w:t>,</w:t>
      </w:r>
      <w:r w:rsidRPr="00FF0ACC">
        <w:rPr>
          <w:sz w:val="20"/>
          <w:szCs w:val="20"/>
          <w:lang w:val="en-GB"/>
        </w:rPr>
        <w:t xml:space="preserve"> functionality </w:t>
      </w:r>
      <w:r w:rsidR="005929E6" w:rsidRPr="00FF0ACC">
        <w:rPr>
          <w:sz w:val="20"/>
          <w:szCs w:val="20"/>
          <w:lang w:val="en-GB"/>
        </w:rPr>
        <w:t xml:space="preserve">must </w:t>
      </w:r>
      <w:r w:rsidRPr="00FF0ACC">
        <w:rPr>
          <w:sz w:val="20"/>
          <w:szCs w:val="20"/>
          <w:lang w:val="en-GB"/>
        </w:rPr>
        <w:t>be included that allows the user to classify the relevance of a NA</w:t>
      </w:r>
      <w:r w:rsidR="005929E6" w:rsidRPr="00FF0ACC">
        <w:rPr>
          <w:sz w:val="20"/>
          <w:szCs w:val="20"/>
          <w:lang w:val="en-GB"/>
        </w:rPr>
        <w:t>V</w:t>
      </w:r>
      <w:r w:rsidRPr="00FF0ACC">
        <w:rPr>
          <w:sz w:val="20"/>
          <w:szCs w:val="20"/>
          <w:lang w:val="en-GB"/>
        </w:rPr>
        <w:t>WARN against the intended route as</w:t>
      </w:r>
      <w:r w:rsidR="005929E6" w:rsidRPr="00FF0ACC">
        <w:rPr>
          <w:sz w:val="20"/>
          <w:szCs w:val="20"/>
          <w:lang w:val="en-GB"/>
        </w:rPr>
        <w:t>:</w:t>
      </w:r>
    </w:p>
    <w:p w14:paraId="55FF5D61" w14:textId="57A03266" w:rsidR="00620EFC" w:rsidRPr="00FF0ACC" w:rsidRDefault="00620EFC" w:rsidP="004F3957">
      <w:pPr>
        <w:pStyle w:val="ListParagraph"/>
        <w:numPr>
          <w:ilvl w:val="0"/>
          <w:numId w:val="17"/>
        </w:numPr>
        <w:spacing w:after="60" w:line="240" w:lineRule="auto"/>
        <w:jc w:val="both"/>
        <w:rPr>
          <w:sz w:val="20"/>
          <w:szCs w:val="20"/>
          <w:lang w:val="en-GB"/>
        </w:rPr>
      </w:pPr>
      <w:r w:rsidRPr="00FF0ACC">
        <w:rPr>
          <w:sz w:val="20"/>
          <w:szCs w:val="20"/>
          <w:lang w:val="en-GB"/>
        </w:rPr>
        <w:t>on chart (relevant for the route, must always be visualized)</w:t>
      </w:r>
      <w:r w:rsidR="00BD6DBF" w:rsidRPr="00FF0ACC">
        <w:rPr>
          <w:sz w:val="20"/>
          <w:szCs w:val="20"/>
          <w:lang w:val="en-GB"/>
        </w:rPr>
        <w:t>;</w:t>
      </w:r>
      <w:r w:rsidRPr="00FF0ACC">
        <w:rPr>
          <w:sz w:val="20"/>
          <w:szCs w:val="20"/>
          <w:lang w:val="en-GB"/>
        </w:rPr>
        <w:t xml:space="preserve"> or</w:t>
      </w:r>
    </w:p>
    <w:p w14:paraId="40AE409C" w14:textId="1F184E5B" w:rsidR="00620EFC" w:rsidRPr="00FF0ACC" w:rsidRDefault="00620EFC" w:rsidP="004F3957">
      <w:pPr>
        <w:pStyle w:val="ListParagraph"/>
        <w:numPr>
          <w:ilvl w:val="0"/>
          <w:numId w:val="17"/>
        </w:numPr>
        <w:spacing w:after="60" w:line="240" w:lineRule="auto"/>
        <w:jc w:val="both"/>
        <w:rPr>
          <w:sz w:val="20"/>
          <w:szCs w:val="20"/>
          <w:lang w:val="en-GB"/>
        </w:rPr>
      </w:pPr>
      <w:r w:rsidRPr="00FF0ACC">
        <w:rPr>
          <w:sz w:val="20"/>
          <w:szCs w:val="20"/>
          <w:lang w:val="en-GB"/>
        </w:rPr>
        <w:t>off chart (not relevant for the route, and need not be visualized)</w:t>
      </w:r>
      <w:r w:rsidR="00BD6DBF" w:rsidRPr="00FF0ACC">
        <w:rPr>
          <w:sz w:val="20"/>
          <w:szCs w:val="20"/>
          <w:lang w:val="en-GB"/>
        </w:rPr>
        <w:t>;</w:t>
      </w:r>
      <w:r w:rsidRPr="00FF0ACC">
        <w:rPr>
          <w:sz w:val="20"/>
          <w:szCs w:val="20"/>
          <w:lang w:val="en-GB"/>
        </w:rPr>
        <w:t xml:space="preserve"> or</w:t>
      </w:r>
    </w:p>
    <w:p w14:paraId="77F16980" w14:textId="77777777" w:rsidR="00620EFC" w:rsidRPr="00FF0ACC" w:rsidRDefault="00620EFC" w:rsidP="002D1B9A">
      <w:pPr>
        <w:pStyle w:val="ListParagraph"/>
        <w:numPr>
          <w:ilvl w:val="0"/>
          <w:numId w:val="17"/>
        </w:numPr>
        <w:spacing w:after="120" w:line="240" w:lineRule="auto"/>
        <w:jc w:val="both"/>
        <w:rPr>
          <w:sz w:val="20"/>
          <w:szCs w:val="20"/>
          <w:lang w:val="en-GB"/>
        </w:rPr>
      </w:pPr>
      <w:r w:rsidRPr="00FF0ACC">
        <w:rPr>
          <w:sz w:val="20"/>
          <w:szCs w:val="20"/>
          <w:lang w:val="en-GB"/>
        </w:rPr>
        <w:t>information (relevant for the route, but for information and need not be visualized).</w:t>
      </w:r>
    </w:p>
    <w:p w14:paraId="782D8F9F" w14:textId="19191C14" w:rsidR="00620EFC" w:rsidRPr="00FF0ACC" w:rsidRDefault="00620EFC" w:rsidP="002D1B9A">
      <w:pPr>
        <w:spacing w:after="120" w:line="240" w:lineRule="auto"/>
        <w:jc w:val="both"/>
        <w:rPr>
          <w:sz w:val="20"/>
          <w:szCs w:val="20"/>
          <w:lang w:val="en-GB"/>
        </w:rPr>
      </w:pPr>
      <w:r w:rsidRPr="00FF0ACC">
        <w:rPr>
          <w:sz w:val="20"/>
          <w:szCs w:val="20"/>
          <w:lang w:val="en-GB"/>
        </w:rPr>
        <w:t>On chart should be the default classification for all NAVWARN</w:t>
      </w:r>
      <w:r w:rsidR="00A15E79" w:rsidRPr="00FF0ACC">
        <w:rPr>
          <w:sz w:val="20"/>
          <w:szCs w:val="20"/>
          <w:lang w:val="en-GB"/>
        </w:rPr>
        <w:t>s</w:t>
      </w:r>
      <w:r w:rsidRPr="00FF0ACC">
        <w:rPr>
          <w:sz w:val="20"/>
          <w:szCs w:val="20"/>
          <w:lang w:val="en-GB"/>
        </w:rPr>
        <w:t>.</w:t>
      </w:r>
    </w:p>
    <w:p w14:paraId="1C4B79EE" w14:textId="77777777" w:rsidR="00620EFC" w:rsidRPr="00FF0ACC" w:rsidRDefault="00620EFC" w:rsidP="00C4791D">
      <w:pPr>
        <w:spacing w:after="60" w:line="240" w:lineRule="auto"/>
        <w:jc w:val="both"/>
        <w:rPr>
          <w:sz w:val="20"/>
          <w:szCs w:val="20"/>
          <w:lang w:val="en-GB"/>
        </w:rPr>
      </w:pPr>
      <w:r w:rsidRPr="00FF0ACC">
        <w:rPr>
          <w:sz w:val="20"/>
          <w:szCs w:val="20"/>
          <w:lang w:val="en-GB"/>
        </w:rPr>
        <w:t>Additional filtering functions could include options such as;</w:t>
      </w:r>
    </w:p>
    <w:p w14:paraId="16915078" w14:textId="77777777" w:rsidR="00620EFC" w:rsidRPr="00FF0ACC" w:rsidRDefault="00620EFC" w:rsidP="00C4791D">
      <w:pPr>
        <w:pStyle w:val="ListParagraph"/>
        <w:numPr>
          <w:ilvl w:val="0"/>
          <w:numId w:val="18"/>
        </w:numPr>
        <w:spacing w:after="60" w:line="240" w:lineRule="auto"/>
        <w:jc w:val="both"/>
        <w:rPr>
          <w:sz w:val="20"/>
          <w:szCs w:val="20"/>
          <w:lang w:val="en-GB"/>
        </w:rPr>
      </w:pPr>
      <w:r w:rsidRPr="00FF0ACC">
        <w:rPr>
          <w:sz w:val="20"/>
          <w:szCs w:val="20"/>
          <w:lang w:val="en-GB"/>
        </w:rPr>
        <w:t>filtering on route with a buffer;</w:t>
      </w:r>
    </w:p>
    <w:p w14:paraId="5FC8B720" w14:textId="77777777" w:rsidR="00620EFC" w:rsidRPr="00FF0ACC" w:rsidRDefault="00620EFC" w:rsidP="00C4791D">
      <w:pPr>
        <w:pStyle w:val="ListParagraph"/>
        <w:numPr>
          <w:ilvl w:val="0"/>
          <w:numId w:val="18"/>
        </w:numPr>
        <w:spacing w:after="60" w:line="240" w:lineRule="auto"/>
        <w:jc w:val="both"/>
        <w:rPr>
          <w:sz w:val="20"/>
          <w:szCs w:val="20"/>
          <w:lang w:val="en-GB"/>
        </w:rPr>
      </w:pPr>
      <w:r w:rsidRPr="00FF0ACC">
        <w:rPr>
          <w:sz w:val="20"/>
          <w:szCs w:val="20"/>
          <w:lang w:val="en-GB"/>
        </w:rPr>
        <w:t>navigational warning topic;</w:t>
      </w:r>
    </w:p>
    <w:p w14:paraId="322634EC" w14:textId="774E2EEC" w:rsidR="00620EFC" w:rsidRPr="00FF0ACC" w:rsidRDefault="00620EFC" w:rsidP="00C4791D">
      <w:pPr>
        <w:pStyle w:val="ListParagraph"/>
        <w:numPr>
          <w:ilvl w:val="0"/>
          <w:numId w:val="18"/>
        </w:numPr>
        <w:spacing w:after="60" w:line="240" w:lineRule="auto"/>
        <w:jc w:val="both"/>
        <w:rPr>
          <w:sz w:val="20"/>
          <w:szCs w:val="20"/>
          <w:lang w:val="en-GB"/>
        </w:rPr>
      </w:pPr>
      <w:r w:rsidRPr="00FF0ACC">
        <w:rPr>
          <w:sz w:val="20"/>
          <w:szCs w:val="20"/>
          <w:lang w:val="en-GB"/>
        </w:rPr>
        <w:t>date range of the hazard;</w:t>
      </w:r>
      <w:r w:rsidR="00C4791D" w:rsidRPr="00FF0ACC">
        <w:rPr>
          <w:sz w:val="20"/>
          <w:szCs w:val="20"/>
          <w:lang w:val="en-GB"/>
        </w:rPr>
        <w:t xml:space="preserve"> and</w:t>
      </w:r>
    </w:p>
    <w:p w14:paraId="7EC90398" w14:textId="77777777" w:rsidR="00620EFC" w:rsidRPr="00FF0ACC" w:rsidRDefault="00620EFC" w:rsidP="002D1B9A">
      <w:pPr>
        <w:pStyle w:val="ListParagraph"/>
        <w:numPr>
          <w:ilvl w:val="0"/>
          <w:numId w:val="18"/>
        </w:numPr>
        <w:spacing w:after="120" w:line="240" w:lineRule="auto"/>
        <w:jc w:val="both"/>
        <w:rPr>
          <w:sz w:val="20"/>
          <w:szCs w:val="20"/>
          <w:lang w:val="en-GB"/>
        </w:rPr>
      </w:pPr>
      <w:r w:rsidRPr="00FF0ACC">
        <w:rPr>
          <w:sz w:val="20"/>
          <w:szCs w:val="20"/>
          <w:lang w:val="en-GB"/>
        </w:rPr>
        <w:lastRenderedPageBreak/>
        <w:t>valid time of the navigational warning.</w:t>
      </w:r>
    </w:p>
    <w:p w14:paraId="74BF5D6D" w14:textId="77777777" w:rsidR="00620EFC" w:rsidRPr="00FF0ACC" w:rsidRDefault="00620EFC" w:rsidP="002D1B9A">
      <w:pPr>
        <w:spacing w:after="120" w:line="240" w:lineRule="auto"/>
        <w:jc w:val="both"/>
        <w:rPr>
          <w:sz w:val="20"/>
          <w:szCs w:val="20"/>
          <w:lang w:val="en-GB"/>
        </w:rPr>
      </w:pPr>
      <w:r w:rsidRPr="00FF0ACC">
        <w:rPr>
          <w:sz w:val="20"/>
          <w:szCs w:val="20"/>
          <w:lang w:val="en-GB"/>
        </w:rPr>
        <w:t>These filters could be used to assist the navigator in classifying a NAVWARN according to its relevance for the route.</w:t>
      </w:r>
    </w:p>
    <w:p w14:paraId="23FB9FF4" w14:textId="165F18FE" w:rsidR="00620EFC" w:rsidRPr="00FF0ACC" w:rsidRDefault="00620EFC" w:rsidP="00BE5689">
      <w:pPr>
        <w:spacing w:after="60" w:line="240" w:lineRule="auto"/>
        <w:jc w:val="both"/>
        <w:rPr>
          <w:sz w:val="20"/>
          <w:szCs w:val="20"/>
          <w:lang w:val="en-GB"/>
        </w:rPr>
      </w:pPr>
      <w:r w:rsidRPr="00FF0ACC">
        <w:rPr>
          <w:sz w:val="20"/>
          <w:szCs w:val="20"/>
          <w:lang w:val="en-GB"/>
        </w:rPr>
        <w:t>EXAMPLE</w:t>
      </w:r>
      <w:r w:rsidR="00F23A66" w:rsidRPr="00FF0ACC">
        <w:rPr>
          <w:sz w:val="20"/>
          <w:szCs w:val="20"/>
          <w:lang w:val="en-GB"/>
        </w:rPr>
        <w:t xml:space="preserve"> </w:t>
      </w:r>
      <w:r w:rsidRPr="00FF0ACC">
        <w:rPr>
          <w:sz w:val="20"/>
          <w:szCs w:val="20"/>
          <w:lang w:val="en-GB"/>
        </w:rPr>
        <w:t>1: A self-cancelling dataset</w:t>
      </w:r>
    </w:p>
    <w:p w14:paraId="07341A9A" w14:textId="343A3766" w:rsidR="00620EFC" w:rsidRPr="00FF0ACC" w:rsidRDefault="00DA697E" w:rsidP="00BE5689">
      <w:pPr>
        <w:spacing w:line="240" w:lineRule="auto"/>
        <w:jc w:val="both"/>
        <w:rPr>
          <w:b/>
          <w:bCs/>
          <w:sz w:val="20"/>
          <w:szCs w:val="20"/>
          <w:lang w:val="en-GB"/>
        </w:rPr>
      </w:pPr>
      <w:proofErr w:type="spellStart"/>
      <w:r w:rsidRPr="00FF0ACC">
        <w:rPr>
          <w:b/>
          <w:bCs/>
          <w:sz w:val="20"/>
          <w:szCs w:val="20"/>
          <w:lang w:val="en-GB"/>
        </w:rPr>
        <w:t>NavwarnPreamble</w:t>
      </w:r>
      <w:proofErr w:type="spellEnd"/>
    </w:p>
    <w:p w14:paraId="74ED39F1" w14:textId="77777777" w:rsidR="00620EFC" w:rsidRPr="00FF0ACC" w:rsidRDefault="00620EFC" w:rsidP="00BE5689">
      <w:pPr>
        <w:spacing w:line="240" w:lineRule="auto"/>
        <w:ind w:firstLine="720"/>
        <w:jc w:val="both"/>
        <w:rPr>
          <w:sz w:val="20"/>
          <w:szCs w:val="20"/>
          <w:lang w:val="en-GB"/>
        </w:rPr>
      </w:pPr>
      <w:proofErr w:type="spellStart"/>
      <w:r w:rsidRPr="00FF0ACC">
        <w:rPr>
          <w:b/>
          <w:bCs/>
          <w:sz w:val="20"/>
          <w:szCs w:val="20"/>
          <w:lang w:val="en-GB"/>
        </w:rPr>
        <w:t>publicationTime</w:t>
      </w:r>
      <w:proofErr w:type="spellEnd"/>
      <w:r w:rsidRPr="00FF0ACC">
        <w:rPr>
          <w:sz w:val="20"/>
          <w:szCs w:val="20"/>
          <w:lang w:val="en-GB"/>
        </w:rPr>
        <w:t xml:space="preserve"> of 20230704T010000Z</w:t>
      </w:r>
    </w:p>
    <w:p w14:paraId="4BD4D500" w14:textId="77777777" w:rsidR="00620EFC" w:rsidRPr="00FF0ACC" w:rsidRDefault="00620EFC" w:rsidP="00BE5689">
      <w:pPr>
        <w:spacing w:line="240" w:lineRule="auto"/>
        <w:ind w:firstLine="720"/>
        <w:jc w:val="both"/>
        <w:rPr>
          <w:sz w:val="20"/>
          <w:szCs w:val="20"/>
          <w:lang w:val="en-GB"/>
        </w:rPr>
      </w:pPr>
      <w:proofErr w:type="spellStart"/>
      <w:r w:rsidRPr="00FF0ACC">
        <w:rPr>
          <w:b/>
          <w:bCs/>
          <w:sz w:val="20"/>
          <w:szCs w:val="20"/>
          <w:lang w:val="en-GB"/>
        </w:rPr>
        <w:t>cancellationDate</w:t>
      </w:r>
      <w:proofErr w:type="spellEnd"/>
      <w:r w:rsidRPr="00FF0ACC">
        <w:rPr>
          <w:sz w:val="20"/>
          <w:szCs w:val="20"/>
          <w:lang w:val="en-GB"/>
        </w:rPr>
        <w:t xml:space="preserve"> of 20230711T000000Z</w:t>
      </w:r>
    </w:p>
    <w:p w14:paraId="3EFC43FB" w14:textId="386C25D6" w:rsidR="00620EFC" w:rsidRPr="00FF0ACC" w:rsidRDefault="00DA697E" w:rsidP="00BE5689">
      <w:pPr>
        <w:spacing w:line="240" w:lineRule="auto"/>
        <w:jc w:val="both"/>
        <w:rPr>
          <w:b/>
          <w:bCs/>
          <w:sz w:val="20"/>
          <w:szCs w:val="20"/>
          <w:lang w:val="en-GB"/>
        </w:rPr>
      </w:pPr>
      <w:proofErr w:type="spellStart"/>
      <w:r w:rsidRPr="00FF0ACC">
        <w:rPr>
          <w:b/>
          <w:bCs/>
          <w:sz w:val="20"/>
          <w:szCs w:val="20"/>
          <w:lang w:val="en-GB"/>
        </w:rPr>
        <w:t>NavwarnPart</w:t>
      </w:r>
      <w:proofErr w:type="spellEnd"/>
    </w:p>
    <w:p w14:paraId="6EC8CBFF" w14:textId="77777777" w:rsidR="00620EFC" w:rsidRPr="00FF0ACC" w:rsidRDefault="00620EFC" w:rsidP="007F318B">
      <w:pPr>
        <w:spacing w:after="60" w:line="240" w:lineRule="auto"/>
        <w:ind w:firstLine="720"/>
        <w:jc w:val="both"/>
        <w:rPr>
          <w:sz w:val="20"/>
          <w:szCs w:val="20"/>
          <w:lang w:val="en-GB"/>
        </w:rPr>
      </w:pPr>
      <w:proofErr w:type="spellStart"/>
      <w:r w:rsidRPr="00FF0ACC">
        <w:rPr>
          <w:b/>
          <w:bCs/>
          <w:sz w:val="20"/>
          <w:szCs w:val="20"/>
          <w:lang w:val="en-GB"/>
        </w:rPr>
        <w:t>fixedDateRange</w:t>
      </w:r>
      <w:proofErr w:type="spellEnd"/>
      <w:r w:rsidRPr="00FF0ACC">
        <w:rPr>
          <w:sz w:val="20"/>
          <w:szCs w:val="20"/>
          <w:lang w:val="en-GB"/>
        </w:rPr>
        <w:t xml:space="preserve"> of 20230706T010000Z to 20230710T010000Z</w:t>
      </w:r>
    </w:p>
    <w:p w14:paraId="421A774B" w14:textId="0C1F1C5F" w:rsidR="00F02D4B" w:rsidRPr="00FF0ACC" w:rsidRDefault="00620EFC" w:rsidP="002D1B9A">
      <w:pPr>
        <w:spacing w:after="120" w:line="240" w:lineRule="auto"/>
        <w:jc w:val="both"/>
        <w:rPr>
          <w:sz w:val="20"/>
          <w:szCs w:val="20"/>
          <w:lang w:val="en-GB"/>
        </w:rPr>
      </w:pPr>
      <w:r w:rsidRPr="00FF0ACC">
        <w:rPr>
          <w:sz w:val="20"/>
          <w:szCs w:val="20"/>
          <w:lang w:val="en-GB"/>
        </w:rPr>
        <w:t xml:space="preserve">must be visible </w:t>
      </w:r>
      <w:r w:rsidR="00F02D4B" w:rsidRPr="00FF0ACC">
        <w:rPr>
          <w:sz w:val="20"/>
          <w:szCs w:val="20"/>
          <w:lang w:val="en-GB"/>
        </w:rPr>
        <w:t>on navigation screen</w:t>
      </w:r>
      <w:r w:rsidRPr="00FF0ACC">
        <w:rPr>
          <w:sz w:val="20"/>
          <w:szCs w:val="20"/>
          <w:lang w:val="en-GB"/>
        </w:rPr>
        <w:t xml:space="preserve"> during 20230706T010000Z to 20230710T010000Z</w:t>
      </w:r>
      <w:r w:rsidR="00F02D4B" w:rsidRPr="00FF0ACC">
        <w:rPr>
          <w:sz w:val="20"/>
          <w:szCs w:val="20"/>
          <w:lang w:val="en-GB"/>
        </w:rPr>
        <w:t>, unless removed by a filter set by</w:t>
      </w:r>
      <w:r w:rsidRPr="00FF0ACC">
        <w:rPr>
          <w:sz w:val="20"/>
          <w:szCs w:val="20"/>
          <w:lang w:val="en-GB"/>
        </w:rPr>
        <w:t xml:space="preserve"> </w:t>
      </w:r>
      <w:r w:rsidR="00F02D4B" w:rsidRPr="00FF0ACC">
        <w:rPr>
          <w:sz w:val="20"/>
          <w:szCs w:val="20"/>
          <w:lang w:val="en-GB"/>
        </w:rPr>
        <w:t xml:space="preserve">user, </w:t>
      </w:r>
      <w:r w:rsidRPr="00FF0ACC">
        <w:rPr>
          <w:sz w:val="20"/>
          <w:szCs w:val="20"/>
          <w:lang w:val="en-GB"/>
        </w:rPr>
        <w:t>and optionally visible during 20230704T010000Z to 20230706T005959Z.</w:t>
      </w:r>
      <w:r w:rsidR="00F02D4B" w:rsidRPr="00FF0ACC">
        <w:rPr>
          <w:sz w:val="20"/>
          <w:szCs w:val="20"/>
          <w:lang w:val="en-GB"/>
        </w:rPr>
        <w:t xml:space="preserve"> </w:t>
      </w:r>
    </w:p>
    <w:p w14:paraId="44A5929D" w14:textId="3D533335" w:rsidR="00620EFC" w:rsidRPr="00FF0ACC" w:rsidRDefault="00F02D4B" w:rsidP="002D1B9A">
      <w:pPr>
        <w:spacing w:after="120" w:line="240" w:lineRule="auto"/>
        <w:jc w:val="both"/>
        <w:rPr>
          <w:sz w:val="20"/>
          <w:szCs w:val="20"/>
          <w:lang w:val="en-GB"/>
        </w:rPr>
      </w:pPr>
      <w:r w:rsidRPr="00FF0ACC">
        <w:rPr>
          <w:sz w:val="20"/>
          <w:szCs w:val="20"/>
          <w:lang w:val="en-GB"/>
        </w:rPr>
        <w:t>N</w:t>
      </w:r>
      <w:r w:rsidR="00472678" w:rsidRPr="00FF0ACC">
        <w:rPr>
          <w:sz w:val="20"/>
          <w:szCs w:val="20"/>
          <w:lang w:val="en-GB"/>
        </w:rPr>
        <w:t>OTE</w:t>
      </w:r>
      <w:r w:rsidRPr="00FF0ACC">
        <w:rPr>
          <w:sz w:val="20"/>
          <w:szCs w:val="20"/>
          <w:lang w:val="en-GB"/>
        </w:rPr>
        <w:t>: It should still be possible for user to recall cancelled messages for review purposes.</w:t>
      </w:r>
    </w:p>
    <w:p w14:paraId="6C389E86" w14:textId="2FDC1236" w:rsidR="00620EFC" w:rsidRPr="00FF0ACC" w:rsidRDefault="00620EFC" w:rsidP="002D1B9A">
      <w:pPr>
        <w:spacing w:after="120" w:line="240" w:lineRule="auto"/>
        <w:jc w:val="both"/>
        <w:rPr>
          <w:sz w:val="20"/>
          <w:szCs w:val="20"/>
          <w:lang w:val="en-GB"/>
        </w:rPr>
      </w:pPr>
      <w:r w:rsidRPr="00FF0ACC">
        <w:rPr>
          <w:sz w:val="20"/>
          <w:szCs w:val="20"/>
          <w:lang w:val="en-GB"/>
        </w:rPr>
        <w:t>EXAMPLE</w:t>
      </w:r>
      <w:r w:rsidR="00472678" w:rsidRPr="00FF0ACC">
        <w:rPr>
          <w:sz w:val="20"/>
          <w:szCs w:val="20"/>
          <w:lang w:val="en-GB"/>
        </w:rPr>
        <w:t xml:space="preserve"> </w:t>
      </w:r>
      <w:r w:rsidRPr="00FF0ACC">
        <w:rPr>
          <w:sz w:val="20"/>
          <w:szCs w:val="20"/>
          <w:lang w:val="en-GB"/>
        </w:rPr>
        <w:t>2: Any dangers that are in waters too shallow for the ship get classified as off chart warnings, but are discoverable in the on call listing of active NAVWARNs.</w:t>
      </w:r>
    </w:p>
    <w:p w14:paraId="4B87E9D0" w14:textId="77777777" w:rsidR="00620EFC" w:rsidRPr="00FF0ACC" w:rsidRDefault="00620EFC" w:rsidP="004365B2">
      <w:pPr>
        <w:pStyle w:val="Heading3"/>
        <w:tabs>
          <w:tab w:val="clear" w:pos="450"/>
          <w:tab w:val="num" w:pos="851"/>
        </w:tabs>
        <w:spacing w:after="120" w:line="240" w:lineRule="auto"/>
        <w:ind w:left="0"/>
        <w:rPr>
          <w:sz w:val="20"/>
          <w:szCs w:val="20"/>
          <w:lang w:val="en-GB"/>
        </w:rPr>
      </w:pPr>
      <w:bookmarkStart w:id="427" w:name="_Toc127878588"/>
      <w:bookmarkStart w:id="428" w:name="_Toc182149131"/>
      <w:r w:rsidRPr="00FF0ACC">
        <w:rPr>
          <w:sz w:val="20"/>
          <w:szCs w:val="20"/>
          <w:lang w:val="en-GB"/>
        </w:rPr>
        <w:t>Cancelled datasets</w:t>
      </w:r>
      <w:bookmarkEnd w:id="427"/>
      <w:bookmarkEnd w:id="428"/>
    </w:p>
    <w:p w14:paraId="3821A528" w14:textId="3CEA1EEB" w:rsidR="00620EFC" w:rsidRPr="00FF0ACC" w:rsidRDefault="00620EFC" w:rsidP="004365B2">
      <w:pPr>
        <w:spacing w:after="120" w:line="240" w:lineRule="auto"/>
        <w:jc w:val="both"/>
        <w:rPr>
          <w:sz w:val="20"/>
          <w:szCs w:val="20"/>
          <w:lang w:val="en-GB"/>
        </w:rPr>
      </w:pPr>
      <w:r w:rsidRPr="00FF0ACC">
        <w:rPr>
          <w:sz w:val="20"/>
          <w:szCs w:val="20"/>
          <w:lang w:val="en-GB"/>
        </w:rPr>
        <w:t>When the dataset is cancelled it must not be displayed on the navigation screen, but should be available for review in the on call listing of NAVWARNs</w:t>
      </w:r>
      <w:r w:rsidR="00A15E79" w:rsidRPr="00FF0ACC">
        <w:rPr>
          <w:sz w:val="20"/>
          <w:szCs w:val="20"/>
          <w:lang w:val="en-GB"/>
        </w:rPr>
        <w:t xml:space="preserve"> in</w:t>
      </w:r>
      <w:r w:rsidRPr="00FF0ACC">
        <w:rPr>
          <w:sz w:val="20"/>
          <w:szCs w:val="20"/>
          <w:lang w:val="en-GB"/>
        </w:rPr>
        <w:t xml:space="preserve"> the navigation system and marked as cancelled.</w:t>
      </w:r>
    </w:p>
    <w:p w14:paraId="7CB0EF1D" w14:textId="18EFB7E8" w:rsidR="000267A1" w:rsidRPr="00FF0ACC" w:rsidRDefault="000267A1" w:rsidP="004365B2">
      <w:pPr>
        <w:spacing w:after="120" w:line="240" w:lineRule="auto"/>
        <w:jc w:val="both"/>
        <w:rPr>
          <w:sz w:val="20"/>
          <w:szCs w:val="20"/>
          <w:lang w:val="en-GB"/>
        </w:rPr>
      </w:pPr>
    </w:p>
    <w:p w14:paraId="3F6F0D6F" w14:textId="3F6F3E99" w:rsidR="000267A1" w:rsidRPr="00FF0ACC" w:rsidRDefault="000267A1" w:rsidP="006E4F1A">
      <w:pPr>
        <w:pStyle w:val="Heading2"/>
        <w:tabs>
          <w:tab w:val="clear" w:pos="0"/>
          <w:tab w:val="num" w:pos="709"/>
        </w:tabs>
        <w:spacing w:before="120" w:after="200" w:line="240" w:lineRule="auto"/>
        <w:ind w:left="709" w:hanging="709"/>
        <w:rPr>
          <w:lang w:val="en-GB"/>
        </w:rPr>
      </w:pPr>
      <w:bookmarkStart w:id="429" w:name="_Toc182149132"/>
      <w:r w:rsidRPr="00FF0ACC">
        <w:rPr>
          <w:lang w:val="en-GB"/>
        </w:rPr>
        <w:t>Portrayal of feature classes</w:t>
      </w:r>
      <w:bookmarkEnd w:id="429"/>
    </w:p>
    <w:p w14:paraId="144C2A83" w14:textId="27F45E28" w:rsidR="000267A1" w:rsidRPr="00FF0ACC" w:rsidRDefault="000267A1" w:rsidP="007844B1">
      <w:pPr>
        <w:widowControl w:val="0"/>
        <w:spacing w:after="120" w:line="240" w:lineRule="auto"/>
        <w:jc w:val="both"/>
        <w:rPr>
          <w:sz w:val="20"/>
          <w:szCs w:val="20"/>
          <w:lang w:val="en-GB"/>
        </w:rPr>
      </w:pPr>
      <w:r w:rsidRPr="00FF0ACC">
        <w:rPr>
          <w:sz w:val="20"/>
          <w:szCs w:val="20"/>
          <w:lang w:val="en-GB"/>
        </w:rPr>
        <w:t xml:space="preserve">The </w:t>
      </w:r>
      <w:proofErr w:type="spellStart"/>
      <w:r w:rsidR="00DA697E" w:rsidRPr="00FF0ACC">
        <w:rPr>
          <w:b/>
          <w:bCs/>
          <w:sz w:val="20"/>
          <w:szCs w:val="20"/>
          <w:lang w:val="en-GB"/>
        </w:rPr>
        <w:t>NavwarnAreaAffected</w:t>
      </w:r>
      <w:proofErr w:type="spellEnd"/>
      <w:r w:rsidRPr="00FF0ACC">
        <w:rPr>
          <w:sz w:val="20"/>
          <w:szCs w:val="20"/>
          <w:lang w:val="en-GB"/>
        </w:rPr>
        <w:t xml:space="preserve"> class does not have a portrayal</w:t>
      </w:r>
      <w:r w:rsidR="00404A3A" w:rsidRPr="00FF0ACC">
        <w:rPr>
          <w:sz w:val="20"/>
          <w:szCs w:val="20"/>
          <w:lang w:val="en-GB"/>
        </w:rPr>
        <w:t xml:space="preserve"> defined since this could cause significant cluttering on the navigation screen. Rather, the class must be highlighted by the system if selected from a pick report or by other means for interrogation by user.</w:t>
      </w:r>
    </w:p>
    <w:p w14:paraId="56EED144" w14:textId="64CCEF15" w:rsidR="000267A1" w:rsidRPr="00FF0ACC" w:rsidRDefault="000267A1" w:rsidP="007844B1">
      <w:pPr>
        <w:widowControl w:val="0"/>
        <w:spacing w:after="120" w:line="240" w:lineRule="auto"/>
        <w:jc w:val="both"/>
        <w:rPr>
          <w:sz w:val="20"/>
          <w:szCs w:val="20"/>
          <w:lang w:val="en-GB"/>
        </w:rPr>
      </w:pPr>
      <w:r w:rsidRPr="00FF0ACC">
        <w:rPr>
          <w:sz w:val="20"/>
          <w:szCs w:val="20"/>
          <w:lang w:val="en-GB"/>
        </w:rPr>
        <w:t xml:space="preserve">When a </w:t>
      </w:r>
      <w:proofErr w:type="spellStart"/>
      <w:r w:rsidR="00DA697E" w:rsidRPr="00FF0ACC">
        <w:rPr>
          <w:b/>
          <w:bCs/>
          <w:sz w:val="20"/>
          <w:szCs w:val="20"/>
          <w:lang w:val="en-GB"/>
        </w:rPr>
        <w:t>NavwarnPart</w:t>
      </w:r>
      <w:proofErr w:type="spellEnd"/>
      <w:r w:rsidRPr="00FF0ACC">
        <w:rPr>
          <w:sz w:val="20"/>
          <w:szCs w:val="20"/>
          <w:lang w:val="en-GB"/>
        </w:rPr>
        <w:t xml:space="preserve"> is not portrayed,</w:t>
      </w:r>
      <w:r w:rsidR="00404A3A" w:rsidRPr="00FF0ACC">
        <w:rPr>
          <w:sz w:val="20"/>
          <w:szCs w:val="20"/>
          <w:lang w:val="en-GB"/>
        </w:rPr>
        <w:t xml:space="preserve"> such as when user selections mark it not to be visualized,</w:t>
      </w:r>
      <w:r w:rsidRPr="00FF0ACC">
        <w:rPr>
          <w:sz w:val="20"/>
          <w:szCs w:val="20"/>
          <w:lang w:val="en-GB"/>
        </w:rPr>
        <w:t xml:space="preserve"> any associated </w:t>
      </w:r>
      <w:proofErr w:type="spellStart"/>
      <w:r w:rsidRPr="00FF0ACC">
        <w:rPr>
          <w:b/>
          <w:bCs/>
          <w:sz w:val="20"/>
          <w:szCs w:val="20"/>
          <w:lang w:val="en-GB"/>
        </w:rPr>
        <w:t>TextPlacement</w:t>
      </w:r>
      <w:proofErr w:type="spellEnd"/>
      <w:r w:rsidRPr="00FF0ACC">
        <w:rPr>
          <w:sz w:val="20"/>
          <w:szCs w:val="20"/>
          <w:lang w:val="en-GB"/>
        </w:rPr>
        <w:t xml:space="preserve"> features must also not be portrayed.</w:t>
      </w:r>
    </w:p>
    <w:p w14:paraId="7DC9CC24" w14:textId="77777777" w:rsidR="00620EFC" w:rsidRPr="00FF0ACC" w:rsidRDefault="00620EFC" w:rsidP="007844B1">
      <w:pPr>
        <w:widowControl w:val="0"/>
        <w:spacing w:after="120" w:line="240" w:lineRule="auto"/>
        <w:jc w:val="both"/>
        <w:rPr>
          <w:sz w:val="20"/>
          <w:szCs w:val="20"/>
          <w:lang w:val="en-GB"/>
        </w:rPr>
      </w:pPr>
    </w:p>
    <w:p w14:paraId="41A96E66" w14:textId="77777777" w:rsidR="00620EFC" w:rsidRPr="00FF0ACC" w:rsidRDefault="00620EFC" w:rsidP="00BA02FD">
      <w:pPr>
        <w:pStyle w:val="Heading1"/>
        <w:tabs>
          <w:tab w:val="clear" w:pos="0"/>
          <w:tab w:val="num" w:pos="567"/>
        </w:tabs>
        <w:spacing w:before="120" w:after="200" w:line="240" w:lineRule="auto"/>
        <w:ind w:left="567" w:hanging="567"/>
        <w:rPr>
          <w:szCs w:val="24"/>
          <w:lang w:val="en-GB"/>
        </w:rPr>
      </w:pPr>
      <w:bookmarkStart w:id="430" w:name="_Toc422820152"/>
      <w:bookmarkStart w:id="431" w:name="_Ref482037516"/>
      <w:bookmarkStart w:id="432" w:name="_Toc482116443"/>
      <w:bookmarkStart w:id="433" w:name="_Ref12456897"/>
      <w:bookmarkStart w:id="434" w:name="_Toc127878589"/>
      <w:bookmarkStart w:id="435" w:name="_Toc182149133"/>
      <w:r w:rsidRPr="00FF0ACC">
        <w:rPr>
          <w:szCs w:val="24"/>
          <w:lang w:val="en-GB"/>
        </w:rPr>
        <w:t>Metadata</w:t>
      </w:r>
      <w:bookmarkEnd w:id="430"/>
      <w:bookmarkEnd w:id="431"/>
      <w:bookmarkEnd w:id="432"/>
      <w:bookmarkEnd w:id="433"/>
      <w:bookmarkEnd w:id="434"/>
      <w:bookmarkEnd w:id="435"/>
    </w:p>
    <w:p w14:paraId="1BFD197F" w14:textId="77777777" w:rsidR="00620EFC" w:rsidRPr="00FF0ACC" w:rsidRDefault="00620EFC" w:rsidP="00BA02FD">
      <w:pPr>
        <w:pStyle w:val="Heading2"/>
        <w:tabs>
          <w:tab w:val="clear" w:pos="0"/>
          <w:tab w:val="num" w:pos="709"/>
        </w:tabs>
        <w:spacing w:before="120" w:after="200" w:line="240" w:lineRule="auto"/>
        <w:ind w:left="709" w:hanging="709"/>
        <w:rPr>
          <w:lang w:val="en-GB"/>
        </w:rPr>
      </w:pPr>
      <w:bookmarkStart w:id="436" w:name="_Toc422820153"/>
      <w:bookmarkStart w:id="437" w:name="_Toc482116444"/>
      <w:bookmarkStart w:id="438" w:name="_Toc127878590"/>
      <w:bookmarkStart w:id="439" w:name="_Toc182149134"/>
      <w:r w:rsidRPr="00FF0ACC">
        <w:rPr>
          <w:lang w:val="en-GB"/>
        </w:rPr>
        <w:t>Introduction</w:t>
      </w:r>
      <w:bookmarkEnd w:id="436"/>
      <w:bookmarkEnd w:id="437"/>
      <w:bookmarkEnd w:id="438"/>
      <w:bookmarkEnd w:id="439"/>
    </w:p>
    <w:p w14:paraId="57C7D9D4" w14:textId="09ADAEFC" w:rsidR="00620EFC" w:rsidRPr="00FF0ACC" w:rsidRDefault="00620EFC" w:rsidP="0072624A">
      <w:pPr>
        <w:spacing w:after="120" w:line="240" w:lineRule="auto"/>
        <w:jc w:val="both"/>
        <w:rPr>
          <w:sz w:val="20"/>
          <w:szCs w:val="20"/>
          <w:lang w:val="en-GB"/>
        </w:rPr>
      </w:pPr>
      <w:r w:rsidRPr="00FF0ACC">
        <w:rPr>
          <w:sz w:val="20"/>
          <w:szCs w:val="20"/>
          <w:lang w:val="en-GB"/>
        </w:rPr>
        <w:t xml:space="preserve">The S-124 metadata description is a subset of the metadata described in S-100 Part 17, which is a profile of the ISO 19115 standard. The S-124 metadata model restricts the S-100 metadata model to its core elements; S100_ExchangeCatalogue, S100_DatasetDiscoveryMetadata, S100_CatalogueDiscoveryMetadata and S100_SupportFileDiscoveryMetadata. Moreover, the  S100_DatasetDiscoveryMetadata is further restricted to remove attributes that are not relevant to a </w:t>
      </w:r>
      <w:r w:rsidR="0002240F" w:rsidRPr="00FF0ACC">
        <w:rPr>
          <w:sz w:val="20"/>
          <w:szCs w:val="20"/>
          <w:lang w:val="en-GB"/>
        </w:rPr>
        <w:t>N</w:t>
      </w:r>
      <w:r w:rsidRPr="00FF0ACC">
        <w:rPr>
          <w:sz w:val="20"/>
          <w:szCs w:val="20"/>
          <w:lang w:val="en-GB"/>
        </w:rPr>
        <w:t xml:space="preserve">avigational </w:t>
      </w:r>
      <w:r w:rsidR="0002240F" w:rsidRPr="00FF0ACC">
        <w:rPr>
          <w:sz w:val="20"/>
          <w:szCs w:val="20"/>
          <w:lang w:val="en-GB"/>
        </w:rPr>
        <w:t>W</w:t>
      </w:r>
      <w:r w:rsidRPr="00FF0ACC">
        <w:rPr>
          <w:sz w:val="20"/>
          <w:szCs w:val="20"/>
          <w:lang w:val="en-GB"/>
        </w:rPr>
        <w:t>arning service. Figure 13-1 below shows the details of the S-124 metadata model and the details are further explained in the tables in the subsequent sections.</w:t>
      </w:r>
    </w:p>
    <w:p w14:paraId="4F6667B7" w14:textId="2C093B76" w:rsidR="00620EFC" w:rsidRPr="00FF0ACC" w:rsidRDefault="004660C6" w:rsidP="006E268D">
      <w:pPr>
        <w:keepNext/>
        <w:spacing w:before="240" w:after="120" w:line="240" w:lineRule="auto"/>
        <w:jc w:val="center"/>
        <w:rPr>
          <w:b/>
          <w:bCs/>
          <w:color w:val="1F3864"/>
          <w:sz w:val="18"/>
          <w:szCs w:val="18"/>
          <w:lang w:val="en-GB"/>
        </w:rPr>
      </w:pPr>
      <w:r w:rsidRPr="00A32CFF">
        <w:rPr>
          <w:noProof/>
          <w:sz w:val="22"/>
          <w:szCs w:val="22"/>
          <w:lang w:val="en-GB"/>
        </w:rPr>
        <w:lastRenderedPageBreak/>
        <w:drawing>
          <wp:anchor distT="0" distB="0" distL="114300" distR="114300" simplePos="0" relativeHeight="251660288" behindDoc="0" locked="0" layoutInCell="1" allowOverlap="1" wp14:anchorId="3F95648E" wp14:editId="351D5B25">
            <wp:simplePos x="914400" y="3416060"/>
            <wp:positionH relativeFrom="column">
              <wp:align>center</wp:align>
            </wp:positionH>
            <wp:positionV relativeFrom="paragraph">
              <wp:posOffset>0</wp:posOffset>
            </wp:positionV>
            <wp:extent cx="6217200" cy="5158800"/>
            <wp:effectExtent l="0" t="0" r="0" b="3810"/>
            <wp:wrapTopAndBottom/>
            <wp:docPr id="545913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7200" cy="515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EFC" w:rsidRPr="00FF0ACC">
        <w:rPr>
          <w:b/>
          <w:bCs/>
          <w:sz w:val="18"/>
          <w:szCs w:val="18"/>
          <w:lang w:val="en-GB"/>
        </w:rPr>
        <w:t xml:space="preserve">Figure </w:t>
      </w:r>
      <w:ins w:id="440" w:author="Eivind Mong" w:date="2025-05-29T11:19:00Z" w16du:dateUtc="2025-05-29T15:19:00Z">
        <w:r w:rsidR="00741D69">
          <w:rPr>
            <w:b/>
            <w:bCs/>
            <w:sz w:val="18"/>
            <w:szCs w:val="18"/>
            <w:lang w:val="en-GB"/>
          </w:rPr>
          <w:fldChar w:fldCharType="begin"/>
        </w:r>
        <w:r w:rsidR="00741D69">
          <w:rPr>
            <w:b/>
            <w:bCs/>
            <w:sz w:val="18"/>
            <w:szCs w:val="18"/>
            <w:lang w:val="en-GB"/>
          </w:rPr>
          <w:instrText xml:space="preserve"> STYLEREF 1 \s </w:instrText>
        </w:r>
      </w:ins>
      <w:r w:rsidR="00741D69">
        <w:rPr>
          <w:b/>
          <w:bCs/>
          <w:sz w:val="18"/>
          <w:szCs w:val="18"/>
          <w:lang w:val="en-GB"/>
        </w:rPr>
        <w:fldChar w:fldCharType="separate"/>
      </w:r>
      <w:r w:rsidR="00741D69">
        <w:rPr>
          <w:b/>
          <w:bCs/>
          <w:noProof/>
          <w:sz w:val="18"/>
          <w:szCs w:val="18"/>
          <w:lang w:val="en-GB"/>
        </w:rPr>
        <w:t>12</w:t>
      </w:r>
      <w:ins w:id="441" w:author="Eivind Mong" w:date="2025-05-29T11:19:00Z" w16du:dateUtc="2025-05-29T15:19:00Z">
        <w:r w:rsidR="00741D69">
          <w:rPr>
            <w:b/>
            <w:bCs/>
            <w:sz w:val="18"/>
            <w:szCs w:val="18"/>
            <w:lang w:val="en-GB"/>
          </w:rPr>
          <w:fldChar w:fldCharType="end"/>
        </w:r>
        <w:r w:rsidR="00741D69">
          <w:rPr>
            <w:b/>
            <w:bCs/>
            <w:sz w:val="18"/>
            <w:szCs w:val="18"/>
            <w:lang w:val="en-GB"/>
          </w:rPr>
          <w:noBreakHyphen/>
        </w:r>
        <w:r w:rsidR="00741D69">
          <w:rPr>
            <w:b/>
            <w:bCs/>
            <w:sz w:val="18"/>
            <w:szCs w:val="18"/>
            <w:lang w:val="en-GB"/>
          </w:rPr>
          <w:fldChar w:fldCharType="begin"/>
        </w:r>
        <w:r w:rsidR="00741D69">
          <w:rPr>
            <w:b/>
            <w:bCs/>
            <w:sz w:val="18"/>
            <w:szCs w:val="18"/>
            <w:lang w:val="en-GB"/>
          </w:rPr>
          <w:instrText xml:space="preserve"> SEQ Figure \* ARABIC \s 1 </w:instrText>
        </w:r>
      </w:ins>
      <w:r w:rsidR="00741D69">
        <w:rPr>
          <w:b/>
          <w:bCs/>
          <w:sz w:val="18"/>
          <w:szCs w:val="18"/>
          <w:lang w:val="en-GB"/>
        </w:rPr>
        <w:fldChar w:fldCharType="separate"/>
      </w:r>
      <w:ins w:id="442" w:author="Eivind Mong" w:date="2025-05-29T11:19:00Z" w16du:dateUtc="2025-05-29T15:19:00Z">
        <w:r w:rsidR="00741D69">
          <w:rPr>
            <w:b/>
            <w:bCs/>
            <w:noProof/>
            <w:sz w:val="18"/>
            <w:szCs w:val="18"/>
            <w:lang w:val="en-GB"/>
          </w:rPr>
          <w:t>1</w:t>
        </w:r>
        <w:r w:rsidR="00741D69">
          <w:rPr>
            <w:b/>
            <w:bCs/>
            <w:sz w:val="18"/>
            <w:szCs w:val="18"/>
            <w:lang w:val="en-GB"/>
          </w:rPr>
          <w:fldChar w:fldCharType="end"/>
        </w:r>
      </w:ins>
      <w:del w:id="443" w:author="Eivind Mong" w:date="2025-05-29T11:19:00Z" w16du:dateUtc="2025-05-29T15:19:00Z">
        <w:r w:rsidR="00620EFC" w:rsidRPr="00FF0ACC" w:rsidDel="00741D69">
          <w:rPr>
            <w:b/>
            <w:bCs/>
            <w:sz w:val="18"/>
            <w:szCs w:val="18"/>
            <w:lang w:val="en-GB"/>
          </w:rPr>
          <w:fldChar w:fldCharType="begin"/>
        </w:r>
        <w:r w:rsidR="00620EFC" w:rsidRPr="00FF0ACC" w:rsidDel="00741D69">
          <w:rPr>
            <w:b/>
            <w:bCs/>
            <w:sz w:val="18"/>
            <w:szCs w:val="18"/>
            <w:lang w:val="en-GB"/>
          </w:rPr>
          <w:delInstrText xml:space="preserve"> STYLEREF 1 \s </w:delInstrText>
        </w:r>
        <w:r w:rsidR="00620EFC" w:rsidRPr="00FF0ACC" w:rsidDel="00741D69">
          <w:rPr>
            <w:b/>
            <w:bCs/>
            <w:sz w:val="18"/>
            <w:szCs w:val="18"/>
            <w:lang w:val="en-GB"/>
          </w:rPr>
          <w:fldChar w:fldCharType="separate"/>
        </w:r>
        <w:r w:rsidR="00A17603" w:rsidDel="00741D69">
          <w:rPr>
            <w:b/>
            <w:bCs/>
            <w:noProof/>
            <w:sz w:val="18"/>
            <w:szCs w:val="18"/>
            <w:lang w:val="en-GB"/>
          </w:rPr>
          <w:delText>12</w:delText>
        </w:r>
        <w:r w:rsidR="00620EFC" w:rsidRPr="00FF0ACC" w:rsidDel="00741D69">
          <w:rPr>
            <w:b/>
            <w:bCs/>
            <w:sz w:val="18"/>
            <w:szCs w:val="18"/>
            <w:lang w:val="en-GB"/>
          </w:rPr>
          <w:fldChar w:fldCharType="end"/>
        </w:r>
        <w:r w:rsidR="00620EFC" w:rsidRPr="00FF0ACC" w:rsidDel="00741D69">
          <w:rPr>
            <w:b/>
            <w:bCs/>
            <w:sz w:val="18"/>
            <w:szCs w:val="18"/>
            <w:lang w:val="en-GB"/>
          </w:rPr>
          <w:noBreakHyphen/>
        </w:r>
        <w:r w:rsidR="00620EFC" w:rsidRPr="00FF0ACC" w:rsidDel="00741D69">
          <w:rPr>
            <w:b/>
            <w:bCs/>
            <w:sz w:val="18"/>
            <w:szCs w:val="18"/>
            <w:lang w:val="en-GB"/>
          </w:rPr>
          <w:fldChar w:fldCharType="begin"/>
        </w:r>
        <w:r w:rsidR="00620EFC" w:rsidRPr="00FF0ACC" w:rsidDel="00741D69">
          <w:rPr>
            <w:b/>
            <w:bCs/>
            <w:sz w:val="18"/>
            <w:szCs w:val="18"/>
            <w:lang w:val="en-GB"/>
          </w:rPr>
          <w:delInstrText xml:space="preserve"> SEQ Figure \* ARABIC \s 1 </w:delInstrText>
        </w:r>
        <w:r w:rsidR="00620EFC" w:rsidRPr="00FF0ACC" w:rsidDel="00741D69">
          <w:rPr>
            <w:b/>
            <w:bCs/>
            <w:sz w:val="18"/>
            <w:szCs w:val="18"/>
            <w:lang w:val="en-GB"/>
          </w:rPr>
          <w:fldChar w:fldCharType="separate"/>
        </w:r>
        <w:r w:rsidR="00A17603" w:rsidDel="00741D69">
          <w:rPr>
            <w:b/>
            <w:bCs/>
            <w:noProof/>
            <w:sz w:val="18"/>
            <w:szCs w:val="18"/>
            <w:lang w:val="en-GB"/>
          </w:rPr>
          <w:delText>1</w:delText>
        </w:r>
        <w:r w:rsidR="00620EFC" w:rsidRPr="00FF0ACC" w:rsidDel="00741D69">
          <w:rPr>
            <w:b/>
            <w:bCs/>
            <w:sz w:val="18"/>
            <w:szCs w:val="18"/>
            <w:lang w:val="en-GB"/>
          </w:rPr>
          <w:fldChar w:fldCharType="end"/>
        </w:r>
      </w:del>
      <w:r w:rsidR="00620EFC" w:rsidRPr="00FF0ACC">
        <w:rPr>
          <w:b/>
          <w:bCs/>
          <w:sz w:val="18"/>
          <w:szCs w:val="18"/>
          <w:lang w:val="en-GB"/>
        </w:rPr>
        <w:t xml:space="preserve"> – Overview of S-124 discovery metadata</w:t>
      </w:r>
    </w:p>
    <w:p w14:paraId="26A5B49E" w14:textId="77777777" w:rsidR="00620EFC" w:rsidRPr="00FF0ACC" w:rsidRDefault="00620EFC" w:rsidP="006B67F9">
      <w:pPr>
        <w:spacing w:after="120" w:line="240" w:lineRule="auto"/>
        <w:jc w:val="both"/>
        <w:rPr>
          <w:color w:val="auto"/>
          <w:sz w:val="20"/>
          <w:szCs w:val="20"/>
          <w:lang w:val="en-GB"/>
        </w:rPr>
      </w:pPr>
    </w:p>
    <w:p w14:paraId="3E0EE2C5" w14:textId="77777777" w:rsidR="00620EFC" w:rsidRPr="00FF0ACC" w:rsidRDefault="00620EFC" w:rsidP="00A54F3C">
      <w:pPr>
        <w:pStyle w:val="Heading2"/>
        <w:tabs>
          <w:tab w:val="clear" w:pos="0"/>
          <w:tab w:val="num" w:pos="709"/>
        </w:tabs>
        <w:spacing w:before="120" w:after="200" w:line="240" w:lineRule="auto"/>
        <w:ind w:left="709" w:hanging="709"/>
        <w:rPr>
          <w:lang w:val="en-GB"/>
        </w:rPr>
      </w:pPr>
      <w:bookmarkStart w:id="444" w:name="_Toc12457407"/>
      <w:bookmarkStart w:id="445" w:name="_Toc12457408"/>
      <w:bookmarkStart w:id="446" w:name="_Toc12457409"/>
      <w:bookmarkStart w:id="447" w:name="_Toc12457410"/>
      <w:bookmarkStart w:id="448" w:name="_Toc12457411"/>
      <w:bookmarkStart w:id="449" w:name="_Toc12457578"/>
      <w:bookmarkStart w:id="450" w:name="_Toc12457579"/>
      <w:bookmarkStart w:id="451" w:name="_Toc12457580"/>
      <w:bookmarkStart w:id="452" w:name="_Toc12457582"/>
      <w:bookmarkStart w:id="453" w:name="_Toc12457583"/>
      <w:bookmarkStart w:id="454" w:name="_Toc12457671"/>
      <w:bookmarkStart w:id="455" w:name="_Toc12457672"/>
      <w:bookmarkStart w:id="456" w:name="_Toc12457673"/>
      <w:bookmarkStart w:id="457" w:name="_Toc12457674"/>
      <w:bookmarkStart w:id="458" w:name="_Toc12457675"/>
      <w:bookmarkStart w:id="459" w:name="_Toc12457676"/>
      <w:bookmarkStart w:id="460" w:name="_Toc527551194"/>
      <w:bookmarkStart w:id="461" w:name="_Toc527551374"/>
      <w:bookmarkStart w:id="462" w:name="_Toc527551494"/>
      <w:bookmarkStart w:id="463" w:name="_Toc527551195"/>
      <w:bookmarkStart w:id="464" w:name="_Toc527551375"/>
      <w:bookmarkStart w:id="465" w:name="_Toc527551495"/>
      <w:bookmarkStart w:id="466" w:name="_Toc481684062"/>
      <w:bookmarkStart w:id="467" w:name="_Toc12457677"/>
      <w:bookmarkStart w:id="468" w:name="_Toc12457678"/>
      <w:bookmarkStart w:id="469" w:name="_Toc12457679"/>
      <w:bookmarkStart w:id="470" w:name="_Ref522601831"/>
      <w:bookmarkStart w:id="471" w:name="_Toc522669156"/>
      <w:bookmarkStart w:id="472" w:name="_Toc127878591"/>
      <w:bookmarkStart w:id="473" w:name="_Toc182149135"/>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sidRPr="00FF0ACC">
        <w:rPr>
          <w:lang w:val="en-GB"/>
        </w:rPr>
        <w:t>Exchange Set Catalogue and Dataset metadata</w:t>
      </w:r>
      <w:bookmarkEnd w:id="470"/>
      <w:bookmarkEnd w:id="471"/>
      <w:bookmarkEnd w:id="472"/>
      <w:bookmarkEnd w:id="473"/>
    </w:p>
    <w:p w14:paraId="5C1E8372" w14:textId="77777777" w:rsidR="00620EFC" w:rsidRPr="00FF0ACC" w:rsidRDefault="00620EFC" w:rsidP="00A54F3C">
      <w:pPr>
        <w:spacing w:after="120" w:line="240" w:lineRule="auto"/>
        <w:jc w:val="both"/>
        <w:rPr>
          <w:sz w:val="20"/>
          <w:szCs w:val="20"/>
          <w:lang w:val="en-GB"/>
        </w:rPr>
      </w:pPr>
      <w:r w:rsidRPr="00FF0ACC">
        <w:rPr>
          <w:sz w:val="20"/>
          <w:szCs w:val="20"/>
          <w:lang w:val="en-GB"/>
        </w:rPr>
        <w:t xml:space="preserve">The tables in this section provide a detailed textual description of the encoding of the S-124 Exchange Set Catalogue. </w:t>
      </w:r>
    </w:p>
    <w:p w14:paraId="7ED714E0" w14:textId="67B40C46" w:rsidR="00620EFC" w:rsidRPr="00FF0ACC" w:rsidRDefault="00620EFC" w:rsidP="00A54F3C">
      <w:pPr>
        <w:spacing w:after="120" w:line="240" w:lineRule="auto"/>
        <w:jc w:val="both"/>
        <w:rPr>
          <w:sz w:val="20"/>
          <w:szCs w:val="20"/>
          <w:lang w:val="en-GB"/>
        </w:rPr>
      </w:pPr>
      <w:r w:rsidRPr="00FF0ACC">
        <w:rPr>
          <w:sz w:val="20"/>
          <w:szCs w:val="20"/>
          <w:u w:val="single"/>
          <w:lang w:val="en-GB"/>
        </w:rPr>
        <w:t>S100_ExchangeCatalogue</w:t>
      </w:r>
      <w:r w:rsidRPr="00FF0ACC">
        <w:rPr>
          <w:sz w:val="20"/>
          <w:szCs w:val="20"/>
          <w:lang w:val="en-GB"/>
        </w:rPr>
        <w:t xml:space="preserve"> </w:t>
      </w:r>
      <w:r w:rsidR="00C22517" w:rsidRPr="00FF0ACC">
        <w:rPr>
          <w:sz w:val="20"/>
          <w:szCs w:val="20"/>
          <w:lang w:val="en-GB"/>
        </w:rPr>
        <w:t>–</w:t>
      </w:r>
      <w:r w:rsidRPr="00FF0ACC">
        <w:rPr>
          <w:sz w:val="20"/>
          <w:szCs w:val="20"/>
          <w:lang w:val="en-GB"/>
        </w:rPr>
        <w:t xml:space="preserve"> Exchange </w:t>
      </w:r>
      <w:r w:rsidR="00B41E1D" w:rsidRPr="00FF0ACC">
        <w:rPr>
          <w:sz w:val="20"/>
          <w:szCs w:val="20"/>
          <w:lang w:val="en-GB"/>
        </w:rPr>
        <w:t>S</w:t>
      </w:r>
      <w:r w:rsidRPr="00FF0ACC">
        <w:rPr>
          <w:sz w:val="20"/>
          <w:szCs w:val="20"/>
          <w:lang w:val="en-GB"/>
        </w:rPr>
        <w:t xml:space="preserve">et metadata contains metadata about the contents of the </w:t>
      </w:r>
      <w:r w:rsidR="00B41E1D" w:rsidRPr="00FF0ACC">
        <w:rPr>
          <w:sz w:val="20"/>
          <w:szCs w:val="20"/>
          <w:lang w:val="en-GB"/>
        </w:rPr>
        <w:t>E</w:t>
      </w:r>
      <w:r w:rsidRPr="00FF0ACC">
        <w:rPr>
          <w:sz w:val="20"/>
          <w:szCs w:val="20"/>
          <w:lang w:val="en-GB"/>
        </w:rPr>
        <w:t xml:space="preserve">xchange </w:t>
      </w:r>
      <w:r w:rsidR="00B41E1D" w:rsidRPr="00FF0ACC">
        <w:rPr>
          <w:sz w:val="20"/>
          <w:szCs w:val="20"/>
          <w:lang w:val="en-GB"/>
        </w:rPr>
        <w:t>S</w:t>
      </w:r>
      <w:r w:rsidRPr="00FF0ACC">
        <w:rPr>
          <w:sz w:val="20"/>
          <w:szCs w:val="20"/>
          <w:lang w:val="en-GB"/>
        </w:rPr>
        <w:t>et and metadata about the data distributor.</w:t>
      </w:r>
    </w:p>
    <w:p w14:paraId="313F0033" w14:textId="244DC089" w:rsidR="00620EFC" w:rsidRPr="00FF0ACC" w:rsidRDefault="00620EFC" w:rsidP="00A54F3C">
      <w:pPr>
        <w:spacing w:after="120" w:line="240" w:lineRule="auto"/>
        <w:jc w:val="both"/>
        <w:rPr>
          <w:sz w:val="20"/>
          <w:szCs w:val="20"/>
          <w:lang w:val="en-GB"/>
        </w:rPr>
      </w:pPr>
      <w:r w:rsidRPr="00FF0ACC">
        <w:rPr>
          <w:sz w:val="20"/>
          <w:szCs w:val="20"/>
          <w:u w:val="single"/>
          <w:lang w:val="en-GB"/>
        </w:rPr>
        <w:t>S100_DatasetDiscoveryMetadata</w:t>
      </w:r>
      <w:r w:rsidRPr="00FF0ACC">
        <w:rPr>
          <w:sz w:val="20"/>
          <w:szCs w:val="20"/>
          <w:lang w:val="en-GB"/>
        </w:rPr>
        <w:t xml:space="preserve"> </w:t>
      </w:r>
      <w:r w:rsidR="00C22517" w:rsidRPr="00FF0ACC">
        <w:rPr>
          <w:sz w:val="20"/>
          <w:szCs w:val="20"/>
          <w:lang w:val="en-GB"/>
        </w:rPr>
        <w:t>–</w:t>
      </w:r>
      <w:r w:rsidRPr="00FF0ACC">
        <w:rPr>
          <w:sz w:val="20"/>
          <w:szCs w:val="20"/>
          <w:lang w:val="en-GB"/>
        </w:rPr>
        <w:t xml:space="preserve"> Dataset metadata describe information about a dataset. It facilitates the management and exploitation of data and is an important requirement for understanding the characteristics of a dataset. Discovery metadata can help users determine whether a product or service is fit for purpose and from where these have been obtained.</w:t>
      </w:r>
    </w:p>
    <w:p w14:paraId="29E2CBE2" w14:textId="77777777" w:rsidR="00620EFC" w:rsidRPr="00FF0ACC" w:rsidRDefault="00620EFC" w:rsidP="00A54F3C">
      <w:pPr>
        <w:spacing w:after="120" w:line="240" w:lineRule="auto"/>
        <w:jc w:val="both"/>
        <w:rPr>
          <w:sz w:val="20"/>
          <w:szCs w:val="20"/>
          <w:lang w:val="en-GB"/>
        </w:rPr>
      </w:pPr>
      <w:r w:rsidRPr="00FF0ACC">
        <w:rPr>
          <w:sz w:val="20"/>
          <w:szCs w:val="20"/>
          <w:u w:val="single"/>
          <w:lang w:val="en-GB"/>
        </w:rPr>
        <w:t>S100_CatalogueDiscoveryMetadata</w:t>
      </w:r>
      <w:r w:rsidRPr="00FF0ACC">
        <w:rPr>
          <w:sz w:val="20"/>
          <w:szCs w:val="20"/>
          <w:lang w:val="en-GB"/>
        </w:rPr>
        <w:t xml:space="preserve"> – Catalogue metadata assists in distributing feature and portrayal catalogues for the proper reading and portrayal of S-124 datasets.</w:t>
      </w:r>
    </w:p>
    <w:p w14:paraId="562DA39A" w14:textId="77777777" w:rsidR="00D24E3B" w:rsidRDefault="00620EFC" w:rsidP="00A54F3C">
      <w:pPr>
        <w:spacing w:after="120" w:line="240" w:lineRule="auto"/>
        <w:jc w:val="both"/>
        <w:rPr>
          <w:ins w:id="474" w:author="Jeff Wootton" w:date="2025-05-30T08:33:00Z" w16du:dateUtc="2025-05-30T06:33:00Z"/>
          <w:sz w:val="20"/>
          <w:szCs w:val="20"/>
          <w:lang w:val="en-GB"/>
        </w:rPr>
      </w:pPr>
      <w:r w:rsidRPr="00FF0ACC">
        <w:rPr>
          <w:sz w:val="20"/>
          <w:szCs w:val="20"/>
          <w:u w:val="single"/>
          <w:lang w:val="en-GB"/>
        </w:rPr>
        <w:t>S100_SupportFileDiscoveryMetadata</w:t>
      </w:r>
      <w:r w:rsidRPr="00FF0ACC">
        <w:rPr>
          <w:sz w:val="20"/>
          <w:szCs w:val="20"/>
          <w:lang w:val="en-GB"/>
        </w:rPr>
        <w:t xml:space="preserve"> </w:t>
      </w:r>
      <w:r w:rsidR="00C22517" w:rsidRPr="00FF0ACC">
        <w:rPr>
          <w:sz w:val="20"/>
          <w:szCs w:val="20"/>
          <w:lang w:val="en-GB"/>
        </w:rPr>
        <w:t>–</w:t>
      </w:r>
      <w:r w:rsidRPr="00FF0ACC">
        <w:rPr>
          <w:sz w:val="20"/>
          <w:szCs w:val="20"/>
          <w:lang w:val="en-GB"/>
        </w:rPr>
        <w:t xml:space="preserve"> Support file metadata describe information about a data resource. It facilitates the management and exploitation of data and is an important requirement for understanding the characteristics of a data resource. In S-124 only language packs are considered support files</w:t>
      </w:r>
      <w:r w:rsidR="00C22517" w:rsidRPr="00FF0ACC">
        <w:rPr>
          <w:sz w:val="20"/>
          <w:szCs w:val="20"/>
          <w:lang w:val="en-GB"/>
        </w:rPr>
        <w:t>.</w:t>
      </w:r>
    </w:p>
    <w:p w14:paraId="19C96CBF" w14:textId="77777777" w:rsidR="00A37D75" w:rsidRPr="00FF0ACC" w:rsidRDefault="00A37D75" w:rsidP="00A37D75">
      <w:pPr>
        <w:suppressAutoHyphens w:val="0"/>
        <w:spacing w:after="240" w:line="240" w:lineRule="auto"/>
        <w:jc w:val="both"/>
        <w:rPr>
          <w:ins w:id="475" w:author="Jeff Wootton" w:date="2025-05-30T08:34:00Z" w16du:dateUtc="2025-05-30T06:34:00Z"/>
          <w:rFonts w:eastAsia="MS Mincho" w:cs="Times New Roman"/>
          <w:color w:val="auto"/>
          <w:sz w:val="20"/>
          <w:szCs w:val="20"/>
          <w:lang w:val="en-GB" w:eastAsia="ja-JP"/>
        </w:rPr>
      </w:pPr>
    </w:p>
    <w:p w14:paraId="5F5DA171" w14:textId="77777777" w:rsidR="00A37D75" w:rsidRPr="00FF0ACC" w:rsidRDefault="00A37D75" w:rsidP="00A37D75">
      <w:pPr>
        <w:suppressAutoHyphens w:val="0"/>
        <w:spacing w:after="240" w:line="240" w:lineRule="auto"/>
        <w:jc w:val="both"/>
        <w:rPr>
          <w:ins w:id="476" w:author="Jeff Wootton" w:date="2025-05-30T08:34:00Z" w16du:dateUtc="2025-05-30T06:34:00Z"/>
          <w:rFonts w:eastAsia="MS Mincho" w:cs="Times New Roman"/>
          <w:color w:val="auto"/>
          <w:sz w:val="20"/>
          <w:szCs w:val="20"/>
          <w:lang w:val="en-GB" w:eastAsia="ja-JP"/>
        </w:rPr>
      </w:pPr>
    </w:p>
    <w:p w14:paraId="260765E3" w14:textId="77777777" w:rsidR="00A37D75" w:rsidRPr="00FF0ACC" w:rsidRDefault="00A37D75" w:rsidP="00A37D75">
      <w:pPr>
        <w:suppressAutoHyphens w:val="0"/>
        <w:spacing w:after="240" w:line="240" w:lineRule="auto"/>
        <w:jc w:val="both"/>
        <w:rPr>
          <w:ins w:id="477" w:author="Jeff Wootton" w:date="2025-05-30T08:34:00Z" w16du:dateUtc="2025-05-30T06:34:00Z"/>
          <w:rFonts w:eastAsia="MS Mincho" w:cs="Times New Roman"/>
          <w:color w:val="auto"/>
          <w:sz w:val="20"/>
          <w:szCs w:val="20"/>
          <w:lang w:val="en-GB" w:eastAsia="ja-JP"/>
        </w:rPr>
      </w:pPr>
    </w:p>
    <w:p w14:paraId="04DC7648" w14:textId="77777777" w:rsidR="00A37D75" w:rsidRPr="00FF0ACC" w:rsidRDefault="00A37D75" w:rsidP="00A37D75">
      <w:pPr>
        <w:suppressAutoHyphens w:val="0"/>
        <w:spacing w:after="240" w:line="240" w:lineRule="auto"/>
        <w:jc w:val="both"/>
        <w:rPr>
          <w:ins w:id="478" w:author="Jeff Wootton" w:date="2025-05-30T08:34:00Z" w16du:dateUtc="2025-05-30T06:34:00Z"/>
          <w:rFonts w:eastAsia="MS Mincho" w:cs="Times New Roman"/>
          <w:color w:val="auto"/>
          <w:sz w:val="20"/>
          <w:szCs w:val="20"/>
          <w:lang w:val="en-GB" w:eastAsia="ja-JP"/>
        </w:rPr>
      </w:pPr>
    </w:p>
    <w:p w14:paraId="18B26035" w14:textId="77777777" w:rsidR="00A37D75" w:rsidRPr="00FF0ACC" w:rsidRDefault="00A37D75" w:rsidP="00A37D75">
      <w:pPr>
        <w:suppressAutoHyphens w:val="0"/>
        <w:spacing w:after="240" w:line="240" w:lineRule="auto"/>
        <w:jc w:val="both"/>
        <w:rPr>
          <w:ins w:id="479" w:author="Jeff Wootton" w:date="2025-05-30T08:34:00Z" w16du:dateUtc="2025-05-30T06:34:00Z"/>
          <w:rFonts w:eastAsia="MS Mincho" w:cs="Times New Roman"/>
          <w:color w:val="auto"/>
          <w:sz w:val="20"/>
          <w:szCs w:val="20"/>
          <w:lang w:val="en-GB" w:eastAsia="ja-JP"/>
        </w:rPr>
      </w:pPr>
    </w:p>
    <w:p w14:paraId="0E217FA3" w14:textId="77777777" w:rsidR="00A37D75" w:rsidRPr="00FF0ACC" w:rsidRDefault="00A37D75" w:rsidP="00A37D75">
      <w:pPr>
        <w:suppressAutoHyphens w:val="0"/>
        <w:spacing w:after="240" w:line="240" w:lineRule="auto"/>
        <w:jc w:val="both"/>
        <w:rPr>
          <w:ins w:id="480" w:author="Jeff Wootton" w:date="2025-05-30T08:34:00Z" w16du:dateUtc="2025-05-30T06:34:00Z"/>
          <w:rFonts w:eastAsia="MS Mincho" w:cs="Times New Roman"/>
          <w:color w:val="auto"/>
          <w:sz w:val="20"/>
          <w:szCs w:val="20"/>
          <w:lang w:val="en-GB" w:eastAsia="ja-JP"/>
        </w:rPr>
      </w:pPr>
    </w:p>
    <w:p w14:paraId="362A5467" w14:textId="77777777" w:rsidR="00A37D75" w:rsidRPr="00FF0ACC" w:rsidRDefault="00A37D75" w:rsidP="00A37D75">
      <w:pPr>
        <w:suppressAutoHyphens w:val="0"/>
        <w:spacing w:after="240" w:line="240" w:lineRule="auto"/>
        <w:jc w:val="both"/>
        <w:rPr>
          <w:ins w:id="481" w:author="Jeff Wootton" w:date="2025-05-30T08:34:00Z" w16du:dateUtc="2025-05-30T06:34:00Z"/>
          <w:rFonts w:eastAsia="MS Mincho" w:cs="Times New Roman"/>
          <w:color w:val="auto"/>
          <w:sz w:val="20"/>
          <w:szCs w:val="20"/>
          <w:lang w:val="en-GB" w:eastAsia="ja-JP"/>
        </w:rPr>
      </w:pPr>
    </w:p>
    <w:p w14:paraId="10F4B223" w14:textId="77777777" w:rsidR="00A37D75" w:rsidRPr="00FF0ACC" w:rsidRDefault="00A37D75" w:rsidP="00A37D75">
      <w:pPr>
        <w:suppressAutoHyphens w:val="0"/>
        <w:spacing w:after="240" w:line="240" w:lineRule="auto"/>
        <w:jc w:val="both"/>
        <w:rPr>
          <w:ins w:id="482" w:author="Jeff Wootton" w:date="2025-05-30T08:34:00Z" w16du:dateUtc="2025-05-30T06:34:00Z"/>
          <w:rFonts w:eastAsia="MS Mincho" w:cs="Times New Roman"/>
          <w:color w:val="auto"/>
          <w:sz w:val="20"/>
          <w:szCs w:val="20"/>
          <w:lang w:val="en-GB" w:eastAsia="ja-JP"/>
        </w:rPr>
      </w:pPr>
    </w:p>
    <w:p w14:paraId="16629D78" w14:textId="77777777" w:rsidR="00A37D75" w:rsidRPr="00FF0ACC" w:rsidRDefault="00A37D75" w:rsidP="00A37D75">
      <w:pPr>
        <w:suppressAutoHyphens w:val="0"/>
        <w:spacing w:after="240" w:line="240" w:lineRule="auto"/>
        <w:jc w:val="both"/>
        <w:rPr>
          <w:ins w:id="483" w:author="Jeff Wootton" w:date="2025-05-30T08:34:00Z" w16du:dateUtc="2025-05-30T06:34:00Z"/>
          <w:rFonts w:eastAsia="MS Mincho" w:cs="Times New Roman"/>
          <w:color w:val="auto"/>
          <w:sz w:val="20"/>
          <w:szCs w:val="20"/>
          <w:lang w:val="en-GB" w:eastAsia="ja-JP"/>
        </w:rPr>
      </w:pPr>
    </w:p>
    <w:p w14:paraId="603FB346" w14:textId="77777777" w:rsidR="00A37D75" w:rsidRPr="00FF0ACC" w:rsidRDefault="00A37D75" w:rsidP="00A37D75">
      <w:pPr>
        <w:suppressAutoHyphens w:val="0"/>
        <w:spacing w:line="240" w:lineRule="auto"/>
        <w:jc w:val="both"/>
        <w:rPr>
          <w:ins w:id="484" w:author="Jeff Wootton" w:date="2025-05-30T08:34:00Z" w16du:dateUtc="2025-05-30T06:34:00Z"/>
          <w:rFonts w:eastAsia="MS Mincho" w:cs="Times New Roman"/>
          <w:color w:val="auto"/>
          <w:sz w:val="20"/>
          <w:szCs w:val="20"/>
          <w:lang w:val="en-GB" w:eastAsia="ja-JP"/>
        </w:rPr>
      </w:pPr>
    </w:p>
    <w:p w14:paraId="06CD647E" w14:textId="77777777" w:rsidR="00A37D75" w:rsidRPr="00FF0ACC" w:rsidRDefault="00A37D75" w:rsidP="00A37D75">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ins w:id="485" w:author="Jeff Wootton" w:date="2025-05-30T08:34:00Z" w16du:dateUtc="2025-05-30T06:34:00Z"/>
          <w:rFonts w:eastAsia="Times New Roman" w:cs="Times New Roman"/>
          <w:color w:val="auto"/>
          <w:sz w:val="22"/>
          <w:szCs w:val="20"/>
          <w:lang w:val="en-GB" w:eastAsia="en-GB"/>
        </w:rPr>
      </w:pPr>
      <w:ins w:id="486" w:author="Jeff Wootton" w:date="2025-05-30T08:34:00Z" w16du:dateUtc="2025-05-30T06:34:00Z">
        <w:r w:rsidRPr="00FF0ACC">
          <w:rPr>
            <w:rFonts w:eastAsia="Times New Roman" w:cs="Times New Roman"/>
            <w:color w:val="auto"/>
            <w:sz w:val="22"/>
            <w:szCs w:val="20"/>
            <w:lang w:val="en-GB" w:eastAsia="en-GB"/>
          </w:rPr>
          <w:tab/>
          <w:t>Page intentionally left blank</w:t>
        </w:r>
      </w:ins>
    </w:p>
    <w:p w14:paraId="1094E402" w14:textId="77777777" w:rsidR="00A37D75" w:rsidRPr="00FF0ACC" w:rsidRDefault="00A37D75" w:rsidP="00A37D75">
      <w:pPr>
        <w:suppressAutoHyphens w:val="0"/>
        <w:spacing w:line="240" w:lineRule="auto"/>
        <w:jc w:val="both"/>
        <w:rPr>
          <w:ins w:id="487" w:author="Jeff Wootton" w:date="2025-05-30T08:34:00Z" w16du:dateUtc="2025-05-30T06:34:00Z"/>
          <w:rFonts w:eastAsia="MS Mincho" w:cs="Times New Roman"/>
          <w:color w:val="auto"/>
          <w:sz w:val="20"/>
          <w:szCs w:val="20"/>
          <w:lang w:val="en-GB" w:eastAsia="ja-JP"/>
        </w:rPr>
      </w:pPr>
    </w:p>
    <w:p w14:paraId="4140297D" w14:textId="0AE8A498" w:rsidR="00F221F1" w:rsidRPr="00FF0ACC" w:rsidRDefault="00A37D75">
      <w:pPr>
        <w:suppressAutoHyphens w:val="0"/>
        <w:spacing w:line="240" w:lineRule="auto"/>
        <w:rPr>
          <w:sz w:val="20"/>
          <w:szCs w:val="20"/>
          <w:lang w:val="en-GB"/>
        </w:rPr>
        <w:sectPr w:rsidR="00F221F1" w:rsidRPr="00FF0ACC" w:rsidSect="008C69E5">
          <w:pgSz w:w="12240" w:h="15840"/>
          <w:pgMar w:top="1440" w:right="1440" w:bottom="1440" w:left="1440" w:header="720" w:footer="720" w:gutter="0"/>
          <w:pgNumType w:start="1"/>
          <w:cols w:space="720"/>
          <w:docGrid w:linePitch="360" w:charSpace="-6145"/>
        </w:sectPr>
        <w:pPrChange w:id="488" w:author="Jeff Wootton" w:date="2025-05-30T08:33:00Z" w16du:dateUtc="2025-05-30T06:33:00Z">
          <w:pPr>
            <w:spacing w:after="120" w:line="240" w:lineRule="auto"/>
            <w:jc w:val="both"/>
          </w:pPr>
        </w:pPrChange>
      </w:pPr>
      <w:ins w:id="489" w:author="Jeff Wootton" w:date="2025-05-30T08:33:00Z" w16du:dateUtc="2025-05-30T06:33:00Z">
        <w:r>
          <w:rPr>
            <w:sz w:val="20"/>
            <w:szCs w:val="20"/>
            <w:lang w:val="en-GB"/>
          </w:rPr>
          <w:br w:type="page"/>
        </w:r>
      </w:ins>
    </w:p>
    <w:p w14:paraId="733C8497" w14:textId="77777777" w:rsidR="00795B28" w:rsidRPr="00FF0ACC" w:rsidRDefault="00795B28" w:rsidP="00795B28">
      <w:pPr>
        <w:rPr>
          <w:color w:val="auto"/>
          <w:sz w:val="22"/>
          <w:szCs w:val="22"/>
          <w:lang w:val="en-GB"/>
        </w:rPr>
      </w:pPr>
    </w:p>
    <w:p w14:paraId="73B78D56" w14:textId="77777777" w:rsidR="00795B28" w:rsidRPr="00C363EC" w:rsidRDefault="00795B28" w:rsidP="00730396">
      <w:pPr>
        <w:pStyle w:val="Heading3"/>
        <w:tabs>
          <w:tab w:val="clear" w:pos="450"/>
          <w:tab w:val="num" w:pos="851"/>
        </w:tabs>
        <w:spacing w:after="120" w:line="240" w:lineRule="auto"/>
        <w:ind w:left="851" w:hanging="851"/>
        <w:rPr>
          <w:sz w:val="20"/>
          <w:szCs w:val="20"/>
          <w:lang w:val="en-GB"/>
        </w:rPr>
      </w:pPr>
      <w:bookmarkStart w:id="490" w:name="_Toc403560564"/>
      <w:bookmarkStart w:id="491" w:name="_Toc512925139"/>
      <w:bookmarkStart w:id="492" w:name="_Toc182149136"/>
      <w:r w:rsidRPr="00C363EC">
        <w:rPr>
          <w:sz w:val="20"/>
          <w:szCs w:val="20"/>
          <w:lang w:val="en-GB"/>
        </w:rPr>
        <w:t>S100_ExchangeCatalogue</w:t>
      </w:r>
      <w:bookmarkEnd w:id="490"/>
      <w:bookmarkEnd w:id="491"/>
      <w:bookmarkEnd w:id="492"/>
    </w:p>
    <w:p w14:paraId="63B61F71" w14:textId="77777777" w:rsidR="00795B28" w:rsidRPr="00FF0ACC" w:rsidRDefault="00795B28" w:rsidP="00211852">
      <w:pPr>
        <w:spacing w:after="120" w:line="240" w:lineRule="auto"/>
        <w:jc w:val="both"/>
        <w:rPr>
          <w:sz w:val="20"/>
          <w:szCs w:val="20"/>
          <w:lang w:val="en-GB"/>
        </w:rPr>
      </w:pPr>
      <w:r w:rsidRPr="00FF0ACC">
        <w:rPr>
          <w:sz w:val="20"/>
          <w:szCs w:val="20"/>
          <w:lang w:val="en-GB"/>
        </w:rPr>
        <w:t xml:space="preserve">Each Exchange Set has a single S100_ExchangeCatalogue which contains meta information for the data and support files in the Exchange Set.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493"/>
        <w:gridCol w:w="3987"/>
        <w:gridCol w:w="691"/>
        <w:gridCol w:w="2549"/>
        <w:gridCol w:w="3060"/>
      </w:tblGrid>
      <w:tr w:rsidR="00795B28" w:rsidRPr="00FF0ACC" w14:paraId="6B2F75D5" w14:textId="77777777" w:rsidTr="00C64439">
        <w:trPr>
          <w:cantSplit/>
          <w:trHeight w:val="15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E10DFD" w14:textId="77777777" w:rsidR="00795B28" w:rsidRPr="00FF0ACC" w:rsidRDefault="00795B28" w:rsidP="00801C4D">
            <w:pPr>
              <w:snapToGrid w:val="0"/>
              <w:spacing w:before="60" w:after="60" w:line="240" w:lineRule="auto"/>
              <w:rPr>
                <w:b/>
                <w:sz w:val="16"/>
                <w:szCs w:val="16"/>
                <w:lang w:val="en-GB"/>
              </w:rPr>
            </w:pPr>
            <w:r w:rsidRPr="00FF0ACC">
              <w:rPr>
                <w:b/>
                <w:sz w:val="16"/>
                <w:szCs w:val="16"/>
                <w:lang w:val="en-GB"/>
              </w:rPr>
              <w:t>Role Name</w:t>
            </w:r>
          </w:p>
        </w:tc>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0E277E1" w14:textId="77777777" w:rsidR="00795B28" w:rsidRPr="00FF0ACC" w:rsidRDefault="00795B28" w:rsidP="00801C4D">
            <w:pPr>
              <w:snapToGrid w:val="0"/>
              <w:spacing w:before="60" w:after="60" w:line="240" w:lineRule="auto"/>
              <w:rPr>
                <w:b/>
                <w:sz w:val="16"/>
                <w:szCs w:val="16"/>
                <w:lang w:val="en-GB"/>
              </w:rPr>
            </w:pPr>
            <w:r w:rsidRPr="00FF0ACC">
              <w:rPr>
                <w:b/>
                <w:sz w:val="16"/>
                <w:szCs w:val="16"/>
                <w:lang w:val="en-GB"/>
              </w:rPr>
              <w:t>Name</w:t>
            </w:r>
          </w:p>
        </w:tc>
        <w:tc>
          <w:tcPr>
            <w:tcW w:w="39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B1DCBD4" w14:textId="77777777" w:rsidR="00795B28" w:rsidRPr="00FF0ACC" w:rsidRDefault="00795B28" w:rsidP="00801C4D">
            <w:pPr>
              <w:snapToGrid w:val="0"/>
              <w:spacing w:before="60" w:after="60" w:line="240" w:lineRule="auto"/>
              <w:rPr>
                <w:b/>
                <w:sz w:val="16"/>
                <w:szCs w:val="16"/>
                <w:lang w:val="en-GB"/>
              </w:rPr>
            </w:pPr>
            <w:r w:rsidRPr="00FF0ACC">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1215CBB" w14:textId="77777777" w:rsidR="00795B28" w:rsidRPr="00FF0ACC" w:rsidRDefault="00795B28" w:rsidP="008F4BD1">
            <w:pPr>
              <w:snapToGrid w:val="0"/>
              <w:spacing w:before="60" w:after="60" w:line="240" w:lineRule="auto"/>
              <w:jc w:val="center"/>
              <w:rPr>
                <w:b/>
                <w:sz w:val="16"/>
                <w:szCs w:val="16"/>
                <w:lang w:val="en-GB"/>
              </w:rPr>
            </w:pPr>
            <w:r w:rsidRPr="00FF0ACC">
              <w:rPr>
                <w:b/>
                <w:sz w:val="16"/>
                <w:szCs w:val="16"/>
                <w:lang w:val="en-GB"/>
              </w:rPr>
              <w:t>Mult</w:t>
            </w:r>
          </w:p>
        </w:tc>
        <w:tc>
          <w:tcPr>
            <w:tcW w:w="2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7EF4E2D" w14:textId="77777777" w:rsidR="00795B28" w:rsidRPr="00FF0ACC" w:rsidRDefault="00795B28" w:rsidP="00801C4D">
            <w:pPr>
              <w:snapToGrid w:val="0"/>
              <w:spacing w:before="60" w:after="60" w:line="240" w:lineRule="auto"/>
              <w:rPr>
                <w:b/>
                <w:sz w:val="16"/>
                <w:szCs w:val="16"/>
                <w:lang w:val="en-GB"/>
              </w:rPr>
            </w:pPr>
            <w:r w:rsidRPr="00FF0ACC">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296B878" w14:textId="77777777" w:rsidR="00795B28" w:rsidRPr="00FF0ACC" w:rsidRDefault="00795B28" w:rsidP="00801C4D">
            <w:pPr>
              <w:snapToGrid w:val="0"/>
              <w:spacing w:before="60" w:after="60" w:line="240" w:lineRule="auto"/>
              <w:rPr>
                <w:b/>
                <w:sz w:val="16"/>
                <w:szCs w:val="16"/>
                <w:lang w:val="en-GB"/>
              </w:rPr>
            </w:pPr>
            <w:r w:rsidRPr="00FF0ACC">
              <w:rPr>
                <w:b/>
                <w:sz w:val="16"/>
                <w:szCs w:val="16"/>
                <w:lang w:val="en-GB"/>
              </w:rPr>
              <w:t>Remarks</w:t>
            </w:r>
          </w:p>
        </w:tc>
      </w:tr>
      <w:tr w:rsidR="00795B28" w:rsidRPr="00FF0ACC" w14:paraId="6577F2C0" w14:textId="77777777" w:rsidTr="00C64439">
        <w:trPr>
          <w:trHeight w:val="480"/>
        </w:trPr>
        <w:tc>
          <w:tcPr>
            <w:tcW w:w="1080" w:type="dxa"/>
            <w:tcBorders>
              <w:top w:val="single" w:sz="4" w:space="0" w:color="000000"/>
              <w:left w:val="single" w:sz="4" w:space="0" w:color="000000"/>
              <w:bottom w:val="single" w:sz="4" w:space="0" w:color="000000"/>
              <w:right w:val="single" w:sz="4" w:space="0" w:color="000000"/>
            </w:tcBorders>
            <w:hideMark/>
          </w:tcPr>
          <w:p w14:paraId="16C86CF6"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Class</w:t>
            </w:r>
          </w:p>
        </w:tc>
        <w:tc>
          <w:tcPr>
            <w:tcW w:w="2493" w:type="dxa"/>
            <w:tcBorders>
              <w:top w:val="single" w:sz="4" w:space="0" w:color="000000"/>
              <w:left w:val="single" w:sz="4" w:space="0" w:color="000000"/>
              <w:bottom w:val="single" w:sz="4" w:space="0" w:color="000000"/>
              <w:right w:val="single" w:sz="4" w:space="0" w:color="000000"/>
            </w:tcBorders>
            <w:hideMark/>
          </w:tcPr>
          <w:p w14:paraId="2208D83C"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S100_ExchangeCatalogue</w:t>
            </w:r>
          </w:p>
        </w:tc>
        <w:tc>
          <w:tcPr>
            <w:tcW w:w="3987" w:type="dxa"/>
            <w:tcBorders>
              <w:top w:val="single" w:sz="4" w:space="0" w:color="000000"/>
              <w:left w:val="single" w:sz="4" w:space="0" w:color="000000"/>
              <w:bottom w:val="single" w:sz="4" w:space="0" w:color="000000"/>
              <w:right w:val="single" w:sz="4" w:space="0" w:color="000000"/>
            </w:tcBorders>
            <w:hideMark/>
          </w:tcPr>
          <w:p w14:paraId="485C387C"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An Exchange Catalogue contains the discovery metadata about the exchange datasets and support files</w:t>
            </w:r>
          </w:p>
        </w:tc>
        <w:tc>
          <w:tcPr>
            <w:tcW w:w="691" w:type="dxa"/>
            <w:tcBorders>
              <w:top w:val="single" w:sz="4" w:space="0" w:color="000000"/>
              <w:left w:val="single" w:sz="4" w:space="0" w:color="000000"/>
              <w:bottom w:val="single" w:sz="4" w:space="0" w:color="000000"/>
              <w:right w:val="single" w:sz="4" w:space="0" w:color="000000"/>
            </w:tcBorders>
            <w:hideMark/>
          </w:tcPr>
          <w:p w14:paraId="14EFB9DA"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w:t>
            </w:r>
          </w:p>
        </w:tc>
        <w:tc>
          <w:tcPr>
            <w:tcW w:w="2549" w:type="dxa"/>
            <w:tcBorders>
              <w:top w:val="single" w:sz="4" w:space="0" w:color="000000"/>
              <w:left w:val="single" w:sz="4" w:space="0" w:color="000000"/>
              <w:bottom w:val="single" w:sz="4" w:space="0" w:color="000000"/>
              <w:right w:val="single" w:sz="4" w:space="0" w:color="000000"/>
            </w:tcBorders>
            <w:hideMark/>
          </w:tcPr>
          <w:p w14:paraId="4BB99AA4"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2A6E532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w:t>
            </w:r>
          </w:p>
        </w:tc>
      </w:tr>
      <w:tr w:rsidR="00795B28" w:rsidRPr="00FF0ACC" w14:paraId="46F32827" w14:textId="77777777" w:rsidTr="00C64439">
        <w:trPr>
          <w:trHeight w:val="315"/>
        </w:trPr>
        <w:tc>
          <w:tcPr>
            <w:tcW w:w="1080" w:type="dxa"/>
            <w:tcBorders>
              <w:top w:val="single" w:sz="4" w:space="0" w:color="000000"/>
              <w:left w:val="single" w:sz="4" w:space="0" w:color="000000"/>
              <w:bottom w:val="single" w:sz="4" w:space="0" w:color="000000"/>
              <w:right w:val="single" w:sz="4" w:space="0" w:color="000000"/>
            </w:tcBorders>
            <w:hideMark/>
          </w:tcPr>
          <w:p w14:paraId="45A8A0D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hideMark/>
          </w:tcPr>
          <w:p w14:paraId="712E4F6F"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identifier</w:t>
            </w:r>
          </w:p>
        </w:tc>
        <w:tc>
          <w:tcPr>
            <w:tcW w:w="3987" w:type="dxa"/>
            <w:tcBorders>
              <w:top w:val="single" w:sz="4" w:space="0" w:color="000000"/>
              <w:left w:val="single" w:sz="4" w:space="0" w:color="000000"/>
              <w:bottom w:val="single" w:sz="4" w:space="0" w:color="000000"/>
              <w:right w:val="single" w:sz="4" w:space="0" w:color="000000"/>
            </w:tcBorders>
            <w:hideMark/>
          </w:tcPr>
          <w:p w14:paraId="18AA498A" w14:textId="77777777" w:rsidR="00795B28" w:rsidRPr="00B8620F" w:rsidRDefault="00795B28" w:rsidP="00801C4D">
            <w:pPr>
              <w:snapToGrid w:val="0"/>
              <w:spacing w:before="60" w:after="60" w:line="240" w:lineRule="auto"/>
              <w:rPr>
                <w:sz w:val="16"/>
                <w:szCs w:val="16"/>
                <w:lang w:val="fr-CA"/>
              </w:rPr>
            </w:pPr>
            <w:proofErr w:type="spellStart"/>
            <w:r w:rsidRPr="00B8620F">
              <w:rPr>
                <w:sz w:val="16"/>
                <w:szCs w:val="16"/>
                <w:lang w:val="fr-CA"/>
              </w:rPr>
              <w:t>Uniquely</w:t>
            </w:r>
            <w:proofErr w:type="spellEnd"/>
            <w:r w:rsidRPr="00B8620F">
              <w:rPr>
                <w:sz w:val="16"/>
                <w:szCs w:val="16"/>
                <w:lang w:val="fr-CA"/>
              </w:rPr>
              <w:t xml:space="preserve"> identifies </w:t>
            </w:r>
            <w:proofErr w:type="spellStart"/>
            <w:r w:rsidRPr="00B8620F">
              <w:rPr>
                <w:sz w:val="16"/>
                <w:szCs w:val="16"/>
                <w:lang w:val="fr-CA"/>
              </w:rPr>
              <w:t>this</w:t>
            </w:r>
            <w:proofErr w:type="spellEnd"/>
            <w:r w:rsidRPr="00B8620F">
              <w:rPr>
                <w:sz w:val="16"/>
                <w:szCs w:val="16"/>
                <w:lang w:val="fr-CA"/>
              </w:rPr>
              <w:t xml:space="preserve"> Exchange Catalogue</w:t>
            </w:r>
          </w:p>
        </w:tc>
        <w:tc>
          <w:tcPr>
            <w:tcW w:w="691" w:type="dxa"/>
            <w:tcBorders>
              <w:top w:val="single" w:sz="4" w:space="0" w:color="000000"/>
              <w:left w:val="single" w:sz="4" w:space="0" w:color="000000"/>
              <w:bottom w:val="single" w:sz="4" w:space="0" w:color="000000"/>
              <w:right w:val="single" w:sz="4" w:space="0" w:color="000000"/>
            </w:tcBorders>
            <w:hideMark/>
          </w:tcPr>
          <w:p w14:paraId="57D4027B"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hideMark/>
          </w:tcPr>
          <w:p w14:paraId="7B70103B"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S100_ExchangeCatalogueIdentifier</w:t>
            </w:r>
          </w:p>
        </w:tc>
        <w:tc>
          <w:tcPr>
            <w:tcW w:w="3060" w:type="dxa"/>
            <w:tcBorders>
              <w:top w:val="single" w:sz="4" w:space="0" w:color="000000"/>
              <w:left w:val="single" w:sz="4" w:space="0" w:color="000000"/>
              <w:bottom w:val="single" w:sz="4" w:space="0" w:color="000000"/>
              <w:right w:val="single" w:sz="4" w:space="0" w:color="000000"/>
            </w:tcBorders>
          </w:tcPr>
          <w:p w14:paraId="152BA8B0" w14:textId="77777777" w:rsidR="00795B28" w:rsidRPr="00FF0ACC" w:rsidRDefault="00795B28" w:rsidP="00801C4D">
            <w:pPr>
              <w:snapToGrid w:val="0"/>
              <w:spacing w:before="60" w:after="60" w:line="240" w:lineRule="auto"/>
              <w:rPr>
                <w:sz w:val="16"/>
                <w:szCs w:val="16"/>
                <w:lang w:val="en-GB"/>
              </w:rPr>
            </w:pPr>
          </w:p>
        </w:tc>
      </w:tr>
      <w:tr w:rsidR="00795B28" w:rsidRPr="00FF0ACC" w14:paraId="3F60CF66" w14:textId="77777777" w:rsidTr="00C64439">
        <w:trPr>
          <w:trHeight w:val="315"/>
        </w:trPr>
        <w:tc>
          <w:tcPr>
            <w:tcW w:w="1080" w:type="dxa"/>
            <w:tcBorders>
              <w:top w:val="single" w:sz="4" w:space="0" w:color="000000"/>
              <w:left w:val="single" w:sz="4" w:space="0" w:color="000000"/>
              <w:bottom w:val="single" w:sz="4" w:space="0" w:color="000000"/>
              <w:right w:val="single" w:sz="4" w:space="0" w:color="000000"/>
            </w:tcBorders>
            <w:hideMark/>
          </w:tcPr>
          <w:p w14:paraId="79582D3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hideMark/>
          </w:tcPr>
          <w:p w14:paraId="46CAA683"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contact</w:t>
            </w:r>
          </w:p>
        </w:tc>
        <w:tc>
          <w:tcPr>
            <w:tcW w:w="3987" w:type="dxa"/>
            <w:tcBorders>
              <w:top w:val="single" w:sz="4" w:space="0" w:color="000000"/>
              <w:left w:val="single" w:sz="4" w:space="0" w:color="000000"/>
              <w:bottom w:val="single" w:sz="4" w:space="0" w:color="000000"/>
              <w:right w:val="single" w:sz="4" w:space="0" w:color="000000"/>
            </w:tcBorders>
            <w:hideMark/>
          </w:tcPr>
          <w:p w14:paraId="6762D737"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Details about the issuer of this Exchange Catalogue</w:t>
            </w:r>
          </w:p>
        </w:tc>
        <w:tc>
          <w:tcPr>
            <w:tcW w:w="691" w:type="dxa"/>
            <w:tcBorders>
              <w:top w:val="single" w:sz="4" w:space="0" w:color="000000"/>
              <w:left w:val="single" w:sz="4" w:space="0" w:color="000000"/>
              <w:bottom w:val="single" w:sz="4" w:space="0" w:color="000000"/>
              <w:right w:val="single" w:sz="4" w:space="0" w:color="000000"/>
            </w:tcBorders>
            <w:hideMark/>
          </w:tcPr>
          <w:p w14:paraId="55E73AD6"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hideMark/>
          </w:tcPr>
          <w:p w14:paraId="22C90620"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S100_CataloguePointOfContact</w:t>
            </w:r>
          </w:p>
        </w:tc>
        <w:tc>
          <w:tcPr>
            <w:tcW w:w="3060" w:type="dxa"/>
            <w:tcBorders>
              <w:top w:val="single" w:sz="4" w:space="0" w:color="000000"/>
              <w:left w:val="single" w:sz="4" w:space="0" w:color="000000"/>
              <w:bottom w:val="single" w:sz="4" w:space="0" w:color="000000"/>
              <w:right w:val="single" w:sz="4" w:space="0" w:color="000000"/>
            </w:tcBorders>
          </w:tcPr>
          <w:p w14:paraId="14FCC010" w14:textId="77777777" w:rsidR="00795B28" w:rsidRPr="00FF0ACC" w:rsidRDefault="00795B28" w:rsidP="00801C4D">
            <w:pPr>
              <w:snapToGrid w:val="0"/>
              <w:spacing w:before="60" w:after="60" w:line="240" w:lineRule="auto"/>
              <w:rPr>
                <w:sz w:val="16"/>
                <w:szCs w:val="16"/>
                <w:lang w:val="en-GB"/>
              </w:rPr>
            </w:pPr>
          </w:p>
        </w:tc>
      </w:tr>
      <w:tr w:rsidR="00795B28" w:rsidRPr="00FF0ACC" w14:paraId="1D00A224" w14:textId="77777777" w:rsidTr="00C64439">
        <w:trPr>
          <w:trHeight w:val="495"/>
        </w:trPr>
        <w:tc>
          <w:tcPr>
            <w:tcW w:w="1080" w:type="dxa"/>
            <w:tcBorders>
              <w:top w:val="single" w:sz="4" w:space="0" w:color="000000"/>
              <w:left w:val="single" w:sz="4" w:space="0" w:color="000000"/>
              <w:bottom w:val="single" w:sz="4" w:space="0" w:color="000000"/>
              <w:right w:val="single" w:sz="4" w:space="0" w:color="000000"/>
            </w:tcBorders>
            <w:hideMark/>
          </w:tcPr>
          <w:p w14:paraId="00014EA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hideMark/>
          </w:tcPr>
          <w:p w14:paraId="4D323068"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productSpecification</w:t>
            </w:r>
            <w:proofErr w:type="spellEnd"/>
          </w:p>
        </w:tc>
        <w:tc>
          <w:tcPr>
            <w:tcW w:w="3987" w:type="dxa"/>
            <w:tcBorders>
              <w:top w:val="single" w:sz="4" w:space="0" w:color="000000"/>
              <w:left w:val="single" w:sz="4" w:space="0" w:color="000000"/>
              <w:bottom w:val="single" w:sz="4" w:space="0" w:color="000000"/>
              <w:right w:val="single" w:sz="4" w:space="0" w:color="000000"/>
            </w:tcBorders>
            <w:hideMark/>
          </w:tcPr>
          <w:p w14:paraId="1977EF49"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Details about the Product Specifications used for the datasets contained in the Exchange Catalogue</w:t>
            </w:r>
          </w:p>
        </w:tc>
        <w:tc>
          <w:tcPr>
            <w:tcW w:w="691" w:type="dxa"/>
            <w:tcBorders>
              <w:top w:val="single" w:sz="4" w:space="0" w:color="000000"/>
              <w:left w:val="single" w:sz="4" w:space="0" w:color="000000"/>
              <w:bottom w:val="single" w:sz="4" w:space="0" w:color="000000"/>
              <w:right w:val="single" w:sz="4" w:space="0" w:color="000000"/>
            </w:tcBorders>
            <w:hideMark/>
          </w:tcPr>
          <w:p w14:paraId="29237B45"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hideMark/>
          </w:tcPr>
          <w:p w14:paraId="513CBEF0"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S100_ProductSpecification</w:t>
            </w:r>
          </w:p>
        </w:tc>
        <w:tc>
          <w:tcPr>
            <w:tcW w:w="3060" w:type="dxa"/>
            <w:tcBorders>
              <w:top w:val="single" w:sz="4" w:space="0" w:color="000000"/>
              <w:left w:val="single" w:sz="4" w:space="0" w:color="000000"/>
              <w:bottom w:val="single" w:sz="4" w:space="0" w:color="000000"/>
              <w:right w:val="single" w:sz="4" w:space="0" w:color="000000"/>
            </w:tcBorders>
          </w:tcPr>
          <w:p w14:paraId="2275D1DC" w14:textId="77777777" w:rsidR="00795B28" w:rsidRPr="00FF0ACC" w:rsidRDefault="00795B28" w:rsidP="00801C4D">
            <w:pPr>
              <w:snapToGrid w:val="0"/>
              <w:spacing w:before="60" w:after="60" w:line="240" w:lineRule="auto"/>
              <w:rPr>
                <w:sz w:val="16"/>
                <w:szCs w:val="16"/>
                <w:lang w:val="en-GB"/>
              </w:rPr>
            </w:pPr>
          </w:p>
        </w:tc>
      </w:tr>
      <w:tr w:rsidR="00795B28" w:rsidRPr="00FF0ACC" w14:paraId="7F4061AA" w14:textId="77777777" w:rsidTr="00C6443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3C5901EA"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3DAB48BF"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defaultLocale</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6F129FF3"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Default language and character set used for all metadata records in this Exchange Catalogue</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388F21F1"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6615ED58"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PT_Locale</w:t>
            </w:r>
            <w:proofErr w:type="spellEnd"/>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723F3E27"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Default is English and UTF-8</w:t>
            </w:r>
          </w:p>
        </w:tc>
      </w:tr>
      <w:tr w:rsidR="00795B28" w:rsidRPr="00FF0ACC" w14:paraId="3E9C9848" w14:textId="77777777" w:rsidTr="00C6443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63EFAE9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7D08DB98"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otherLocale</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57DD5E23"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 xml:space="preserve">Other languages and character sets used for the localized metadata records in this Exchange Catalogue </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627151BC"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30597E27"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PT_Locale</w:t>
            </w:r>
            <w:proofErr w:type="spellEnd"/>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7449645F"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Required if any localized entries are present in the Exchange Catalogue</w:t>
            </w:r>
          </w:p>
        </w:tc>
      </w:tr>
      <w:tr w:rsidR="00795B28" w:rsidRPr="00FF0ACC" w14:paraId="6C2842FC" w14:textId="77777777" w:rsidTr="00C64439">
        <w:trPr>
          <w:trHeight w:val="495"/>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188AE118"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22EA0E84"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exchangeCatalogueDescription</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tcPr>
          <w:p w14:paraId="74350D5E" w14:textId="3FBC3CBB" w:rsidR="00795B28" w:rsidRPr="00FF0ACC" w:rsidRDefault="00795B28" w:rsidP="00341C24">
            <w:pPr>
              <w:spacing w:before="60" w:after="60" w:line="240" w:lineRule="auto"/>
              <w:rPr>
                <w:sz w:val="16"/>
                <w:szCs w:val="16"/>
                <w:lang w:val="en-GB"/>
              </w:rPr>
            </w:pPr>
            <w:r w:rsidRPr="00FF0ACC">
              <w:rPr>
                <w:sz w:val="16"/>
                <w:szCs w:val="16"/>
                <w:lang w:val="en-GB"/>
              </w:rPr>
              <w:t>Description of what the Exchange Catalogue contains</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324EB7F9"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10F4A9CC"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shd w:val="clear" w:color="auto" w:fill="FFFFFF"/>
          </w:tcPr>
          <w:p w14:paraId="15229E86" w14:textId="77777777" w:rsidR="00795B28" w:rsidRPr="00FF0ACC" w:rsidRDefault="00795B28" w:rsidP="00801C4D">
            <w:pPr>
              <w:snapToGrid w:val="0"/>
              <w:spacing w:before="60" w:after="60" w:line="240" w:lineRule="auto"/>
              <w:rPr>
                <w:sz w:val="16"/>
                <w:szCs w:val="16"/>
                <w:lang w:val="en-GB"/>
              </w:rPr>
            </w:pPr>
          </w:p>
        </w:tc>
      </w:tr>
      <w:tr w:rsidR="00795B28" w:rsidRPr="00FF0ACC" w14:paraId="330B1761" w14:textId="77777777" w:rsidTr="00297EF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5F9EA240"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63C34FE2"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exchangeCatalogueComment</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tcPr>
          <w:p w14:paraId="635DF5EF" w14:textId="15F3CA3D" w:rsidR="00795B28" w:rsidRPr="00FF0ACC" w:rsidRDefault="00795B28" w:rsidP="00341C24">
            <w:pPr>
              <w:spacing w:before="60" w:after="60" w:line="240" w:lineRule="auto"/>
              <w:rPr>
                <w:sz w:val="16"/>
                <w:szCs w:val="16"/>
                <w:lang w:val="en-GB"/>
              </w:rPr>
            </w:pPr>
            <w:r w:rsidRPr="00FF0ACC">
              <w:rPr>
                <w:sz w:val="16"/>
                <w:szCs w:val="16"/>
                <w:lang w:val="en-GB"/>
              </w:rPr>
              <w:t>Any additional Information</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26B0B807"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6490B517"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shd w:val="clear" w:color="auto" w:fill="FFFFFF"/>
          </w:tcPr>
          <w:p w14:paraId="1E801750" w14:textId="77777777" w:rsidR="00795B28" w:rsidRPr="00FF0ACC" w:rsidRDefault="00795B28" w:rsidP="00801C4D">
            <w:pPr>
              <w:snapToGrid w:val="0"/>
              <w:spacing w:before="60" w:after="60" w:line="240" w:lineRule="auto"/>
              <w:rPr>
                <w:sz w:val="16"/>
                <w:szCs w:val="16"/>
                <w:lang w:val="en-GB"/>
              </w:rPr>
            </w:pPr>
          </w:p>
        </w:tc>
      </w:tr>
      <w:tr w:rsidR="00795B28" w:rsidRPr="00FF0ACC" w14:paraId="19F659BF" w14:textId="77777777" w:rsidTr="00C64439">
        <w:trPr>
          <w:trHeight w:val="495"/>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4B8CAA5F"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6E70D8F3"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certificates</w:t>
            </w:r>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7A3FC554" w14:textId="77777777" w:rsidR="00795B28" w:rsidRPr="00FF0ACC" w:rsidRDefault="00795B28" w:rsidP="00801C4D">
            <w:pPr>
              <w:spacing w:before="60" w:after="60" w:line="240" w:lineRule="auto"/>
              <w:rPr>
                <w:sz w:val="16"/>
                <w:szCs w:val="16"/>
                <w:lang w:val="en-GB"/>
              </w:rPr>
            </w:pPr>
            <w:r w:rsidRPr="00FF0ACC">
              <w:rPr>
                <w:sz w:val="16"/>
                <w:szCs w:val="16"/>
                <w:lang w:val="en-GB"/>
              </w:rPr>
              <w:t>Signed public key certificates referred to by digital signatures in the Exchange Set</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7B822CCF"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4BFE06CC" w14:textId="627899D6" w:rsidR="00795B28" w:rsidRPr="00FF0ACC" w:rsidRDefault="00795B28" w:rsidP="00801C4D">
            <w:pPr>
              <w:snapToGrid w:val="0"/>
              <w:spacing w:before="60" w:after="60" w:line="240" w:lineRule="auto"/>
              <w:rPr>
                <w:sz w:val="16"/>
                <w:szCs w:val="16"/>
                <w:lang w:val="en-GB"/>
              </w:rPr>
            </w:pPr>
            <w:r w:rsidRPr="00FF0ACC">
              <w:rPr>
                <w:sz w:val="16"/>
                <w:szCs w:val="16"/>
                <w:lang w:val="en-GB"/>
              </w:rPr>
              <w:t>S100_SE_CertificateContainer</w:t>
            </w:r>
            <w:r w:rsidR="00780187">
              <w:rPr>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6B5794DA"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Content defined in S-100 Part 15. All certificates used, except the SA root certificate (installed separately by the implementing system) shall be included</w:t>
            </w:r>
          </w:p>
        </w:tc>
      </w:tr>
      <w:tr w:rsidR="00795B28" w:rsidRPr="00FF0ACC" w14:paraId="49FF144E" w14:textId="77777777" w:rsidTr="0067072B">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1ADDB34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4632874D"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dataServerIdentifier</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1B7D61C7" w14:textId="77777777" w:rsidR="00795B28" w:rsidRPr="00FF0ACC" w:rsidRDefault="00795B28" w:rsidP="00801C4D">
            <w:pPr>
              <w:spacing w:before="60" w:after="60" w:line="240" w:lineRule="auto"/>
              <w:rPr>
                <w:sz w:val="16"/>
                <w:szCs w:val="16"/>
                <w:lang w:val="en-GB"/>
              </w:rPr>
            </w:pPr>
            <w:r w:rsidRPr="00FF0ACC">
              <w:rPr>
                <w:sz w:val="16"/>
                <w:szCs w:val="16"/>
                <w:lang w:val="en-GB"/>
              </w:rPr>
              <w:t>Identifies the data server for the permit</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341CC9BD"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4F742536"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shd w:val="clear" w:color="auto" w:fill="FFFFFF"/>
          </w:tcPr>
          <w:p w14:paraId="35C46262" w14:textId="77777777" w:rsidR="00795B28" w:rsidRPr="00FF0ACC" w:rsidRDefault="00795B28" w:rsidP="00801C4D">
            <w:pPr>
              <w:snapToGrid w:val="0"/>
              <w:spacing w:before="60" w:after="60" w:line="240" w:lineRule="auto"/>
              <w:rPr>
                <w:sz w:val="16"/>
                <w:szCs w:val="16"/>
                <w:lang w:val="en-GB"/>
              </w:rPr>
            </w:pPr>
          </w:p>
        </w:tc>
      </w:tr>
      <w:tr w:rsidR="00795B28" w:rsidRPr="00FF0ACC" w14:paraId="4588229D" w14:textId="77777777" w:rsidTr="00C6443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59BAD1D8"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Role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6F113FAE"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datasetDiscoveryMetadata</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03C4EBDA"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Exchange Catalogues may include or reference discovery metadata for the datasets in the Exchange Set</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3498C491"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63B9B542"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Aggregation S100_DatasetDiscoveryMetadata</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Pr>
          <w:p w14:paraId="666B82DC" w14:textId="77777777" w:rsidR="00795B28" w:rsidRPr="00FF0ACC" w:rsidRDefault="00795B28" w:rsidP="00801C4D">
            <w:pPr>
              <w:snapToGrid w:val="0"/>
              <w:spacing w:before="60" w:after="60" w:line="240" w:lineRule="auto"/>
              <w:rPr>
                <w:sz w:val="16"/>
                <w:szCs w:val="16"/>
                <w:lang w:val="en-GB"/>
              </w:rPr>
            </w:pPr>
          </w:p>
        </w:tc>
      </w:tr>
      <w:tr w:rsidR="00795B28" w:rsidRPr="00FF0ACC" w14:paraId="13E756F4" w14:textId="77777777" w:rsidTr="00C6443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12A4C212"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Role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55B5E8A1"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catalogueDiscoveryMetadata</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3EAA5C4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Metadata for Catalogue</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28A1F571"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6851C2FF"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Aggregation S100_CatalogueDiscoveryMetadata</w:t>
            </w:r>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23B28D66"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Metadata for the Feature, Portrayal and Interoperability Catalogues, if any</w:t>
            </w:r>
          </w:p>
        </w:tc>
      </w:tr>
      <w:tr w:rsidR="00795B28" w:rsidRPr="00FF0ACC" w14:paraId="26BBCD45" w14:textId="77777777" w:rsidTr="00C64439">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2CFF7A66"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Role</w:t>
            </w:r>
          </w:p>
        </w:tc>
        <w:tc>
          <w:tcPr>
            <w:tcW w:w="2493" w:type="dxa"/>
            <w:tcBorders>
              <w:top w:val="single" w:sz="4" w:space="0" w:color="000000"/>
              <w:left w:val="single" w:sz="4" w:space="0" w:color="000000"/>
              <w:bottom w:val="single" w:sz="4" w:space="0" w:color="000000"/>
              <w:right w:val="single" w:sz="4" w:space="0" w:color="000000"/>
            </w:tcBorders>
            <w:shd w:val="clear" w:color="auto" w:fill="FFFFFF"/>
            <w:hideMark/>
          </w:tcPr>
          <w:p w14:paraId="600777E4" w14:textId="77777777" w:rsidR="00795B28" w:rsidRPr="00FF0ACC" w:rsidRDefault="00795B28" w:rsidP="00801C4D">
            <w:pPr>
              <w:snapToGrid w:val="0"/>
              <w:spacing w:before="60" w:after="60" w:line="240" w:lineRule="auto"/>
              <w:rPr>
                <w:sz w:val="16"/>
                <w:szCs w:val="16"/>
                <w:lang w:val="en-GB"/>
              </w:rPr>
            </w:pPr>
            <w:proofErr w:type="spellStart"/>
            <w:r w:rsidRPr="00FF0ACC">
              <w:rPr>
                <w:sz w:val="16"/>
                <w:szCs w:val="16"/>
                <w:lang w:val="en-GB"/>
              </w:rPr>
              <w:t>supportFileDiscoveryMetadata</w:t>
            </w:r>
            <w:proofErr w:type="spellEnd"/>
          </w:p>
        </w:tc>
        <w:tc>
          <w:tcPr>
            <w:tcW w:w="3987" w:type="dxa"/>
            <w:tcBorders>
              <w:top w:val="single" w:sz="4" w:space="0" w:color="000000"/>
              <w:left w:val="single" w:sz="4" w:space="0" w:color="000000"/>
              <w:bottom w:val="single" w:sz="4" w:space="0" w:color="000000"/>
              <w:right w:val="single" w:sz="4" w:space="0" w:color="000000"/>
            </w:tcBorders>
            <w:shd w:val="clear" w:color="auto" w:fill="FFFFFF"/>
            <w:hideMark/>
          </w:tcPr>
          <w:p w14:paraId="198F41B1"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Exchange Catalogues may include or reference discovery metadata for the support files in the Exchange Set</w:t>
            </w:r>
          </w:p>
        </w:tc>
        <w:tc>
          <w:tcPr>
            <w:tcW w:w="691" w:type="dxa"/>
            <w:tcBorders>
              <w:top w:val="single" w:sz="4" w:space="0" w:color="000000"/>
              <w:left w:val="single" w:sz="4" w:space="0" w:color="000000"/>
              <w:bottom w:val="single" w:sz="4" w:space="0" w:color="000000"/>
              <w:right w:val="single" w:sz="4" w:space="0" w:color="000000"/>
            </w:tcBorders>
            <w:shd w:val="clear" w:color="auto" w:fill="FFFFFF"/>
            <w:hideMark/>
          </w:tcPr>
          <w:p w14:paraId="27D7F14E" w14:textId="77777777" w:rsidR="00795B28" w:rsidRPr="00FF0ACC" w:rsidRDefault="00795B28" w:rsidP="008F4BD1">
            <w:pPr>
              <w:snapToGrid w:val="0"/>
              <w:spacing w:before="60" w:after="60" w:line="240" w:lineRule="auto"/>
              <w:jc w:val="center"/>
              <w:rPr>
                <w:sz w:val="16"/>
                <w:szCs w:val="16"/>
                <w:lang w:val="en-GB"/>
              </w:rPr>
            </w:pPr>
            <w:r w:rsidRPr="00FF0ACC">
              <w:rPr>
                <w:sz w:val="16"/>
                <w:szCs w:val="16"/>
                <w:lang w:val="en-GB"/>
              </w:rPr>
              <w:t>0..*</w:t>
            </w:r>
          </w:p>
        </w:tc>
        <w:tc>
          <w:tcPr>
            <w:tcW w:w="2549" w:type="dxa"/>
            <w:tcBorders>
              <w:top w:val="single" w:sz="4" w:space="0" w:color="000000"/>
              <w:left w:val="single" w:sz="4" w:space="0" w:color="000000"/>
              <w:bottom w:val="single" w:sz="4" w:space="0" w:color="000000"/>
              <w:right w:val="single" w:sz="4" w:space="0" w:color="000000"/>
            </w:tcBorders>
            <w:shd w:val="clear" w:color="auto" w:fill="FFFFFF"/>
            <w:hideMark/>
          </w:tcPr>
          <w:p w14:paraId="2250F430" w14:textId="77777777" w:rsidR="00795B28" w:rsidRPr="00FF0ACC" w:rsidRDefault="00795B28" w:rsidP="00801C4D">
            <w:pPr>
              <w:snapToGrid w:val="0"/>
              <w:spacing w:before="60" w:after="60" w:line="240" w:lineRule="auto"/>
              <w:rPr>
                <w:sz w:val="16"/>
                <w:szCs w:val="16"/>
                <w:lang w:val="en-GB"/>
              </w:rPr>
            </w:pPr>
            <w:r w:rsidRPr="00FF0ACC">
              <w:rPr>
                <w:sz w:val="16"/>
                <w:szCs w:val="16"/>
                <w:lang w:val="en-GB"/>
              </w:rPr>
              <w:t>Aggregation S100_SupportFileDiscoveryMetadata</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Pr>
          <w:p w14:paraId="16B4876B" w14:textId="77777777" w:rsidR="00795B28" w:rsidRPr="00FF0ACC" w:rsidRDefault="00795B28" w:rsidP="00801C4D">
            <w:pPr>
              <w:snapToGrid w:val="0"/>
              <w:spacing w:before="60" w:after="60" w:line="240" w:lineRule="auto"/>
              <w:rPr>
                <w:sz w:val="16"/>
                <w:szCs w:val="16"/>
                <w:lang w:val="en-GB"/>
              </w:rPr>
            </w:pPr>
          </w:p>
        </w:tc>
      </w:tr>
    </w:tbl>
    <w:p w14:paraId="0DBE88CA" w14:textId="77777777" w:rsidR="00795B28" w:rsidRPr="00730396" w:rsidRDefault="00795B28" w:rsidP="00730396">
      <w:pPr>
        <w:spacing w:line="240" w:lineRule="auto"/>
        <w:rPr>
          <w:rFonts w:eastAsia="MS Mincho" w:cs="Times New Roman"/>
          <w:sz w:val="20"/>
          <w:szCs w:val="20"/>
          <w:lang w:val="en-GB"/>
        </w:rPr>
      </w:pPr>
    </w:p>
    <w:p w14:paraId="6192741D" w14:textId="77777777" w:rsidR="00795B28" w:rsidRPr="00326A77" w:rsidRDefault="00795B28" w:rsidP="00C1391F">
      <w:pPr>
        <w:pStyle w:val="Heading4"/>
        <w:tabs>
          <w:tab w:val="left" w:pos="993"/>
        </w:tabs>
        <w:spacing w:line="240" w:lineRule="auto"/>
        <w:ind w:left="993" w:hanging="993"/>
        <w:rPr>
          <w:sz w:val="20"/>
          <w:szCs w:val="20"/>
          <w:lang w:val="en-GB"/>
        </w:rPr>
      </w:pPr>
      <w:bookmarkStart w:id="493" w:name="_Toc403560565"/>
      <w:bookmarkStart w:id="494" w:name="_Toc512925140"/>
      <w:r w:rsidRPr="00326A77">
        <w:rPr>
          <w:sz w:val="20"/>
          <w:szCs w:val="20"/>
          <w:lang w:val="en-GB"/>
        </w:rPr>
        <w:lastRenderedPageBreak/>
        <w:t>S100_ExchangeCatalogueIdentifier</w:t>
      </w:r>
      <w:bookmarkEnd w:id="493"/>
      <w:bookmarkEnd w:id="494"/>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493"/>
        <w:gridCol w:w="3987"/>
        <w:gridCol w:w="691"/>
        <w:gridCol w:w="2549"/>
        <w:gridCol w:w="3060"/>
      </w:tblGrid>
      <w:tr w:rsidR="00795B28" w:rsidRPr="000C0502" w14:paraId="0B957C91" w14:textId="77777777" w:rsidTr="00705D96">
        <w:trPr>
          <w:tblHeader/>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A7D685B" w14:textId="77777777" w:rsidR="00795B28" w:rsidRPr="000C0502" w:rsidRDefault="00795B28" w:rsidP="000C0502">
            <w:pPr>
              <w:snapToGrid w:val="0"/>
              <w:spacing w:before="60" w:after="60" w:line="240" w:lineRule="auto"/>
              <w:rPr>
                <w:b/>
                <w:sz w:val="16"/>
                <w:szCs w:val="16"/>
                <w:lang w:val="en-GB"/>
              </w:rPr>
            </w:pPr>
            <w:r w:rsidRPr="000C0502">
              <w:rPr>
                <w:b/>
                <w:sz w:val="16"/>
                <w:szCs w:val="16"/>
                <w:lang w:val="en-GB"/>
              </w:rPr>
              <w:t>Role Name</w:t>
            </w:r>
          </w:p>
        </w:tc>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195382" w14:textId="77777777" w:rsidR="00795B28" w:rsidRPr="000C0502" w:rsidRDefault="00795B28" w:rsidP="000C0502">
            <w:pPr>
              <w:snapToGrid w:val="0"/>
              <w:spacing w:before="60" w:after="60" w:line="240" w:lineRule="auto"/>
              <w:rPr>
                <w:b/>
                <w:sz w:val="16"/>
                <w:szCs w:val="16"/>
                <w:lang w:val="en-GB"/>
              </w:rPr>
            </w:pPr>
            <w:r w:rsidRPr="000C0502">
              <w:rPr>
                <w:b/>
                <w:sz w:val="16"/>
                <w:szCs w:val="16"/>
                <w:lang w:val="en-GB"/>
              </w:rPr>
              <w:t>Name</w:t>
            </w:r>
          </w:p>
        </w:tc>
        <w:tc>
          <w:tcPr>
            <w:tcW w:w="39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A58403" w14:textId="77777777" w:rsidR="00795B28" w:rsidRPr="000C0502" w:rsidRDefault="00795B28" w:rsidP="000C0502">
            <w:pPr>
              <w:snapToGrid w:val="0"/>
              <w:spacing w:before="60" w:after="60" w:line="240" w:lineRule="auto"/>
              <w:rPr>
                <w:b/>
                <w:sz w:val="16"/>
                <w:szCs w:val="16"/>
                <w:lang w:val="en-GB"/>
              </w:rPr>
            </w:pPr>
            <w:r w:rsidRPr="000C0502">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C61C23" w14:textId="77777777" w:rsidR="00795B28" w:rsidRPr="000C0502" w:rsidRDefault="00795B28" w:rsidP="000C0502">
            <w:pPr>
              <w:snapToGrid w:val="0"/>
              <w:spacing w:before="60" w:after="60" w:line="240" w:lineRule="auto"/>
              <w:jc w:val="center"/>
              <w:rPr>
                <w:b/>
                <w:sz w:val="16"/>
                <w:szCs w:val="16"/>
                <w:lang w:val="en-GB"/>
              </w:rPr>
            </w:pPr>
            <w:r w:rsidRPr="000C0502">
              <w:rPr>
                <w:b/>
                <w:sz w:val="16"/>
                <w:szCs w:val="16"/>
                <w:lang w:val="en-GB"/>
              </w:rPr>
              <w:t>Mult</w:t>
            </w:r>
          </w:p>
        </w:tc>
        <w:tc>
          <w:tcPr>
            <w:tcW w:w="2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1325BA3" w14:textId="77777777" w:rsidR="00795B28" w:rsidRPr="000C0502" w:rsidRDefault="00795B28" w:rsidP="000C0502">
            <w:pPr>
              <w:snapToGrid w:val="0"/>
              <w:spacing w:before="60" w:after="60" w:line="240" w:lineRule="auto"/>
              <w:rPr>
                <w:b/>
                <w:sz w:val="16"/>
                <w:szCs w:val="16"/>
                <w:lang w:val="en-GB"/>
              </w:rPr>
            </w:pPr>
            <w:r w:rsidRPr="000C0502">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F22580" w14:textId="77777777" w:rsidR="00795B28" w:rsidRPr="000C0502" w:rsidRDefault="00795B28" w:rsidP="000C0502">
            <w:pPr>
              <w:snapToGrid w:val="0"/>
              <w:spacing w:before="60" w:after="60" w:line="240" w:lineRule="auto"/>
              <w:rPr>
                <w:b/>
                <w:sz w:val="16"/>
                <w:szCs w:val="16"/>
                <w:lang w:val="en-GB"/>
              </w:rPr>
            </w:pPr>
            <w:r w:rsidRPr="000C0502">
              <w:rPr>
                <w:b/>
                <w:sz w:val="16"/>
                <w:szCs w:val="16"/>
                <w:lang w:val="en-GB"/>
              </w:rPr>
              <w:t>Remarks</w:t>
            </w:r>
          </w:p>
        </w:tc>
      </w:tr>
      <w:tr w:rsidR="00795B28" w:rsidRPr="000C0502" w14:paraId="152C524F" w14:textId="77777777" w:rsidTr="00705D96">
        <w:tc>
          <w:tcPr>
            <w:tcW w:w="1080" w:type="dxa"/>
            <w:tcBorders>
              <w:top w:val="single" w:sz="4" w:space="0" w:color="000000"/>
              <w:left w:val="single" w:sz="4" w:space="0" w:color="000000"/>
              <w:bottom w:val="single" w:sz="4" w:space="0" w:color="000000"/>
              <w:right w:val="single" w:sz="4" w:space="0" w:color="000000"/>
            </w:tcBorders>
            <w:hideMark/>
          </w:tcPr>
          <w:p w14:paraId="00D86AB8"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Class</w:t>
            </w:r>
          </w:p>
        </w:tc>
        <w:tc>
          <w:tcPr>
            <w:tcW w:w="2493" w:type="dxa"/>
            <w:tcBorders>
              <w:top w:val="single" w:sz="4" w:space="0" w:color="000000"/>
              <w:left w:val="single" w:sz="4" w:space="0" w:color="000000"/>
              <w:bottom w:val="single" w:sz="4" w:space="0" w:color="000000"/>
              <w:right w:val="single" w:sz="4" w:space="0" w:color="000000"/>
            </w:tcBorders>
            <w:hideMark/>
          </w:tcPr>
          <w:p w14:paraId="0982D67C"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S100_ExchangeCatalogueIdentifier</w:t>
            </w:r>
          </w:p>
        </w:tc>
        <w:tc>
          <w:tcPr>
            <w:tcW w:w="3987" w:type="dxa"/>
            <w:tcBorders>
              <w:top w:val="single" w:sz="4" w:space="0" w:color="000000"/>
              <w:left w:val="single" w:sz="4" w:space="0" w:color="000000"/>
              <w:bottom w:val="single" w:sz="4" w:space="0" w:color="000000"/>
              <w:right w:val="single" w:sz="4" w:space="0" w:color="000000"/>
            </w:tcBorders>
            <w:hideMark/>
          </w:tcPr>
          <w:p w14:paraId="7B6B0B04"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An identifier for an Exchange Catalogue .</w:t>
            </w:r>
          </w:p>
        </w:tc>
        <w:tc>
          <w:tcPr>
            <w:tcW w:w="691" w:type="dxa"/>
            <w:tcBorders>
              <w:top w:val="single" w:sz="4" w:space="0" w:color="000000"/>
              <w:left w:val="single" w:sz="4" w:space="0" w:color="000000"/>
              <w:bottom w:val="single" w:sz="4" w:space="0" w:color="000000"/>
              <w:right w:val="single" w:sz="4" w:space="0" w:color="000000"/>
            </w:tcBorders>
            <w:hideMark/>
          </w:tcPr>
          <w:p w14:paraId="54929818" w14:textId="77777777" w:rsidR="00795B28" w:rsidRPr="000C0502" w:rsidRDefault="00795B28" w:rsidP="000C0502">
            <w:pPr>
              <w:snapToGrid w:val="0"/>
              <w:spacing w:before="60" w:after="60" w:line="240" w:lineRule="auto"/>
              <w:jc w:val="center"/>
              <w:rPr>
                <w:sz w:val="16"/>
                <w:szCs w:val="16"/>
                <w:lang w:val="en-GB"/>
              </w:rPr>
            </w:pPr>
            <w:r w:rsidRPr="000C0502">
              <w:rPr>
                <w:sz w:val="16"/>
                <w:szCs w:val="16"/>
                <w:lang w:val="en-GB"/>
              </w:rPr>
              <w:t>-</w:t>
            </w:r>
          </w:p>
        </w:tc>
        <w:tc>
          <w:tcPr>
            <w:tcW w:w="2549" w:type="dxa"/>
            <w:tcBorders>
              <w:top w:val="single" w:sz="4" w:space="0" w:color="000000"/>
              <w:left w:val="single" w:sz="4" w:space="0" w:color="000000"/>
              <w:bottom w:val="single" w:sz="4" w:space="0" w:color="000000"/>
              <w:right w:val="single" w:sz="4" w:space="0" w:color="000000"/>
            </w:tcBorders>
            <w:hideMark/>
          </w:tcPr>
          <w:p w14:paraId="16E1A7B7"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69EBC689"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 xml:space="preserve">The concatenation of identifier, </w:t>
            </w:r>
            <w:proofErr w:type="spellStart"/>
            <w:r w:rsidRPr="000C0502">
              <w:rPr>
                <w:sz w:val="16"/>
                <w:szCs w:val="16"/>
                <w:lang w:val="en-GB"/>
              </w:rPr>
              <w:t>editionNumber</w:t>
            </w:r>
            <w:proofErr w:type="spellEnd"/>
            <w:r w:rsidRPr="000C0502">
              <w:rPr>
                <w:sz w:val="16"/>
                <w:szCs w:val="16"/>
                <w:lang w:val="en-GB"/>
              </w:rPr>
              <w:t xml:space="preserve"> and </w:t>
            </w:r>
            <w:proofErr w:type="spellStart"/>
            <w:r w:rsidRPr="000C0502">
              <w:rPr>
                <w:sz w:val="16"/>
                <w:szCs w:val="16"/>
                <w:lang w:val="en-GB"/>
              </w:rPr>
              <w:t>dateTime</w:t>
            </w:r>
            <w:proofErr w:type="spellEnd"/>
            <w:r w:rsidRPr="000C0502">
              <w:rPr>
                <w:sz w:val="16"/>
                <w:szCs w:val="16"/>
                <w:lang w:val="en-GB"/>
              </w:rPr>
              <w:t xml:space="preserve"> form the unique name</w:t>
            </w:r>
          </w:p>
        </w:tc>
      </w:tr>
      <w:tr w:rsidR="00795B28" w:rsidRPr="000C0502" w14:paraId="3BA294F7" w14:textId="77777777" w:rsidTr="00705D96">
        <w:tc>
          <w:tcPr>
            <w:tcW w:w="1080" w:type="dxa"/>
            <w:tcBorders>
              <w:top w:val="single" w:sz="4" w:space="0" w:color="000000"/>
              <w:left w:val="single" w:sz="4" w:space="0" w:color="000000"/>
              <w:bottom w:val="single" w:sz="4" w:space="0" w:color="000000"/>
              <w:right w:val="single" w:sz="4" w:space="0" w:color="000000"/>
            </w:tcBorders>
            <w:hideMark/>
          </w:tcPr>
          <w:p w14:paraId="605E60B0"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hideMark/>
          </w:tcPr>
          <w:p w14:paraId="1FB01E6D"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identifier</w:t>
            </w:r>
          </w:p>
        </w:tc>
        <w:tc>
          <w:tcPr>
            <w:tcW w:w="3987" w:type="dxa"/>
            <w:tcBorders>
              <w:top w:val="single" w:sz="4" w:space="0" w:color="000000"/>
              <w:left w:val="single" w:sz="4" w:space="0" w:color="000000"/>
              <w:bottom w:val="single" w:sz="4" w:space="0" w:color="000000"/>
              <w:right w:val="single" w:sz="4" w:space="0" w:color="000000"/>
            </w:tcBorders>
          </w:tcPr>
          <w:p w14:paraId="428BF0F2"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Uniquely identifies this Exchange Catalogue</w:t>
            </w:r>
          </w:p>
          <w:p w14:paraId="0DA75A58" w14:textId="77777777" w:rsidR="00795B28" w:rsidRPr="000C0502" w:rsidRDefault="00795B28" w:rsidP="000C0502">
            <w:pPr>
              <w:snapToGrid w:val="0"/>
              <w:spacing w:before="60" w:after="60" w:line="240" w:lineRule="auto"/>
              <w:rPr>
                <w:sz w:val="16"/>
                <w:szCs w:val="16"/>
                <w:lang w:val="en-GB"/>
              </w:rPr>
            </w:pPr>
          </w:p>
        </w:tc>
        <w:tc>
          <w:tcPr>
            <w:tcW w:w="691" w:type="dxa"/>
            <w:tcBorders>
              <w:top w:val="single" w:sz="4" w:space="0" w:color="000000"/>
              <w:left w:val="single" w:sz="4" w:space="0" w:color="000000"/>
              <w:bottom w:val="single" w:sz="4" w:space="0" w:color="000000"/>
              <w:right w:val="single" w:sz="4" w:space="0" w:color="000000"/>
            </w:tcBorders>
            <w:hideMark/>
          </w:tcPr>
          <w:p w14:paraId="6841A10E" w14:textId="77777777" w:rsidR="00795B28" w:rsidRPr="000C0502" w:rsidRDefault="00795B28" w:rsidP="000C0502">
            <w:pPr>
              <w:snapToGrid w:val="0"/>
              <w:spacing w:before="60" w:after="60" w:line="240" w:lineRule="auto"/>
              <w:jc w:val="center"/>
              <w:rPr>
                <w:sz w:val="16"/>
                <w:szCs w:val="16"/>
                <w:lang w:val="en-GB"/>
              </w:rPr>
            </w:pPr>
            <w:r w:rsidRPr="000C0502">
              <w:rPr>
                <w:sz w:val="16"/>
                <w:szCs w:val="16"/>
                <w:lang w:val="en-GB"/>
              </w:rPr>
              <w:t>1</w:t>
            </w:r>
          </w:p>
        </w:tc>
        <w:tc>
          <w:tcPr>
            <w:tcW w:w="2549" w:type="dxa"/>
            <w:tcBorders>
              <w:top w:val="single" w:sz="4" w:space="0" w:color="000000"/>
              <w:left w:val="single" w:sz="4" w:space="0" w:color="000000"/>
              <w:bottom w:val="single" w:sz="4" w:space="0" w:color="000000"/>
              <w:right w:val="single" w:sz="4" w:space="0" w:color="000000"/>
            </w:tcBorders>
            <w:hideMark/>
          </w:tcPr>
          <w:p w14:paraId="38CC940B" w14:textId="77777777" w:rsidR="00795B28" w:rsidRPr="000C0502" w:rsidRDefault="00795B28" w:rsidP="000C0502">
            <w:pPr>
              <w:snapToGrid w:val="0"/>
              <w:spacing w:before="60" w:after="60" w:line="240" w:lineRule="auto"/>
              <w:rPr>
                <w:sz w:val="16"/>
                <w:szCs w:val="16"/>
                <w:lang w:val="en-GB"/>
              </w:rPr>
            </w:pPr>
            <w:proofErr w:type="spellStart"/>
            <w:r w:rsidRPr="000C0502">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1B582A70" w14:textId="77777777" w:rsidR="00795B28" w:rsidRPr="000C0502" w:rsidRDefault="00795B28" w:rsidP="000C0502">
            <w:pPr>
              <w:spacing w:before="60" w:after="60" w:line="240" w:lineRule="auto"/>
              <w:rPr>
                <w:sz w:val="16"/>
                <w:szCs w:val="16"/>
                <w:lang w:val="en-GB"/>
              </w:rPr>
            </w:pPr>
            <w:r w:rsidRPr="000C0502">
              <w:rPr>
                <w:sz w:val="16"/>
                <w:szCs w:val="16"/>
                <w:lang w:val="en-GB"/>
              </w:rPr>
              <w:t>&lt;S100XC:identifier&gt;US_101_20200101_120101_01&lt;/S100XC:identifier&gt;</w:t>
            </w:r>
          </w:p>
          <w:p w14:paraId="2060C642" w14:textId="77777777" w:rsidR="00795B28" w:rsidRPr="000C0502" w:rsidRDefault="00795B28" w:rsidP="000C0502">
            <w:pPr>
              <w:snapToGrid w:val="0"/>
              <w:spacing w:before="60" w:after="60" w:line="240" w:lineRule="auto"/>
              <w:rPr>
                <w:sz w:val="16"/>
                <w:szCs w:val="16"/>
                <w:lang w:val="en-GB"/>
              </w:rPr>
            </w:pPr>
          </w:p>
        </w:tc>
      </w:tr>
      <w:tr w:rsidR="00795B28" w:rsidRPr="000C0502" w14:paraId="6520BF00" w14:textId="77777777" w:rsidTr="00705D96">
        <w:tc>
          <w:tcPr>
            <w:tcW w:w="1080" w:type="dxa"/>
            <w:tcBorders>
              <w:top w:val="single" w:sz="4" w:space="0" w:color="000000"/>
              <w:left w:val="single" w:sz="4" w:space="0" w:color="000000"/>
              <w:bottom w:val="single" w:sz="4" w:space="0" w:color="000000"/>
              <w:right w:val="single" w:sz="4" w:space="0" w:color="000000"/>
            </w:tcBorders>
            <w:hideMark/>
          </w:tcPr>
          <w:p w14:paraId="67398A0A"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Attribute</w:t>
            </w:r>
          </w:p>
        </w:tc>
        <w:tc>
          <w:tcPr>
            <w:tcW w:w="2493" w:type="dxa"/>
            <w:tcBorders>
              <w:top w:val="single" w:sz="4" w:space="0" w:color="000000"/>
              <w:left w:val="single" w:sz="4" w:space="0" w:color="000000"/>
              <w:bottom w:val="single" w:sz="4" w:space="0" w:color="000000"/>
              <w:right w:val="single" w:sz="4" w:space="0" w:color="000000"/>
            </w:tcBorders>
            <w:hideMark/>
          </w:tcPr>
          <w:p w14:paraId="25719852" w14:textId="77777777" w:rsidR="00795B28" w:rsidRPr="000C0502" w:rsidRDefault="00795B28" w:rsidP="000C0502">
            <w:pPr>
              <w:snapToGrid w:val="0"/>
              <w:spacing w:before="60" w:after="60" w:line="240" w:lineRule="auto"/>
              <w:rPr>
                <w:sz w:val="16"/>
                <w:szCs w:val="16"/>
                <w:lang w:val="en-GB"/>
              </w:rPr>
            </w:pPr>
            <w:proofErr w:type="spellStart"/>
            <w:r w:rsidRPr="000C0502">
              <w:rPr>
                <w:sz w:val="16"/>
                <w:szCs w:val="16"/>
                <w:lang w:val="en-GB"/>
              </w:rPr>
              <w:t>dateTime</w:t>
            </w:r>
            <w:proofErr w:type="spellEnd"/>
          </w:p>
        </w:tc>
        <w:tc>
          <w:tcPr>
            <w:tcW w:w="3987" w:type="dxa"/>
            <w:tcBorders>
              <w:top w:val="single" w:sz="4" w:space="0" w:color="000000"/>
              <w:left w:val="single" w:sz="4" w:space="0" w:color="000000"/>
              <w:bottom w:val="single" w:sz="4" w:space="0" w:color="000000"/>
              <w:right w:val="single" w:sz="4" w:space="0" w:color="000000"/>
            </w:tcBorders>
            <w:hideMark/>
          </w:tcPr>
          <w:p w14:paraId="11ED50D7"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Creation date and time of the Exchange Catalogue, including time zone</w:t>
            </w:r>
          </w:p>
        </w:tc>
        <w:tc>
          <w:tcPr>
            <w:tcW w:w="691" w:type="dxa"/>
            <w:tcBorders>
              <w:top w:val="single" w:sz="4" w:space="0" w:color="000000"/>
              <w:left w:val="single" w:sz="4" w:space="0" w:color="000000"/>
              <w:bottom w:val="single" w:sz="4" w:space="0" w:color="000000"/>
              <w:right w:val="single" w:sz="4" w:space="0" w:color="000000"/>
            </w:tcBorders>
            <w:hideMark/>
          </w:tcPr>
          <w:p w14:paraId="584313C8" w14:textId="77777777" w:rsidR="00795B28" w:rsidRPr="000C0502" w:rsidRDefault="00795B28" w:rsidP="000C0502">
            <w:pPr>
              <w:snapToGrid w:val="0"/>
              <w:spacing w:before="60" w:after="60" w:line="240" w:lineRule="auto"/>
              <w:jc w:val="center"/>
              <w:rPr>
                <w:sz w:val="16"/>
                <w:szCs w:val="16"/>
                <w:lang w:val="en-GB"/>
              </w:rPr>
            </w:pPr>
            <w:r w:rsidRPr="000C0502">
              <w:rPr>
                <w:sz w:val="16"/>
                <w:szCs w:val="16"/>
                <w:lang w:val="en-GB"/>
              </w:rPr>
              <w:t>1</w:t>
            </w:r>
          </w:p>
        </w:tc>
        <w:tc>
          <w:tcPr>
            <w:tcW w:w="2549" w:type="dxa"/>
            <w:tcBorders>
              <w:top w:val="single" w:sz="4" w:space="0" w:color="000000"/>
              <w:left w:val="single" w:sz="4" w:space="0" w:color="000000"/>
              <w:bottom w:val="single" w:sz="4" w:space="0" w:color="000000"/>
              <w:right w:val="single" w:sz="4" w:space="0" w:color="000000"/>
            </w:tcBorders>
            <w:hideMark/>
          </w:tcPr>
          <w:p w14:paraId="205ACB08" w14:textId="77777777" w:rsidR="00795B28" w:rsidRPr="000C0502" w:rsidRDefault="00795B28" w:rsidP="000C0502">
            <w:pPr>
              <w:snapToGrid w:val="0"/>
              <w:spacing w:before="60" w:after="60" w:line="240" w:lineRule="auto"/>
              <w:rPr>
                <w:sz w:val="16"/>
                <w:szCs w:val="16"/>
                <w:lang w:val="en-GB"/>
              </w:rPr>
            </w:pPr>
            <w:proofErr w:type="spellStart"/>
            <w:r w:rsidRPr="000C0502">
              <w:rPr>
                <w:sz w:val="16"/>
                <w:szCs w:val="16"/>
                <w:lang w:val="en-GB"/>
              </w:rPr>
              <w:t>DateTime</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562BB08C" w14:textId="77777777" w:rsidR="00795B28" w:rsidRPr="000C0502" w:rsidRDefault="00795B28" w:rsidP="000C0502">
            <w:pPr>
              <w:snapToGrid w:val="0"/>
              <w:spacing w:before="60" w:after="60" w:line="240" w:lineRule="auto"/>
              <w:rPr>
                <w:sz w:val="16"/>
                <w:szCs w:val="16"/>
                <w:lang w:val="en-GB"/>
              </w:rPr>
            </w:pPr>
            <w:r w:rsidRPr="000C0502">
              <w:rPr>
                <w:sz w:val="16"/>
                <w:szCs w:val="16"/>
                <w:lang w:val="en-GB"/>
              </w:rPr>
              <w:t xml:space="preserve">Format:  </w:t>
            </w:r>
            <w:proofErr w:type="spellStart"/>
            <w:r w:rsidRPr="000C0502">
              <w:rPr>
                <w:sz w:val="16"/>
                <w:szCs w:val="16"/>
                <w:lang w:val="en-GB"/>
              </w:rPr>
              <w:t>yyyy-mm-ddThh:mm:ssZ</w:t>
            </w:r>
            <w:proofErr w:type="spellEnd"/>
          </w:p>
        </w:tc>
      </w:tr>
    </w:tbl>
    <w:p w14:paraId="344C6287" w14:textId="77777777" w:rsidR="00795B28" w:rsidRPr="002B4F4C" w:rsidRDefault="00795B28" w:rsidP="00326A77">
      <w:pPr>
        <w:spacing w:line="240" w:lineRule="auto"/>
        <w:jc w:val="both"/>
        <w:rPr>
          <w:rFonts w:eastAsia="MS Mincho"/>
          <w:sz w:val="20"/>
          <w:szCs w:val="20"/>
          <w:lang w:val="en-GB"/>
        </w:rPr>
      </w:pPr>
    </w:p>
    <w:p w14:paraId="716CB4B9" w14:textId="77777777" w:rsidR="00795B28" w:rsidRPr="00C1391F" w:rsidRDefault="00795B28" w:rsidP="003E2441">
      <w:pPr>
        <w:pStyle w:val="Heading4"/>
        <w:tabs>
          <w:tab w:val="left" w:pos="993"/>
        </w:tabs>
        <w:spacing w:line="240" w:lineRule="auto"/>
        <w:ind w:left="992" w:hanging="992"/>
        <w:rPr>
          <w:sz w:val="20"/>
          <w:szCs w:val="20"/>
          <w:lang w:val="en-GB"/>
        </w:rPr>
      </w:pPr>
      <w:bookmarkStart w:id="495" w:name="_Toc403560566"/>
      <w:bookmarkStart w:id="496" w:name="_Toc512925141"/>
      <w:r w:rsidRPr="00C1391F">
        <w:rPr>
          <w:sz w:val="20"/>
          <w:szCs w:val="20"/>
          <w:lang w:val="en-GB"/>
        </w:rPr>
        <w:t>S100_CataloguePointofContact</w:t>
      </w:r>
      <w:bookmarkEnd w:id="495"/>
      <w:bookmarkEnd w:id="496"/>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3060"/>
        <w:gridCol w:w="3420"/>
        <w:gridCol w:w="691"/>
        <w:gridCol w:w="2549"/>
        <w:gridCol w:w="3060"/>
      </w:tblGrid>
      <w:tr w:rsidR="00795B28" w:rsidRPr="00FF0ACC" w14:paraId="3A3CAB43" w14:textId="77777777" w:rsidTr="00C960DF">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25E1BAF" w14:textId="77777777" w:rsidR="00795B28" w:rsidRPr="003E2441" w:rsidRDefault="00795B28" w:rsidP="003E2441">
            <w:pPr>
              <w:keepNext/>
              <w:keepLines/>
              <w:snapToGrid w:val="0"/>
              <w:spacing w:before="60" w:after="60" w:line="240" w:lineRule="auto"/>
              <w:rPr>
                <w:b/>
                <w:sz w:val="16"/>
                <w:szCs w:val="16"/>
                <w:lang w:val="en-GB"/>
              </w:rPr>
            </w:pPr>
            <w:r w:rsidRPr="003E2441">
              <w:rPr>
                <w:b/>
                <w:sz w:val="16"/>
                <w:szCs w:val="16"/>
                <w:lang w:val="en-GB"/>
              </w:rPr>
              <w:t>Role Name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58F9CB" w14:textId="77777777" w:rsidR="00795B28" w:rsidRPr="003E2441" w:rsidRDefault="00795B28" w:rsidP="003E2441">
            <w:pPr>
              <w:keepNext/>
              <w:keepLines/>
              <w:snapToGrid w:val="0"/>
              <w:spacing w:before="60" w:after="60" w:line="240" w:lineRule="auto"/>
              <w:rPr>
                <w:b/>
                <w:sz w:val="16"/>
                <w:szCs w:val="16"/>
                <w:lang w:val="en-GB"/>
              </w:rPr>
            </w:pPr>
            <w:r w:rsidRPr="003E2441">
              <w:rPr>
                <w:b/>
                <w:sz w:val="16"/>
                <w:szCs w:val="16"/>
                <w:lang w:val="en-GB"/>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73A5E8" w14:textId="77777777" w:rsidR="00795B28" w:rsidRPr="003E2441" w:rsidRDefault="00795B28" w:rsidP="003E2441">
            <w:pPr>
              <w:keepNext/>
              <w:keepLines/>
              <w:snapToGrid w:val="0"/>
              <w:spacing w:before="60" w:after="60" w:line="240" w:lineRule="auto"/>
              <w:rPr>
                <w:b/>
                <w:sz w:val="16"/>
                <w:szCs w:val="16"/>
                <w:lang w:val="en-GB"/>
              </w:rPr>
            </w:pPr>
            <w:r w:rsidRPr="003E2441">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6B081DB" w14:textId="77777777" w:rsidR="00795B28" w:rsidRPr="003E2441" w:rsidRDefault="00795B28" w:rsidP="003E2441">
            <w:pPr>
              <w:keepNext/>
              <w:keepLines/>
              <w:snapToGrid w:val="0"/>
              <w:spacing w:before="60" w:after="60" w:line="240" w:lineRule="auto"/>
              <w:jc w:val="center"/>
              <w:rPr>
                <w:b/>
                <w:sz w:val="16"/>
                <w:szCs w:val="16"/>
                <w:lang w:val="en-GB"/>
              </w:rPr>
            </w:pPr>
            <w:r w:rsidRPr="003E2441">
              <w:rPr>
                <w:b/>
                <w:sz w:val="16"/>
                <w:szCs w:val="16"/>
                <w:lang w:val="en-GB"/>
              </w:rPr>
              <w:t>Mult</w:t>
            </w:r>
          </w:p>
        </w:tc>
        <w:tc>
          <w:tcPr>
            <w:tcW w:w="2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C72A0D2" w14:textId="77777777" w:rsidR="00795B28" w:rsidRPr="003E2441" w:rsidRDefault="00795B28" w:rsidP="003E2441">
            <w:pPr>
              <w:keepNext/>
              <w:keepLines/>
              <w:snapToGrid w:val="0"/>
              <w:spacing w:before="60" w:after="60" w:line="240" w:lineRule="auto"/>
              <w:rPr>
                <w:b/>
                <w:sz w:val="16"/>
                <w:szCs w:val="16"/>
                <w:lang w:val="en-GB"/>
              </w:rPr>
            </w:pPr>
            <w:r w:rsidRPr="003E2441">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49098A5" w14:textId="77777777" w:rsidR="00795B28" w:rsidRPr="003E2441" w:rsidRDefault="00795B28" w:rsidP="003E2441">
            <w:pPr>
              <w:keepNext/>
              <w:keepLines/>
              <w:snapToGrid w:val="0"/>
              <w:spacing w:before="60" w:after="60" w:line="240" w:lineRule="auto"/>
              <w:rPr>
                <w:b/>
                <w:sz w:val="16"/>
                <w:szCs w:val="16"/>
                <w:lang w:val="en-GB"/>
              </w:rPr>
            </w:pPr>
            <w:r w:rsidRPr="003E2441">
              <w:rPr>
                <w:b/>
                <w:sz w:val="16"/>
                <w:szCs w:val="16"/>
                <w:lang w:val="en-GB"/>
              </w:rPr>
              <w:t>Remarks</w:t>
            </w:r>
          </w:p>
        </w:tc>
      </w:tr>
      <w:tr w:rsidR="00795B28" w:rsidRPr="00FF0ACC" w14:paraId="15D52B99" w14:textId="77777777" w:rsidTr="00C960DF">
        <w:tc>
          <w:tcPr>
            <w:tcW w:w="1080" w:type="dxa"/>
            <w:tcBorders>
              <w:top w:val="single" w:sz="4" w:space="0" w:color="000000"/>
              <w:left w:val="single" w:sz="4" w:space="0" w:color="000000"/>
              <w:bottom w:val="single" w:sz="4" w:space="0" w:color="000000"/>
              <w:right w:val="single" w:sz="4" w:space="0" w:color="000000"/>
            </w:tcBorders>
            <w:hideMark/>
          </w:tcPr>
          <w:p w14:paraId="44830175"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Class</w:t>
            </w:r>
          </w:p>
        </w:tc>
        <w:tc>
          <w:tcPr>
            <w:tcW w:w="3060" w:type="dxa"/>
            <w:tcBorders>
              <w:top w:val="single" w:sz="4" w:space="0" w:color="000000"/>
              <w:left w:val="single" w:sz="4" w:space="0" w:color="000000"/>
              <w:bottom w:val="single" w:sz="4" w:space="0" w:color="000000"/>
              <w:right w:val="single" w:sz="4" w:space="0" w:color="000000"/>
            </w:tcBorders>
            <w:hideMark/>
          </w:tcPr>
          <w:p w14:paraId="70DBB05B"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S100_CataloguePointOfContact</w:t>
            </w:r>
          </w:p>
        </w:tc>
        <w:tc>
          <w:tcPr>
            <w:tcW w:w="3420" w:type="dxa"/>
            <w:tcBorders>
              <w:top w:val="single" w:sz="4" w:space="0" w:color="000000"/>
              <w:left w:val="single" w:sz="4" w:space="0" w:color="000000"/>
              <w:bottom w:val="single" w:sz="4" w:space="0" w:color="000000"/>
              <w:right w:val="single" w:sz="4" w:space="0" w:color="000000"/>
            </w:tcBorders>
            <w:hideMark/>
          </w:tcPr>
          <w:p w14:paraId="37097E82"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Contact details of the issuer of this Exchange Catalogue</w:t>
            </w:r>
          </w:p>
        </w:tc>
        <w:tc>
          <w:tcPr>
            <w:tcW w:w="691" w:type="dxa"/>
            <w:tcBorders>
              <w:top w:val="single" w:sz="4" w:space="0" w:color="000000"/>
              <w:left w:val="single" w:sz="4" w:space="0" w:color="000000"/>
              <w:bottom w:val="single" w:sz="4" w:space="0" w:color="000000"/>
              <w:right w:val="single" w:sz="4" w:space="0" w:color="000000"/>
            </w:tcBorders>
            <w:hideMark/>
          </w:tcPr>
          <w:p w14:paraId="024706FD" w14:textId="77777777" w:rsidR="00795B28" w:rsidRPr="003E2441" w:rsidRDefault="00795B28" w:rsidP="003E2441">
            <w:pPr>
              <w:snapToGrid w:val="0"/>
              <w:spacing w:before="60" w:after="60" w:line="240" w:lineRule="auto"/>
              <w:jc w:val="center"/>
              <w:rPr>
                <w:sz w:val="16"/>
                <w:szCs w:val="16"/>
                <w:lang w:val="en-GB"/>
              </w:rPr>
            </w:pPr>
            <w:r w:rsidRPr="003E2441">
              <w:rPr>
                <w:sz w:val="16"/>
                <w:szCs w:val="16"/>
                <w:lang w:val="en-GB"/>
              </w:rPr>
              <w:t>-</w:t>
            </w:r>
          </w:p>
        </w:tc>
        <w:tc>
          <w:tcPr>
            <w:tcW w:w="2549" w:type="dxa"/>
            <w:tcBorders>
              <w:top w:val="single" w:sz="4" w:space="0" w:color="000000"/>
              <w:left w:val="single" w:sz="4" w:space="0" w:color="000000"/>
              <w:bottom w:val="single" w:sz="4" w:space="0" w:color="000000"/>
              <w:right w:val="single" w:sz="4" w:space="0" w:color="000000"/>
            </w:tcBorders>
            <w:hideMark/>
          </w:tcPr>
          <w:p w14:paraId="79E3CF81"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339C7F87"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w:t>
            </w:r>
          </w:p>
        </w:tc>
      </w:tr>
      <w:tr w:rsidR="00795B28" w:rsidRPr="00FF0ACC" w14:paraId="7DA1B98D" w14:textId="77777777" w:rsidTr="00C960DF">
        <w:tc>
          <w:tcPr>
            <w:tcW w:w="1080" w:type="dxa"/>
            <w:tcBorders>
              <w:top w:val="single" w:sz="4" w:space="0" w:color="000000"/>
              <w:left w:val="single" w:sz="4" w:space="0" w:color="000000"/>
              <w:bottom w:val="single" w:sz="4" w:space="0" w:color="000000"/>
              <w:right w:val="single" w:sz="4" w:space="0" w:color="000000"/>
            </w:tcBorders>
            <w:hideMark/>
          </w:tcPr>
          <w:p w14:paraId="2DF63FFC"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hideMark/>
          </w:tcPr>
          <w:p w14:paraId="5B017140"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organization</w:t>
            </w:r>
          </w:p>
        </w:tc>
        <w:tc>
          <w:tcPr>
            <w:tcW w:w="3420" w:type="dxa"/>
            <w:tcBorders>
              <w:top w:val="single" w:sz="4" w:space="0" w:color="000000"/>
              <w:left w:val="single" w:sz="4" w:space="0" w:color="000000"/>
              <w:bottom w:val="single" w:sz="4" w:space="0" w:color="000000"/>
              <w:right w:val="single" w:sz="4" w:space="0" w:color="000000"/>
            </w:tcBorders>
            <w:hideMark/>
          </w:tcPr>
          <w:p w14:paraId="616281C2"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The organization distributing this Exchange Catalogue</w:t>
            </w:r>
          </w:p>
        </w:tc>
        <w:tc>
          <w:tcPr>
            <w:tcW w:w="691" w:type="dxa"/>
            <w:tcBorders>
              <w:top w:val="single" w:sz="4" w:space="0" w:color="000000"/>
              <w:left w:val="single" w:sz="4" w:space="0" w:color="000000"/>
              <w:bottom w:val="single" w:sz="4" w:space="0" w:color="000000"/>
              <w:right w:val="single" w:sz="4" w:space="0" w:color="000000"/>
            </w:tcBorders>
            <w:hideMark/>
          </w:tcPr>
          <w:p w14:paraId="1B18E3B1" w14:textId="77777777" w:rsidR="00795B28" w:rsidRPr="003E2441" w:rsidRDefault="00795B28" w:rsidP="003E2441">
            <w:pPr>
              <w:snapToGrid w:val="0"/>
              <w:spacing w:before="60" w:after="60" w:line="240" w:lineRule="auto"/>
              <w:jc w:val="center"/>
              <w:rPr>
                <w:sz w:val="16"/>
                <w:szCs w:val="16"/>
                <w:lang w:val="en-GB"/>
              </w:rPr>
            </w:pPr>
            <w:r w:rsidRPr="003E2441">
              <w:rPr>
                <w:sz w:val="16"/>
                <w:szCs w:val="16"/>
                <w:lang w:val="en-GB"/>
              </w:rPr>
              <w:t>1</w:t>
            </w:r>
          </w:p>
        </w:tc>
        <w:tc>
          <w:tcPr>
            <w:tcW w:w="2549" w:type="dxa"/>
            <w:tcBorders>
              <w:top w:val="single" w:sz="4" w:space="0" w:color="000000"/>
              <w:left w:val="single" w:sz="4" w:space="0" w:color="000000"/>
              <w:bottom w:val="single" w:sz="4" w:space="0" w:color="000000"/>
              <w:right w:val="single" w:sz="4" w:space="0" w:color="000000"/>
            </w:tcBorders>
            <w:hideMark/>
          </w:tcPr>
          <w:p w14:paraId="24E3CC94" w14:textId="77777777" w:rsidR="00795B28" w:rsidRPr="003E2441" w:rsidRDefault="00795B28" w:rsidP="003E2441">
            <w:pPr>
              <w:snapToGrid w:val="0"/>
              <w:spacing w:before="60" w:after="60" w:line="240" w:lineRule="auto"/>
              <w:rPr>
                <w:sz w:val="16"/>
                <w:szCs w:val="16"/>
                <w:lang w:val="en-GB"/>
              </w:rPr>
            </w:pPr>
            <w:proofErr w:type="spellStart"/>
            <w:r w:rsidRPr="003E2441">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522C03FC"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This could be an individual producer, value added reseller, etc</w:t>
            </w:r>
          </w:p>
        </w:tc>
      </w:tr>
      <w:tr w:rsidR="00795B28" w:rsidRPr="00FF0ACC" w14:paraId="1EFE6521" w14:textId="77777777" w:rsidTr="00C960DF">
        <w:tc>
          <w:tcPr>
            <w:tcW w:w="1080" w:type="dxa"/>
            <w:tcBorders>
              <w:top w:val="single" w:sz="4" w:space="0" w:color="000000"/>
              <w:left w:val="single" w:sz="4" w:space="0" w:color="000000"/>
              <w:bottom w:val="single" w:sz="4" w:space="0" w:color="000000"/>
              <w:right w:val="single" w:sz="4" w:space="0" w:color="000000"/>
            </w:tcBorders>
            <w:hideMark/>
          </w:tcPr>
          <w:p w14:paraId="405862B7"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hideMark/>
          </w:tcPr>
          <w:p w14:paraId="19CFD023"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phone</w:t>
            </w:r>
          </w:p>
        </w:tc>
        <w:tc>
          <w:tcPr>
            <w:tcW w:w="3420" w:type="dxa"/>
            <w:tcBorders>
              <w:top w:val="single" w:sz="4" w:space="0" w:color="000000"/>
              <w:left w:val="single" w:sz="4" w:space="0" w:color="000000"/>
              <w:bottom w:val="single" w:sz="4" w:space="0" w:color="000000"/>
              <w:right w:val="single" w:sz="4" w:space="0" w:color="000000"/>
            </w:tcBorders>
            <w:hideMark/>
          </w:tcPr>
          <w:p w14:paraId="54709765"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The phone number of the organization</w:t>
            </w:r>
          </w:p>
        </w:tc>
        <w:tc>
          <w:tcPr>
            <w:tcW w:w="691" w:type="dxa"/>
            <w:tcBorders>
              <w:top w:val="single" w:sz="4" w:space="0" w:color="000000"/>
              <w:left w:val="single" w:sz="4" w:space="0" w:color="000000"/>
              <w:bottom w:val="single" w:sz="4" w:space="0" w:color="000000"/>
              <w:right w:val="single" w:sz="4" w:space="0" w:color="000000"/>
            </w:tcBorders>
            <w:hideMark/>
          </w:tcPr>
          <w:p w14:paraId="7E6CDEDF" w14:textId="77777777" w:rsidR="00795B28" w:rsidRPr="003E2441" w:rsidRDefault="00795B28" w:rsidP="003E2441">
            <w:pPr>
              <w:snapToGrid w:val="0"/>
              <w:spacing w:before="60" w:after="60" w:line="240" w:lineRule="auto"/>
              <w:jc w:val="center"/>
              <w:rPr>
                <w:sz w:val="16"/>
                <w:szCs w:val="16"/>
                <w:lang w:val="en-GB"/>
              </w:rPr>
            </w:pPr>
            <w:r w:rsidRPr="003E2441">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hideMark/>
          </w:tcPr>
          <w:p w14:paraId="31AF0168" w14:textId="77777777" w:rsidR="00795B28" w:rsidRPr="003E2441" w:rsidRDefault="00795B28" w:rsidP="003E2441">
            <w:pPr>
              <w:snapToGrid w:val="0"/>
              <w:spacing w:before="60" w:after="60" w:line="240" w:lineRule="auto"/>
              <w:rPr>
                <w:sz w:val="16"/>
                <w:szCs w:val="16"/>
                <w:lang w:val="en-GB"/>
              </w:rPr>
            </w:pPr>
            <w:proofErr w:type="spellStart"/>
            <w:r w:rsidRPr="003E2441">
              <w:rPr>
                <w:sz w:val="16"/>
                <w:szCs w:val="16"/>
                <w:lang w:val="en-GB"/>
              </w:rPr>
              <w:t>CI_Telephone</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21D5B7F1" w14:textId="77777777" w:rsidR="00795B28" w:rsidRPr="003E2441" w:rsidRDefault="00795B28" w:rsidP="003E2441">
            <w:pPr>
              <w:snapToGrid w:val="0"/>
              <w:spacing w:before="60" w:after="60" w:line="240" w:lineRule="auto"/>
              <w:rPr>
                <w:sz w:val="16"/>
                <w:szCs w:val="16"/>
                <w:lang w:val="en-GB"/>
              </w:rPr>
            </w:pPr>
          </w:p>
        </w:tc>
      </w:tr>
      <w:tr w:rsidR="00795B28" w:rsidRPr="00FF0ACC" w14:paraId="16D2B001" w14:textId="77777777" w:rsidTr="00C960DF">
        <w:tc>
          <w:tcPr>
            <w:tcW w:w="1080" w:type="dxa"/>
            <w:tcBorders>
              <w:top w:val="single" w:sz="4" w:space="0" w:color="000000"/>
              <w:left w:val="single" w:sz="4" w:space="0" w:color="000000"/>
              <w:bottom w:val="single" w:sz="4" w:space="0" w:color="000000"/>
              <w:right w:val="single" w:sz="4" w:space="0" w:color="000000"/>
            </w:tcBorders>
            <w:hideMark/>
          </w:tcPr>
          <w:p w14:paraId="207A6EE5"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hideMark/>
          </w:tcPr>
          <w:p w14:paraId="13FCFABF"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address</w:t>
            </w:r>
          </w:p>
        </w:tc>
        <w:tc>
          <w:tcPr>
            <w:tcW w:w="3420" w:type="dxa"/>
            <w:tcBorders>
              <w:top w:val="single" w:sz="4" w:space="0" w:color="000000"/>
              <w:left w:val="single" w:sz="4" w:space="0" w:color="000000"/>
              <w:bottom w:val="single" w:sz="4" w:space="0" w:color="000000"/>
              <w:right w:val="single" w:sz="4" w:space="0" w:color="000000"/>
            </w:tcBorders>
            <w:hideMark/>
          </w:tcPr>
          <w:p w14:paraId="6B2C23A9" w14:textId="77777777" w:rsidR="00795B28" w:rsidRPr="003E2441" w:rsidRDefault="00795B28" w:rsidP="003E2441">
            <w:pPr>
              <w:snapToGrid w:val="0"/>
              <w:spacing w:before="60" w:after="60" w:line="240" w:lineRule="auto"/>
              <w:rPr>
                <w:sz w:val="16"/>
                <w:szCs w:val="16"/>
                <w:lang w:val="en-GB"/>
              </w:rPr>
            </w:pPr>
            <w:r w:rsidRPr="003E2441">
              <w:rPr>
                <w:sz w:val="16"/>
                <w:szCs w:val="16"/>
                <w:lang w:val="en-GB"/>
              </w:rPr>
              <w:t>The address of the organization</w:t>
            </w:r>
          </w:p>
        </w:tc>
        <w:tc>
          <w:tcPr>
            <w:tcW w:w="691" w:type="dxa"/>
            <w:tcBorders>
              <w:top w:val="single" w:sz="4" w:space="0" w:color="000000"/>
              <w:left w:val="single" w:sz="4" w:space="0" w:color="000000"/>
              <w:bottom w:val="single" w:sz="4" w:space="0" w:color="000000"/>
              <w:right w:val="single" w:sz="4" w:space="0" w:color="000000"/>
            </w:tcBorders>
            <w:hideMark/>
          </w:tcPr>
          <w:p w14:paraId="17610607" w14:textId="77777777" w:rsidR="00795B28" w:rsidRPr="003E2441" w:rsidRDefault="00795B28" w:rsidP="003E2441">
            <w:pPr>
              <w:snapToGrid w:val="0"/>
              <w:spacing w:before="60" w:after="60" w:line="240" w:lineRule="auto"/>
              <w:jc w:val="center"/>
              <w:rPr>
                <w:sz w:val="16"/>
                <w:szCs w:val="16"/>
                <w:lang w:val="en-GB"/>
              </w:rPr>
            </w:pPr>
            <w:r w:rsidRPr="003E2441">
              <w:rPr>
                <w:sz w:val="16"/>
                <w:szCs w:val="16"/>
                <w:lang w:val="en-GB"/>
              </w:rPr>
              <w:t>0..1</w:t>
            </w:r>
          </w:p>
        </w:tc>
        <w:tc>
          <w:tcPr>
            <w:tcW w:w="2549" w:type="dxa"/>
            <w:tcBorders>
              <w:top w:val="single" w:sz="4" w:space="0" w:color="000000"/>
              <w:left w:val="single" w:sz="4" w:space="0" w:color="000000"/>
              <w:bottom w:val="single" w:sz="4" w:space="0" w:color="000000"/>
              <w:right w:val="single" w:sz="4" w:space="0" w:color="000000"/>
            </w:tcBorders>
            <w:hideMark/>
          </w:tcPr>
          <w:p w14:paraId="0031094C" w14:textId="77777777" w:rsidR="00795B28" w:rsidRPr="003E2441" w:rsidRDefault="00795B28" w:rsidP="003E2441">
            <w:pPr>
              <w:snapToGrid w:val="0"/>
              <w:spacing w:before="60" w:after="60" w:line="240" w:lineRule="auto"/>
              <w:rPr>
                <w:sz w:val="16"/>
                <w:szCs w:val="16"/>
                <w:lang w:val="en-GB"/>
              </w:rPr>
            </w:pPr>
            <w:proofErr w:type="spellStart"/>
            <w:r w:rsidRPr="003E2441">
              <w:rPr>
                <w:sz w:val="16"/>
                <w:szCs w:val="16"/>
                <w:lang w:val="en-GB"/>
              </w:rPr>
              <w:t>CI_Address</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743E5869" w14:textId="77777777" w:rsidR="00795B28" w:rsidRPr="003E2441" w:rsidRDefault="00795B28" w:rsidP="003E2441">
            <w:pPr>
              <w:snapToGrid w:val="0"/>
              <w:spacing w:before="60" w:after="60" w:line="240" w:lineRule="auto"/>
              <w:rPr>
                <w:sz w:val="16"/>
                <w:szCs w:val="16"/>
                <w:lang w:val="en-GB"/>
              </w:rPr>
            </w:pPr>
          </w:p>
        </w:tc>
      </w:tr>
    </w:tbl>
    <w:p w14:paraId="2BB6E1F8" w14:textId="77777777" w:rsidR="00795B28" w:rsidRPr="00CE6DC5" w:rsidRDefault="00795B28" w:rsidP="00CE6DC5">
      <w:pPr>
        <w:spacing w:line="240" w:lineRule="auto"/>
        <w:rPr>
          <w:rFonts w:eastAsia="MS Mincho"/>
          <w:sz w:val="20"/>
          <w:szCs w:val="20"/>
          <w:lang w:val="en-GB"/>
        </w:rPr>
      </w:pPr>
    </w:p>
    <w:p w14:paraId="2207A523" w14:textId="77777777" w:rsidR="00795B28" w:rsidRPr="004474D5" w:rsidRDefault="00795B28" w:rsidP="004474D5">
      <w:pPr>
        <w:pStyle w:val="Heading3"/>
        <w:tabs>
          <w:tab w:val="clear" w:pos="450"/>
          <w:tab w:val="num" w:pos="851"/>
        </w:tabs>
        <w:spacing w:after="120" w:line="240" w:lineRule="auto"/>
        <w:ind w:left="851" w:hanging="851"/>
        <w:rPr>
          <w:sz w:val="20"/>
          <w:szCs w:val="20"/>
          <w:lang w:val="en-GB"/>
        </w:rPr>
      </w:pPr>
      <w:bookmarkStart w:id="497" w:name="_Toc403560568"/>
      <w:bookmarkStart w:id="498" w:name="_Toc512925143"/>
      <w:bookmarkStart w:id="499" w:name="_Ref181173472"/>
      <w:bookmarkStart w:id="500" w:name="_Toc182149137"/>
      <w:r w:rsidRPr="004474D5">
        <w:rPr>
          <w:sz w:val="20"/>
          <w:szCs w:val="20"/>
          <w:lang w:val="en-GB"/>
        </w:rPr>
        <w:t>S100_</w:t>
      </w:r>
      <w:bookmarkEnd w:id="497"/>
      <w:bookmarkEnd w:id="498"/>
      <w:r w:rsidRPr="004474D5">
        <w:rPr>
          <w:sz w:val="20"/>
          <w:szCs w:val="20"/>
          <w:lang w:val="en-GB"/>
        </w:rPr>
        <w:t>DatasetDiscoveryMetadata</w:t>
      </w:r>
      <w:bookmarkEnd w:id="499"/>
      <w:bookmarkEnd w:id="500"/>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610"/>
        <w:gridCol w:w="3510"/>
        <w:gridCol w:w="625"/>
        <w:gridCol w:w="2835"/>
        <w:gridCol w:w="3200"/>
      </w:tblGrid>
      <w:tr w:rsidR="00795B28" w:rsidRPr="00FF0ACC" w14:paraId="019CF3D5" w14:textId="77777777" w:rsidTr="00F36C4E">
        <w:trPr>
          <w:cantSplit/>
          <w:trHeight w:val="155"/>
          <w:tblHeader/>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A56F27B" w14:textId="77777777" w:rsidR="00795B28" w:rsidRPr="00F8339C" w:rsidRDefault="00795B28" w:rsidP="002B7E91">
            <w:pPr>
              <w:snapToGrid w:val="0"/>
              <w:spacing w:before="60" w:after="60" w:line="240" w:lineRule="auto"/>
              <w:rPr>
                <w:b/>
                <w:sz w:val="16"/>
                <w:szCs w:val="16"/>
                <w:lang w:val="en-GB"/>
              </w:rPr>
            </w:pPr>
            <w:r w:rsidRPr="00F8339C">
              <w:rPr>
                <w:b/>
                <w:sz w:val="16"/>
                <w:szCs w:val="16"/>
                <w:lang w:val="en-GB"/>
              </w:rPr>
              <w:t>Role Name</w:t>
            </w:r>
          </w:p>
        </w:tc>
        <w:tc>
          <w:tcPr>
            <w:tcW w:w="26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A10618" w14:textId="77777777" w:rsidR="00795B28" w:rsidRPr="00F8339C" w:rsidRDefault="00795B28" w:rsidP="002B7E91">
            <w:pPr>
              <w:snapToGrid w:val="0"/>
              <w:spacing w:before="60" w:after="60" w:line="240" w:lineRule="auto"/>
              <w:rPr>
                <w:b/>
                <w:sz w:val="16"/>
                <w:szCs w:val="16"/>
                <w:lang w:val="en-GB"/>
              </w:rPr>
            </w:pPr>
            <w:r w:rsidRPr="00F8339C">
              <w:rPr>
                <w:b/>
                <w:sz w:val="16"/>
                <w:szCs w:val="16"/>
                <w:lang w:val="en-GB"/>
              </w:rPr>
              <w:t>Name</w:t>
            </w:r>
          </w:p>
        </w:tc>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0737D0C" w14:textId="77777777" w:rsidR="00795B28" w:rsidRPr="00F8339C" w:rsidRDefault="00795B28" w:rsidP="002B7E91">
            <w:pPr>
              <w:snapToGrid w:val="0"/>
              <w:spacing w:before="60" w:after="60" w:line="240" w:lineRule="auto"/>
              <w:rPr>
                <w:b/>
                <w:sz w:val="16"/>
                <w:szCs w:val="16"/>
                <w:lang w:val="en-GB"/>
              </w:rPr>
            </w:pPr>
            <w:r w:rsidRPr="00F8339C">
              <w:rPr>
                <w:b/>
                <w:sz w:val="16"/>
                <w:szCs w:val="16"/>
                <w:lang w:val="en-GB"/>
              </w:rPr>
              <w:t>Description</w:t>
            </w:r>
          </w:p>
        </w:tc>
        <w:tc>
          <w:tcPr>
            <w:tcW w:w="6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990DCEB" w14:textId="77777777" w:rsidR="00795B28" w:rsidRPr="00F8339C" w:rsidRDefault="00795B28" w:rsidP="002B7E91">
            <w:pPr>
              <w:snapToGrid w:val="0"/>
              <w:spacing w:before="60" w:after="60" w:line="240" w:lineRule="auto"/>
              <w:jc w:val="center"/>
              <w:rPr>
                <w:b/>
                <w:sz w:val="16"/>
                <w:szCs w:val="16"/>
                <w:lang w:val="en-GB"/>
              </w:rPr>
            </w:pPr>
            <w:r w:rsidRPr="00F8339C">
              <w:rPr>
                <w:b/>
                <w:sz w:val="16"/>
                <w:szCs w:val="16"/>
                <w:lang w:val="en-GB"/>
              </w:rPr>
              <w:t>Mult</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5781FFA" w14:textId="77777777" w:rsidR="00795B28" w:rsidRPr="00F8339C" w:rsidRDefault="00795B28" w:rsidP="002B7E91">
            <w:pPr>
              <w:snapToGrid w:val="0"/>
              <w:spacing w:before="60" w:after="60" w:line="240" w:lineRule="auto"/>
              <w:rPr>
                <w:b/>
                <w:sz w:val="16"/>
                <w:szCs w:val="16"/>
                <w:lang w:val="en-GB"/>
              </w:rPr>
            </w:pPr>
            <w:r w:rsidRPr="00F8339C">
              <w:rPr>
                <w:b/>
                <w:sz w:val="16"/>
                <w:szCs w:val="16"/>
                <w:lang w:val="en-GB"/>
              </w:rPr>
              <w:t>Type</w:t>
            </w:r>
          </w:p>
        </w:tc>
        <w:tc>
          <w:tcPr>
            <w:tcW w:w="32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C6FA1C0" w14:textId="77777777" w:rsidR="00795B28" w:rsidRPr="00F8339C" w:rsidRDefault="00795B28" w:rsidP="002B7E91">
            <w:pPr>
              <w:snapToGrid w:val="0"/>
              <w:spacing w:before="60" w:after="60" w:line="240" w:lineRule="auto"/>
              <w:rPr>
                <w:b/>
                <w:sz w:val="16"/>
                <w:szCs w:val="16"/>
                <w:lang w:val="en-GB"/>
              </w:rPr>
            </w:pPr>
            <w:r w:rsidRPr="00F8339C">
              <w:rPr>
                <w:b/>
                <w:sz w:val="16"/>
                <w:szCs w:val="16"/>
                <w:lang w:val="en-GB"/>
              </w:rPr>
              <w:t>Remarks</w:t>
            </w:r>
          </w:p>
        </w:tc>
      </w:tr>
      <w:tr w:rsidR="00795B28" w:rsidRPr="00FF0ACC" w14:paraId="74390ED1"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7D42E4E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Class</w:t>
            </w:r>
          </w:p>
        </w:tc>
        <w:tc>
          <w:tcPr>
            <w:tcW w:w="2610" w:type="dxa"/>
            <w:tcBorders>
              <w:top w:val="single" w:sz="4" w:space="0" w:color="000000"/>
              <w:left w:val="single" w:sz="4" w:space="0" w:color="000000"/>
              <w:bottom w:val="single" w:sz="4" w:space="0" w:color="000000"/>
              <w:right w:val="single" w:sz="4" w:space="0" w:color="000000"/>
            </w:tcBorders>
            <w:hideMark/>
          </w:tcPr>
          <w:p w14:paraId="0A5375EB"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S100_DatasetDiscoveryMetadata</w:t>
            </w:r>
          </w:p>
        </w:tc>
        <w:tc>
          <w:tcPr>
            <w:tcW w:w="3510" w:type="dxa"/>
            <w:tcBorders>
              <w:top w:val="single" w:sz="4" w:space="0" w:color="000000"/>
              <w:left w:val="single" w:sz="4" w:space="0" w:color="000000"/>
              <w:bottom w:val="single" w:sz="4" w:space="0" w:color="000000"/>
              <w:right w:val="single" w:sz="4" w:space="0" w:color="000000"/>
            </w:tcBorders>
            <w:hideMark/>
          </w:tcPr>
          <w:p w14:paraId="3EDF5FDC"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Metadata about the individual datasets in the Exchange Catalogue</w:t>
            </w:r>
          </w:p>
        </w:tc>
        <w:tc>
          <w:tcPr>
            <w:tcW w:w="625" w:type="dxa"/>
            <w:tcBorders>
              <w:top w:val="single" w:sz="4" w:space="0" w:color="000000"/>
              <w:left w:val="single" w:sz="4" w:space="0" w:color="000000"/>
              <w:bottom w:val="single" w:sz="4" w:space="0" w:color="000000"/>
              <w:right w:val="single" w:sz="4" w:space="0" w:color="000000"/>
            </w:tcBorders>
            <w:hideMark/>
          </w:tcPr>
          <w:p w14:paraId="1A6D4A33"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w:t>
            </w:r>
          </w:p>
        </w:tc>
        <w:tc>
          <w:tcPr>
            <w:tcW w:w="2835" w:type="dxa"/>
            <w:tcBorders>
              <w:top w:val="single" w:sz="4" w:space="0" w:color="000000"/>
              <w:left w:val="single" w:sz="4" w:space="0" w:color="000000"/>
              <w:bottom w:val="single" w:sz="4" w:space="0" w:color="000000"/>
              <w:right w:val="single" w:sz="4" w:space="0" w:color="000000"/>
            </w:tcBorders>
            <w:hideMark/>
          </w:tcPr>
          <w:p w14:paraId="6DC440BF"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w:t>
            </w:r>
          </w:p>
        </w:tc>
        <w:tc>
          <w:tcPr>
            <w:tcW w:w="3200" w:type="dxa"/>
            <w:tcBorders>
              <w:top w:val="single" w:sz="4" w:space="0" w:color="000000"/>
              <w:left w:val="single" w:sz="4" w:space="0" w:color="000000"/>
              <w:bottom w:val="single" w:sz="4" w:space="0" w:color="000000"/>
              <w:right w:val="single" w:sz="4" w:space="0" w:color="000000"/>
            </w:tcBorders>
            <w:hideMark/>
          </w:tcPr>
          <w:p w14:paraId="1CF4BE6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w:t>
            </w:r>
          </w:p>
        </w:tc>
      </w:tr>
      <w:tr w:rsidR="00795B28" w:rsidRPr="00FF0ACC" w14:paraId="2D3CA7D7" w14:textId="77777777" w:rsidTr="00F36C4E">
        <w:trPr>
          <w:cantSplit/>
          <w:trHeight w:val="171"/>
        </w:trPr>
        <w:tc>
          <w:tcPr>
            <w:tcW w:w="1080" w:type="dxa"/>
            <w:tcBorders>
              <w:top w:val="single" w:sz="4" w:space="0" w:color="000000"/>
              <w:left w:val="single" w:sz="4" w:space="0" w:color="000000"/>
              <w:bottom w:val="single" w:sz="4" w:space="0" w:color="000000"/>
              <w:right w:val="single" w:sz="4" w:space="0" w:color="000000"/>
            </w:tcBorders>
            <w:hideMark/>
          </w:tcPr>
          <w:p w14:paraId="4BFA57DE"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5E09C7DF"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fileName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3845A94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Dataset file name</w:t>
            </w:r>
          </w:p>
        </w:tc>
        <w:tc>
          <w:tcPr>
            <w:tcW w:w="625" w:type="dxa"/>
            <w:tcBorders>
              <w:top w:val="single" w:sz="4" w:space="0" w:color="000000"/>
              <w:left w:val="single" w:sz="4" w:space="0" w:color="000000"/>
              <w:bottom w:val="single" w:sz="4" w:space="0" w:color="000000"/>
              <w:right w:val="single" w:sz="4" w:space="0" w:color="000000"/>
            </w:tcBorders>
            <w:hideMark/>
          </w:tcPr>
          <w:p w14:paraId="637AE406"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7C8AA9F8"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URI</w:t>
            </w:r>
          </w:p>
        </w:tc>
        <w:tc>
          <w:tcPr>
            <w:tcW w:w="3200" w:type="dxa"/>
            <w:tcBorders>
              <w:top w:val="single" w:sz="4" w:space="0" w:color="000000"/>
              <w:left w:val="single" w:sz="4" w:space="0" w:color="000000"/>
              <w:bottom w:val="single" w:sz="4" w:space="0" w:color="000000"/>
              <w:right w:val="single" w:sz="4" w:space="0" w:color="000000"/>
            </w:tcBorders>
            <w:hideMark/>
          </w:tcPr>
          <w:p w14:paraId="0999143A" w14:textId="2F88F2D6" w:rsidR="003D27E1" w:rsidRPr="00F8339C" w:rsidRDefault="00795B28" w:rsidP="002B7E91">
            <w:pPr>
              <w:snapToGrid w:val="0"/>
              <w:spacing w:before="60" w:after="60" w:line="240" w:lineRule="auto"/>
              <w:rPr>
                <w:sz w:val="16"/>
                <w:szCs w:val="16"/>
                <w:lang w:val="en-GB"/>
              </w:rPr>
            </w:pPr>
            <w:r w:rsidRPr="00F8339C">
              <w:rPr>
                <w:sz w:val="16"/>
                <w:szCs w:val="16"/>
                <w:lang w:val="en-GB"/>
              </w:rPr>
              <w:t xml:space="preserve">See </w:t>
            </w:r>
            <w:r w:rsidR="00CE23DF">
              <w:rPr>
                <w:sz w:val="16"/>
                <w:szCs w:val="16"/>
                <w:lang w:val="en-GB"/>
              </w:rPr>
              <w:t xml:space="preserve">S-100 </w:t>
            </w:r>
            <w:r w:rsidRPr="00F8339C">
              <w:rPr>
                <w:sz w:val="16"/>
                <w:szCs w:val="16"/>
                <w:lang w:val="en-GB"/>
              </w:rPr>
              <w:t>Part 1, clause 1-4.6</w:t>
            </w:r>
            <w:r w:rsidR="003D27E1" w:rsidRPr="00F8339C">
              <w:rPr>
                <w:sz w:val="16"/>
                <w:szCs w:val="16"/>
                <w:lang w:val="en-GB"/>
              </w:rPr>
              <w:t xml:space="preserve"> for how to use including how to capture the path of the file</w:t>
            </w:r>
          </w:p>
          <w:p w14:paraId="6EA78F98" w14:textId="5D731C12" w:rsidR="003D27E1" w:rsidRPr="00F8339C" w:rsidRDefault="003D27E1" w:rsidP="002B7E91">
            <w:pPr>
              <w:snapToGrid w:val="0"/>
              <w:spacing w:before="60" w:after="60" w:line="240" w:lineRule="auto"/>
              <w:rPr>
                <w:sz w:val="16"/>
                <w:szCs w:val="16"/>
                <w:lang w:val="en-GB"/>
              </w:rPr>
            </w:pPr>
          </w:p>
        </w:tc>
      </w:tr>
      <w:tr w:rsidR="00795B28" w:rsidRPr="00FF0ACC" w14:paraId="1358077E"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0AFFB30F"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0E84F2A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description</w:t>
            </w:r>
          </w:p>
        </w:tc>
        <w:tc>
          <w:tcPr>
            <w:tcW w:w="3510" w:type="dxa"/>
            <w:tcBorders>
              <w:top w:val="single" w:sz="4" w:space="0" w:color="000000"/>
              <w:left w:val="single" w:sz="4" w:space="0" w:color="000000"/>
              <w:bottom w:val="single" w:sz="4" w:space="0" w:color="000000"/>
              <w:right w:val="single" w:sz="4" w:space="0" w:color="000000"/>
            </w:tcBorders>
            <w:hideMark/>
          </w:tcPr>
          <w:p w14:paraId="1D5DF75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Short description giving the area or location covered by the dataset</w:t>
            </w:r>
          </w:p>
        </w:tc>
        <w:tc>
          <w:tcPr>
            <w:tcW w:w="625" w:type="dxa"/>
            <w:tcBorders>
              <w:top w:val="single" w:sz="4" w:space="0" w:color="000000"/>
              <w:left w:val="single" w:sz="4" w:space="0" w:color="000000"/>
              <w:bottom w:val="single" w:sz="4" w:space="0" w:color="000000"/>
              <w:right w:val="single" w:sz="4" w:space="0" w:color="000000"/>
            </w:tcBorders>
            <w:hideMark/>
          </w:tcPr>
          <w:p w14:paraId="38E5A190"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5C73E18F"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CharacterString</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64A11964" w14:textId="34A7DDF8"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If used, content of this attribute must match the content of the </w:t>
            </w:r>
            <w:proofErr w:type="spellStart"/>
            <w:r w:rsidRPr="00F8339C">
              <w:rPr>
                <w:sz w:val="16"/>
                <w:szCs w:val="16"/>
                <w:lang w:val="en-GB"/>
              </w:rPr>
              <w:t>generalArea</w:t>
            </w:r>
            <w:proofErr w:type="spellEnd"/>
            <w:r w:rsidRPr="00F8339C">
              <w:rPr>
                <w:sz w:val="16"/>
                <w:szCs w:val="16"/>
                <w:lang w:val="en-GB"/>
              </w:rPr>
              <w:t xml:space="preserve"> and locality attributes of the dataset </w:t>
            </w:r>
            <w:proofErr w:type="spellStart"/>
            <w:r w:rsidR="00DA697E" w:rsidRPr="00F8339C">
              <w:rPr>
                <w:sz w:val="16"/>
                <w:szCs w:val="16"/>
                <w:lang w:val="en-GB"/>
              </w:rPr>
              <w:t>NavwarnPreamble</w:t>
            </w:r>
            <w:proofErr w:type="spellEnd"/>
          </w:p>
        </w:tc>
      </w:tr>
      <w:tr w:rsidR="00795B28" w:rsidRPr="00FF0ACC" w14:paraId="5F5E11F1"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3324316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0E884B4F"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datasetID</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DBDD817"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Dataset ID expressed as a Marine Resource Name</w:t>
            </w:r>
          </w:p>
        </w:tc>
        <w:tc>
          <w:tcPr>
            <w:tcW w:w="625" w:type="dxa"/>
            <w:tcBorders>
              <w:top w:val="single" w:sz="4" w:space="0" w:color="000000"/>
              <w:left w:val="single" w:sz="4" w:space="0" w:color="000000"/>
              <w:bottom w:val="single" w:sz="4" w:space="0" w:color="000000"/>
              <w:right w:val="single" w:sz="4" w:space="0" w:color="000000"/>
            </w:tcBorders>
            <w:hideMark/>
          </w:tcPr>
          <w:p w14:paraId="17179B49"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7FAD0A7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URN</w:t>
            </w:r>
          </w:p>
        </w:tc>
        <w:tc>
          <w:tcPr>
            <w:tcW w:w="3200" w:type="dxa"/>
            <w:tcBorders>
              <w:top w:val="single" w:sz="4" w:space="0" w:color="000000"/>
              <w:left w:val="single" w:sz="4" w:space="0" w:color="000000"/>
              <w:bottom w:val="single" w:sz="4" w:space="0" w:color="000000"/>
              <w:right w:val="single" w:sz="4" w:space="0" w:color="000000"/>
            </w:tcBorders>
            <w:hideMark/>
          </w:tcPr>
          <w:p w14:paraId="2C76A9D5" w14:textId="048675DD" w:rsidR="00795B28" w:rsidRPr="00F8339C" w:rsidRDefault="00795B28" w:rsidP="002B7E91">
            <w:pPr>
              <w:snapToGrid w:val="0"/>
              <w:spacing w:before="60" w:after="60" w:line="240" w:lineRule="auto"/>
              <w:rPr>
                <w:sz w:val="16"/>
                <w:szCs w:val="16"/>
                <w:lang w:val="en-GB"/>
              </w:rPr>
            </w:pPr>
            <w:r w:rsidRPr="00F8339C">
              <w:rPr>
                <w:sz w:val="16"/>
                <w:szCs w:val="16"/>
                <w:lang w:val="en-GB"/>
              </w:rPr>
              <w:t>The URN must be an MRN</w:t>
            </w:r>
            <w:r w:rsidR="003D27E1" w:rsidRPr="00F8339C">
              <w:rPr>
                <w:sz w:val="16"/>
                <w:szCs w:val="16"/>
                <w:lang w:val="en-GB"/>
              </w:rPr>
              <w:t xml:space="preserve"> and if used match the value of </w:t>
            </w:r>
            <w:proofErr w:type="spellStart"/>
            <w:r w:rsidR="003D27E1" w:rsidRPr="00F8339C">
              <w:rPr>
                <w:sz w:val="16"/>
                <w:szCs w:val="16"/>
                <w:lang w:val="en-GB"/>
              </w:rPr>
              <w:t>interoperabilityIdentifier</w:t>
            </w:r>
            <w:proofErr w:type="spellEnd"/>
            <w:r w:rsidR="003D27E1" w:rsidRPr="00F8339C">
              <w:rPr>
                <w:sz w:val="16"/>
                <w:szCs w:val="16"/>
                <w:lang w:val="en-GB"/>
              </w:rPr>
              <w:t xml:space="preserve"> in the </w:t>
            </w:r>
            <w:proofErr w:type="spellStart"/>
            <w:r w:rsidR="003D27E1" w:rsidRPr="00F8339C">
              <w:rPr>
                <w:sz w:val="16"/>
                <w:szCs w:val="16"/>
                <w:lang w:val="en-GB"/>
              </w:rPr>
              <w:t>messageSeriesIdentifier</w:t>
            </w:r>
            <w:proofErr w:type="spellEnd"/>
          </w:p>
        </w:tc>
      </w:tr>
      <w:tr w:rsidR="00795B28" w:rsidRPr="00FF0ACC" w14:paraId="7BC7BB25"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36E321EB"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lastRenderedPageBreak/>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42990645"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compressionFlag</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03924D0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Indicates if the resource is compressed</w:t>
            </w:r>
          </w:p>
        </w:tc>
        <w:tc>
          <w:tcPr>
            <w:tcW w:w="625" w:type="dxa"/>
            <w:tcBorders>
              <w:top w:val="single" w:sz="4" w:space="0" w:color="000000"/>
              <w:left w:val="single" w:sz="4" w:space="0" w:color="000000"/>
              <w:bottom w:val="single" w:sz="4" w:space="0" w:color="000000"/>
              <w:right w:val="single" w:sz="4" w:space="0" w:color="000000"/>
            </w:tcBorders>
            <w:hideMark/>
          </w:tcPr>
          <w:p w14:paraId="1EA0BADD"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172D7D2A"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Boolean</w:t>
            </w:r>
          </w:p>
        </w:tc>
        <w:tc>
          <w:tcPr>
            <w:tcW w:w="3200" w:type="dxa"/>
            <w:tcBorders>
              <w:top w:val="single" w:sz="4" w:space="0" w:color="000000"/>
              <w:left w:val="single" w:sz="4" w:space="0" w:color="000000"/>
              <w:bottom w:val="single" w:sz="4" w:space="0" w:color="000000"/>
              <w:right w:val="single" w:sz="4" w:space="0" w:color="000000"/>
            </w:tcBorders>
            <w:hideMark/>
          </w:tcPr>
          <w:p w14:paraId="472775AC"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True</w:t>
            </w:r>
            <w:r w:rsidRPr="00F8339C">
              <w:rPr>
                <w:sz w:val="16"/>
                <w:szCs w:val="16"/>
                <w:lang w:val="en-GB"/>
              </w:rPr>
              <w:t xml:space="preserve"> indicates a compressed dataset resource</w:t>
            </w:r>
          </w:p>
          <w:p w14:paraId="4FDA10EA"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False</w:t>
            </w:r>
            <w:r w:rsidRPr="00F8339C">
              <w:rPr>
                <w:sz w:val="16"/>
                <w:szCs w:val="16"/>
                <w:lang w:val="en-GB"/>
              </w:rPr>
              <w:t xml:space="preserve"> indicates an uncompressed dataset resource</w:t>
            </w:r>
          </w:p>
        </w:tc>
      </w:tr>
      <w:tr w:rsidR="00795B28" w:rsidRPr="00FF0ACC" w14:paraId="56370B62"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386367F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58991DF7"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dataProtection</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051F6A65"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Indicates if the data is encrypted</w:t>
            </w:r>
          </w:p>
        </w:tc>
        <w:tc>
          <w:tcPr>
            <w:tcW w:w="625" w:type="dxa"/>
            <w:tcBorders>
              <w:top w:val="single" w:sz="4" w:space="0" w:color="000000"/>
              <w:left w:val="single" w:sz="4" w:space="0" w:color="000000"/>
              <w:bottom w:val="single" w:sz="4" w:space="0" w:color="000000"/>
              <w:right w:val="single" w:sz="4" w:space="0" w:color="000000"/>
            </w:tcBorders>
            <w:hideMark/>
          </w:tcPr>
          <w:p w14:paraId="21415A1E"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632AF7EE"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Boolean</w:t>
            </w:r>
          </w:p>
        </w:tc>
        <w:tc>
          <w:tcPr>
            <w:tcW w:w="3200" w:type="dxa"/>
            <w:tcBorders>
              <w:top w:val="single" w:sz="4" w:space="0" w:color="000000"/>
              <w:left w:val="single" w:sz="4" w:space="0" w:color="000000"/>
              <w:bottom w:val="single" w:sz="4" w:space="0" w:color="000000"/>
              <w:right w:val="single" w:sz="4" w:space="0" w:color="000000"/>
            </w:tcBorders>
            <w:hideMark/>
          </w:tcPr>
          <w:p w14:paraId="027646CC"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True</w:t>
            </w:r>
            <w:r w:rsidRPr="00F8339C">
              <w:rPr>
                <w:sz w:val="16"/>
                <w:szCs w:val="16"/>
                <w:lang w:val="en-GB"/>
              </w:rPr>
              <w:t xml:space="preserve"> indicates an encrypted dataset resource</w:t>
            </w:r>
          </w:p>
          <w:p w14:paraId="0E86B1B7"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False</w:t>
            </w:r>
            <w:r w:rsidRPr="00F8339C">
              <w:rPr>
                <w:sz w:val="16"/>
                <w:szCs w:val="16"/>
                <w:lang w:val="en-GB"/>
              </w:rPr>
              <w:t xml:space="preserve"> indicates an unencrypted dataset resource</w:t>
            </w:r>
          </w:p>
          <w:p w14:paraId="605C7666" w14:textId="4C35ED58"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Must be set to </w:t>
            </w:r>
            <w:r w:rsidR="00545332" w:rsidRPr="00545332">
              <w:rPr>
                <w:i/>
                <w:iCs/>
                <w:sz w:val="16"/>
                <w:szCs w:val="16"/>
                <w:lang w:val="en-GB"/>
              </w:rPr>
              <w:t>F</w:t>
            </w:r>
            <w:r w:rsidRPr="00545332">
              <w:rPr>
                <w:i/>
                <w:iCs/>
                <w:sz w:val="16"/>
                <w:szCs w:val="16"/>
                <w:lang w:val="en-GB"/>
              </w:rPr>
              <w:t>alse</w:t>
            </w:r>
          </w:p>
        </w:tc>
      </w:tr>
      <w:tr w:rsidR="00795B28" w:rsidRPr="00FF0ACC" w14:paraId="6CD11802" w14:textId="77777777" w:rsidTr="00F36C4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18BC90C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150A3A5F"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digitalSignatureReference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446E047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Specifies the algorithm used to compute </w:t>
            </w:r>
            <w:proofErr w:type="spellStart"/>
            <w:r w:rsidRPr="00F8339C">
              <w:rPr>
                <w:sz w:val="16"/>
                <w:szCs w:val="16"/>
                <w:lang w:val="en-GB"/>
              </w:rPr>
              <w:t>digitalSignatureValue</w:t>
            </w:r>
            <w:proofErr w:type="spellEnd"/>
          </w:p>
        </w:tc>
        <w:tc>
          <w:tcPr>
            <w:tcW w:w="625" w:type="dxa"/>
            <w:tcBorders>
              <w:top w:val="single" w:sz="4" w:space="0" w:color="000000"/>
              <w:left w:val="single" w:sz="4" w:space="0" w:color="000000"/>
              <w:bottom w:val="single" w:sz="4" w:space="0" w:color="000000"/>
              <w:right w:val="single" w:sz="4" w:space="0" w:color="000000"/>
            </w:tcBorders>
            <w:hideMark/>
          </w:tcPr>
          <w:p w14:paraId="4BADF450"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6B828BE8" w14:textId="1CEA2856" w:rsidR="00795B28" w:rsidRPr="00F8339C" w:rsidRDefault="00795B28" w:rsidP="002B7E91">
            <w:pPr>
              <w:snapToGrid w:val="0"/>
              <w:spacing w:before="60" w:after="60" w:line="240" w:lineRule="auto"/>
              <w:rPr>
                <w:sz w:val="16"/>
                <w:szCs w:val="16"/>
                <w:lang w:val="en-GB"/>
              </w:rPr>
            </w:pPr>
            <w:r w:rsidRPr="00F8339C">
              <w:rPr>
                <w:sz w:val="16"/>
                <w:szCs w:val="16"/>
                <w:lang w:val="en-GB"/>
              </w:rPr>
              <w:t>S100_</w:t>
            </w:r>
            <w:r w:rsidR="009A0BF1">
              <w:rPr>
                <w:sz w:val="16"/>
                <w:szCs w:val="16"/>
                <w:lang w:val="en-GB"/>
              </w:rPr>
              <w:t>SE_</w:t>
            </w:r>
            <w:r w:rsidRPr="00F8339C">
              <w:rPr>
                <w:sz w:val="16"/>
                <w:szCs w:val="16"/>
                <w:lang w:val="en-GB"/>
              </w:rPr>
              <w:t>DigitalSignatureReference</w:t>
            </w:r>
          </w:p>
          <w:p w14:paraId="0A3E443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(see S-100 Part 15)</w:t>
            </w:r>
          </w:p>
        </w:tc>
        <w:tc>
          <w:tcPr>
            <w:tcW w:w="3200" w:type="dxa"/>
            <w:tcBorders>
              <w:top w:val="single" w:sz="4" w:space="0" w:color="000000"/>
              <w:left w:val="single" w:sz="4" w:space="0" w:color="000000"/>
              <w:bottom w:val="single" w:sz="4" w:space="0" w:color="000000"/>
              <w:right w:val="single" w:sz="4" w:space="0" w:color="000000"/>
            </w:tcBorders>
          </w:tcPr>
          <w:p w14:paraId="11CC7C81" w14:textId="77777777" w:rsidR="00795B28" w:rsidRPr="00F8339C" w:rsidRDefault="00795B28" w:rsidP="002B7E91">
            <w:pPr>
              <w:snapToGrid w:val="0"/>
              <w:spacing w:before="60" w:after="60" w:line="240" w:lineRule="auto"/>
              <w:rPr>
                <w:sz w:val="16"/>
                <w:szCs w:val="16"/>
                <w:lang w:val="en-GB"/>
              </w:rPr>
            </w:pPr>
          </w:p>
        </w:tc>
      </w:tr>
      <w:tr w:rsidR="00795B28" w:rsidRPr="00FF0ACC" w14:paraId="0AAE2545" w14:textId="77777777" w:rsidTr="00F36C4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2C92F8F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1D6504E7"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digitalSignatureValue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4779D31B"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Value derived from the digital signature</w:t>
            </w:r>
          </w:p>
        </w:tc>
        <w:tc>
          <w:tcPr>
            <w:tcW w:w="625" w:type="dxa"/>
            <w:tcBorders>
              <w:top w:val="single" w:sz="4" w:space="0" w:color="000000"/>
              <w:left w:val="single" w:sz="4" w:space="0" w:color="000000"/>
              <w:bottom w:val="single" w:sz="4" w:space="0" w:color="000000"/>
              <w:right w:val="single" w:sz="4" w:space="0" w:color="000000"/>
            </w:tcBorders>
            <w:hideMark/>
          </w:tcPr>
          <w:p w14:paraId="27A48DB3"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6EDCCC2A" w14:textId="5A16FB5A" w:rsidR="00795B28" w:rsidRPr="00F8339C" w:rsidRDefault="00795B28" w:rsidP="002B7E91">
            <w:pPr>
              <w:snapToGrid w:val="0"/>
              <w:spacing w:before="60" w:after="60" w:line="240" w:lineRule="auto"/>
              <w:rPr>
                <w:sz w:val="16"/>
                <w:szCs w:val="16"/>
                <w:lang w:val="en-GB"/>
              </w:rPr>
            </w:pPr>
            <w:r w:rsidRPr="00F8339C">
              <w:rPr>
                <w:sz w:val="16"/>
                <w:szCs w:val="16"/>
                <w:lang w:val="en-GB"/>
              </w:rPr>
              <w:t>S100_</w:t>
            </w:r>
            <w:r w:rsidR="000F5E9D">
              <w:rPr>
                <w:sz w:val="16"/>
                <w:szCs w:val="16"/>
                <w:lang w:val="en-GB"/>
              </w:rPr>
              <w:t>SE_</w:t>
            </w:r>
            <w:r w:rsidRPr="00F8339C">
              <w:rPr>
                <w:sz w:val="16"/>
                <w:szCs w:val="16"/>
                <w:lang w:val="en-GB"/>
              </w:rPr>
              <w:t>DigitalSignature</w:t>
            </w:r>
          </w:p>
          <w:p w14:paraId="279153AE"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(see S-100 Part 15)</w:t>
            </w:r>
          </w:p>
        </w:tc>
        <w:tc>
          <w:tcPr>
            <w:tcW w:w="3200" w:type="dxa"/>
            <w:tcBorders>
              <w:top w:val="single" w:sz="4" w:space="0" w:color="000000"/>
              <w:left w:val="single" w:sz="4" w:space="0" w:color="000000"/>
              <w:bottom w:val="single" w:sz="4" w:space="0" w:color="000000"/>
              <w:right w:val="single" w:sz="4" w:space="0" w:color="000000"/>
            </w:tcBorders>
            <w:hideMark/>
          </w:tcPr>
          <w:p w14:paraId="0D440DC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The value resulting from application of </w:t>
            </w:r>
            <w:proofErr w:type="spellStart"/>
            <w:r w:rsidRPr="00F8339C">
              <w:rPr>
                <w:sz w:val="16"/>
                <w:szCs w:val="16"/>
                <w:lang w:val="en-GB"/>
              </w:rPr>
              <w:t>digitalSignatureReference</w:t>
            </w:r>
            <w:proofErr w:type="spellEnd"/>
          </w:p>
          <w:p w14:paraId="06D0934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Implemented as the digital signature format specified in S-100 Part 15</w:t>
            </w:r>
          </w:p>
        </w:tc>
      </w:tr>
      <w:tr w:rsidR="00795B28" w:rsidRPr="00FF0ACC" w14:paraId="4FBB3543"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55D876D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6C533D5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copyright</w:t>
            </w:r>
          </w:p>
        </w:tc>
        <w:tc>
          <w:tcPr>
            <w:tcW w:w="3510" w:type="dxa"/>
            <w:tcBorders>
              <w:top w:val="single" w:sz="4" w:space="0" w:color="000000"/>
              <w:left w:val="single" w:sz="4" w:space="0" w:color="000000"/>
              <w:bottom w:val="single" w:sz="4" w:space="0" w:color="000000"/>
              <w:right w:val="single" w:sz="4" w:space="0" w:color="000000"/>
            </w:tcBorders>
            <w:hideMark/>
          </w:tcPr>
          <w:p w14:paraId="50641CE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Indicates if the dataset is copyrighted</w:t>
            </w:r>
          </w:p>
        </w:tc>
        <w:tc>
          <w:tcPr>
            <w:tcW w:w="625" w:type="dxa"/>
            <w:tcBorders>
              <w:top w:val="single" w:sz="4" w:space="0" w:color="000000"/>
              <w:left w:val="single" w:sz="4" w:space="0" w:color="000000"/>
              <w:bottom w:val="single" w:sz="4" w:space="0" w:color="000000"/>
              <w:right w:val="single" w:sz="4" w:space="0" w:color="000000"/>
            </w:tcBorders>
            <w:hideMark/>
          </w:tcPr>
          <w:p w14:paraId="2BB580B1"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6D16D7AC"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Boolean</w:t>
            </w:r>
          </w:p>
        </w:tc>
        <w:tc>
          <w:tcPr>
            <w:tcW w:w="3200" w:type="dxa"/>
            <w:tcBorders>
              <w:top w:val="single" w:sz="4" w:space="0" w:color="000000"/>
              <w:left w:val="single" w:sz="4" w:space="0" w:color="000000"/>
              <w:bottom w:val="single" w:sz="4" w:space="0" w:color="000000"/>
              <w:right w:val="single" w:sz="4" w:space="0" w:color="000000"/>
            </w:tcBorders>
            <w:hideMark/>
          </w:tcPr>
          <w:p w14:paraId="205CC55E"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True</w:t>
            </w:r>
            <w:r w:rsidRPr="00F8339C">
              <w:rPr>
                <w:sz w:val="16"/>
                <w:szCs w:val="16"/>
                <w:lang w:val="en-GB"/>
              </w:rPr>
              <w:t xml:space="preserve"> indicates the resource is copyrighted</w:t>
            </w:r>
          </w:p>
          <w:p w14:paraId="220C5F92"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rPr>
              <w:t>False</w:t>
            </w:r>
            <w:r w:rsidRPr="00F8339C">
              <w:rPr>
                <w:sz w:val="16"/>
                <w:szCs w:val="16"/>
                <w:lang w:val="en-GB"/>
              </w:rPr>
              <w:t xml:space="preserve"> Indicates the resource is not copyrighted</w:t>
            </w:r>
          </w:p>
        </w:tc>
      </w:tr>
      <w:tr w:rsidR="00795B28" w:rsidRPr="00FF0ACC" w14:paraId="10F1F046"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5BF72148"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32C4AE1C"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classification</w:t>
            </w:r>
          </w:p>
        </w:tc>
        <w:tc>
          <w:tcPr>
            <w:tcW w:w="3510" w:type="dxa"/>
            <w:tcBorders>
              <w:top w:val="single" w:sz="4" w:space="0" w:color="000000"/>
              <w:left w:val="single" w:sz="4" w:space="0" w:color="000000"/>
              <w:bottom w:val="single" w:sz="4" w:space="0" w:color="000000"/>
              <w:right w:val="single" w:sz="4" w:space="0" w:color="000000"/>
            </w:tcBorders>
            <w:hideMark/>
          </w:tcPr>
          <w:p w14:paraId="3E5831A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Indicates the security classification of the dataset</w:t>
            </w:r>
          </w:p>
        </w:tc>
        <w:tc>
          <w:tcPr>
            <w:tcW w:w="625" w:type="dxa"/>
            <w:tcBorders>
              <w:top w:val="single" w:sz="4" w:space="0" w:color="000000"/>
              <w:left w:val="single" w:sz="4" w:space="0" w:color="000000"/>
              <w:bottom w:val="single" w:sz="4" w:space="0" w:color="000000"/>
              <w:right w:val="single" w:sz="4" w:space="0" w:color="000000"/>
            </w:tcBorders>
            <w:hideMark/>
          </w:tcPr>
          <w:p w14:paraId="58769AF4"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tcPr>
          <w:p w14:paraId="59236C10" w14:textId="77777777" w:rsidR="00795B28" w:rsidRPr="00F8339C" w:rsidRDefault="00795B28" w:rsidP="002B7E91">
            <w:pPr>
              <w:spacing w:before="60" w:after="60" w:line="240" w:lineRule="auto"/>
              <w:rPr>
                <w:sz w:val="16"/>
                <w:szCs w:val="16"/>
                <w:lang w:val="en-GB" w:eastAsia="en-US"/>
              </w:rPr>
            </w:pPr>
            <w:r w:rsidRPr="00F8339C">
              <w:rPr>
                <w:sz w:val="16"/>
                <w:szCs w:val="16"/>
                <w:lang w:val="en-GB" w:eastAsia="en-US"/>
              </w:rPr>
              <w:t xml:space="preserve">Class </w:t>
            </w:r>
            <w:proofErr w:type="spellStart"/>
            <w:r w:rsidRPr="00F8339C">
              <w:rPr>
                <w:sz w:val="16"/>
                <w:szCs w:val="16"/>
                <w:lang w:val="en-GB"/>
              </w:rPr>
              <w:t>MD_SecurityConstraints</w:t>
            </w:r>
            <w:proofErr w:type="spellEnd"/>
            <w:r w:rsidRPr="00F8339C">
              <w:rPr>
                <w:sz w:val="16"/>
                <w:szCs w:val="16"/>
                <w:lang w:val="en-GB"/>
              </w:rPr>
              <w:t>&gt;</w:t>
            </w:r>
            <w:proofErr w:type="spellStart"/>
            <w:r w:rsidRPr="00F8339C">
              <w:rPr>
                <w:sz w:val="16"/>
                <w:szCs w:val="16"/>
                <w:lang w:val="en-GB"/>
              </w:rPr>
              <w:t>MD_ClassificationCode</w:t>
            </w:r>
            <w:proofErr w:type="spellEnd"/>
            <w:r w:rsidRPr="00F8339C">
              <w:rPr>
                <w:sz w:val="16"/>
                <w:szCs w:val="16"/>
                <w:lang w:val="en-GB"/>
              </w:rPr>
              <w:t xml:space="preserve"> (</w:t>
            </w:r>
            <w:proofErr w:type="spellStart"/>
            <w:r w:rsidRPr="00F8339C">
              <w:rPr>
                <w:sz w:val="16"/>
                <w:szCs w:val="16"/>
                <w:lang w:val="en-GB"/>
              </w:rPr>
              <w:t>codelist</w:t>
            </w:r>
            <w:proofErr w:type="spellEnd"/>
            <w:r w:rsidRPr="00F8339C">
              <w:rPr>
                <w:sz w:val="16"/>
                <w:szCs w:val="16"/>
                <w:lang w:val="en-GB"/>
              </w:rPr>
              <w:t>)</w:t>
            </w:r>
          </w:p>
          <w:p w14:paraId="3EF59175" w14:textId="77777777" w:rsidR="00795B28" w:rsidRPr="00F8339C" w:rsidRDefault="00795B28" w:rsidP="002B7E91">
            <w:pPr>
              <w:snapToGrid w:val="0"/>
              <w:spacing w:before="60" w:after="60" w:line="240" w:lineRule="auto"/>
              <w:rPr>
                <w:sz w:val="16"/>
                <w:szCs w:val="16"/>
                <w:lang w:val="en-GB"/>
              </w:rPr>
            </w:pPr>
          </w:p>
        </w:tc>
        <w:tc>
          <w:tcPr>
            <w:tcW w:w="3200" w:type="dxa"/>
            <w:tcBorders>
              <w:top w:val="single" w:sz="4" w:space="0" w:color="000000"/>
              <w:left w:val="single" w:sz="4" w:space="0" w:color="000000"/>
              <w:bottom w:val="single" w:sz="4" w:space="0" w:color="000000"/>
              <w:right w:val="single" w:sz="4" w:space="0" w:color="000000"/>
            </w:tcBorders>
            <w:hideMark/>
          </w:tcPr>
          <w:p w14:paraId="6DDA01B4" w14:textId="77777777" w:rsidR="00795B28" w:rsidRPr="00F8339C" w:rsidRDefault="00795B28" w:rsidP="006374A7">
            <w:pPr>
              <w:spacing w:before="60" w:line="240" w:lineRule="auto"/>
              <w:rPr>
                <w:sz w:val="16"/>
                <w:szCs w:val="16"/>
                <w:lang w:val="en-GB" w:eastAsia="en-US"/>
              </w:rPr>
            </w:pPr>
            <w:r w:rsidRPr="00F8339C">
              <w:rPr>
                <w:sz w:val="16"/>
                <w:szCs w:val="16"/>
                <w:lang w:val="en-GB" w:eastAsia="en-US"/>
              </w:rPr>
              <w:t>1. unclassified</w:t>
            </w:r>
          </w:p>
          <w:p w14:paraId="5F804C2D" w14:textId="77777777" w:rsidR="00795B28" w:rsidRPr="00F8339C" w:rsidRDefault="00795B28" w:rsidP="006374A7">
            <w:pPr>
              <w:spacing w:line="240" w:lineRule="auto"/>
              <w:rPr>
                <w:sz w:val="16"/>
                <w:szCs w:val="16"/>
                <w:lang w:val="en-GB" w:eastAsia="en-US"/>
              </w:rPr>
            </w:pPr>
            <w:r w:rsidRPr="00F8339C">
              <w:rPr>
                <w:sz w:val="16"/>
                <w:szCs w:val="16"/>
                <w:lang w:val="en-GB" w:eastAsia="en-US"/>
              </w:rPr>
              <w:t>2. restricted</w:t>
            </w:r>
          </w:p>
          <w:p w14:paraId="57F748DE" w14:textId="77777777" w:rsidR="00795B28" w:rsidRPr="00F8339C" w:rsidRDefault="00795B28" w:rsidP="006374A7">
            <w:pPr>
              <w:spacing w:line="240" w:lineRule="auto"/>
              <w:rPr>
                <w:sz w:val="16"/>
                <w:szCs w:val="16"/>
                <w:lang w:val="en-GB" w:eastAsia="en-US"/>
              </w:rPr>
            </w:pPr>
            <w:r w:rsidRPr="00F8339C">
              <w:rPr>
                <w:sz w:val="16"/>
                <w:szCs w:val="16"/>
                <w:lang w:val="en-GB" w:eastAsia="en-US"/>
              </w:rPr>
              <w:t>3. confidential</w:t>
            </w:r>
          </w:p>
          <w:p w14:paraId="44B3436A" w14:textId="77777777" w:rsidR="00795B28" w:rsidRPr="00F8339C" w:rsidRDefault="00795B28" w:rsidP="006374A7">
            <w:pPr>
              <w:spacing w:line="240" w:lineRule="auto"/>
              <w:rPr>
                <w:sz w:val="16"/>
                <w:szCs w:val="16"/>
                <w:lang w:val="en-GB" w:eastAsia="en-US"/>
              </w:rPr>
            </w:pPr>
            <w:r w:rsidRPr="00F8339C">
              <w:rPr>
                <w:sz w:val="16"/>
                <w:szCs w:val="16"/>
                <w:lang w:val="en-GB" w:eastAsia="en-US"/>
              </w:rPr>
              <w:t>4. secret</w:t>
            </w:r>
          </w:p>
          <w:p w14:paraId="2C2E2063" w14:textId="77777777" w:rsidR="00795B28" w:rsidRPr="00F8339C" w:rsidRDefault="00795B28" w:rsidP="006374A7">
            <w:pPr>
              <w:snapToGrid w:val="0"/>
              <w:spacing w:line="240" w:lineRule="auto"/>
              <w:rPr>
                <w:sz w:val="16"/>
                <w:szCs w:val="16"/>
                <w:lang w:val="en-GB" w:eastAsia="en-US"/>
              </w:rPr>
            </w:pPr>
            <w:r w:rsidRPr="00F8339C">
              <w:rPr>
                <w:sz w:val="16"/>
                <w:szCs w:val="16"/>
                <w:lang w:val="en-GB" w:eastAsia="en-US"/>
              </w:rPr>
              <w:t>5. top secret</w:t>
            </w:r>
          </w:p>
          <w:p w14:paraId="009D3881" w14:textId="77777777" w:rsidR="00795B28" w:rsidRPr="00F8339C" w:rsidRDefault="00795B28" w:rsidP="006374A7">
            <w:pPr>
              <w:snapToGrid w:val="0"/>
              <w:spacing w:line="240" w:lineRule="auto"/>
              <w:rPr>
                <w:sz w:val="16"/>
                <w:szCs w:val="16"/>
                <w:lang w:val="en-GB"/>
              </w:rPr>
            </w:pPr>
            <w:r w:rsidRPr="00F8339C">
              <w:rPr>
                <w:sz w:val="16"/>
                <w:szCs w:val="16"/>
                <w:lang w:val="en-GB"/>
              </w:rPr>
              <w:t>6. sensitive but unclassified</w:t>
            </w:r>
          </w:p>
          <w:p w14:paraId="2A8D6BBB" w14:textId="77777777" w:rsidR="00795B28" w:rsidRPr="00F8339C" w:rsidRDefault="00795B28" w:rsidP="006374A7">
            <w:pPr>
              <w:snapToGrid w:val="0"/>
              <w:spacing w:line="240" w:lineRule="auto"/>
              <w:rPr>
                <w:sz w:val="16"/>
                <w:szCs w:val="16"/>
                <w:lang w:val="en-GB"/>
              </w:rPr>
            </w:pPr>
            <w:r w:rsidRPr="00F8339C">
              <w:rPr>
                <w:sz w:val="16"/>
                <w:szCs w:val="16"/>
                <w:lang w:val="en-GB"/>
              </w:rPr>
              <w:t>7. for official use only</w:t>
            </w:r>
          </w:p>
          <w:p w14:paraId="0E6AA7A0" w14:textId="77777777" w:rsidR="00795B28" w:rsidRPr="00F8339C" w:rsidRDefault="00795B28" w:rsidP="006374A7">
            <w:pPr>
              <w:snapToGrid w:val="0"/>
              <w:spacing w:line="240" w:lineRule="auto"/>
              <w:rPr>
                <w:sz w:val="16"/>
                <w:szCs w:val="16"/>
                <w:lang w:val="en-GB"/>
              </w:rPr>
            </w:pPr>
            <w:r w:rsidRPr="00F8339C">
              <w:rPr>
                <w:sz w:val="16"/>
                <w:szCs w:val="16"/>
                <w:lang w:val="en-GB"/>
              </w:rPr>
              <w:t>8. protected</w:t>
            </w:r>
          </w:p>
          <w:p w14:paraId="2CAD5711" w14:textId="77777777" w:rsidR="00795B28" w:rsidRPr="00F8339C" w:rsidRDefault="00795B28" w:rsidP="006374A7">
            <w:pPr>
              <w:snapToGrid w:val="0"/>
              <w:spacing w:after="60" w:line="240" w:lineRule="auto"/>
              <w:rPr>
                <w:sz w:val="16"/>
                <w:szCs w:val="16"/>
                <w:lang w:val="en-GB"/>
              </w:rPr>
            </w:pPr>
            <w:r w:rsidRPr="00F8339C">
              <w:rPr>
                <w:sz w:val="16"/>
                <w:szCs w:val="16"/>
                <w:lang w:val="en-GB"/>
              </w:rPr>
              <w:t>9. limited distribution</w:t>
            </w:r>
          </w:p>
        </w:tc>
      </w:tr>
      <w:tr w:rsidR="00795B28" w:rsidRPr="00FF0ACC" w14:paraId="5BB293E2"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2C9B5508"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5E19DA7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purpose</w:t>
            </w:r>
          </w:p>
        </w:tc>
        <w:tc>
          <w:tcPr>
            <w:tcW w:w="3510" w:type="dxa"/>
            <w:tcBorders>
              <w:top w:val="single" w:sz="4" w:space="0" w:color="000000"/>
              <w:left w:val="single" w:sz="4" w:space="0" w:color="000000"/>
              <w:bottom w:val="single" w:sz="4" w:space="0" w:color="000000"/>
              <w:right w:val="single" w:sz="4" w:space="0" w:color="000000"/>
            </w:tcBorders>
            <w:hideMark/>
          </w:tcPr>
          <w:p w14:paraId="20DE5B5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The purpose for which the dataset has been issued </w:t>
            </w:r>
          </w:p>
        </w:tc>
        <w:tc>
          <w:tcPr>
            <w:tcW w:w="625" w:type="dxa"/>
            <w:tcBorders>
              <w:top w:val="single" w:sz="4" w:space="0" w:color="000000"/>
              <w:left w:val="single" w:sz="4" w:space="0" w:color="000000"/>
              <w:bottom w:val="single" w:sz="4" w:space="0" w:color="000000"/>
              <w:right w:val="single" w:sz="4" w:space="0" w:color="000000"/>
            </w:tcBorders>
            <w:hideMark/>
          </w:tcPr>
          <w:p w14:paraId="0D63B809"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tcPr>
          <w:p w14:paraId="4597DC0E"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S100_Purpose</w:t>
            </w:r>
          </w:p>
          <w:p w14:paraId="6DE1D40F" w14:textId="77777777" w:rsidR="00795B28" w:rsidRPr="00F8339C" w:rsidRDefault="00795B28" w:rsidP="002B7E91">
            <w:pPr>
              <w:snapToGrid w:val="0"/>
              <w:spacing w:before="60" w:after="60" w:line="240" w:lineRule="auto"/>
              <w:rPr>
                <w:sz w:val="16"/>
                <w:szCs w:val="16"/>
                <w:lang w:val="en-GB"/>
              </w:rPr>
            </w:pPr>
          </w:p>
        </w:tc>
        <w:tc>
          <w:tcPr>
            <w:tcW w:w="3200" w:type="dxa"/>
            <w:tcBorders>
              <w:top w:val="single" w:sz="4" w:space="0" w:color="000000"/>
              <w:left w:val="single" w:sz="4" w:space="0" w:color="000000"/>
              <w:bottom w:val="single" w:sz="4" w:space="0" w:color="000000"/>
              <w:right w:val="single" w:sz="4" w:space="0" w:color="000000"/>
            </w:tcBorders>
            <w:hideMark/>
          </w:tcPr>
          <w:p w14:paraId="0B912E86" w14:textId="4B73FC1F" w:rsidR="00795B28" w:rsidRPr="00F8339C" w:rsidRDefault="00795B28" w:rsidP="002B7E91">
            <w:pPr>
              <w:spacing w:before="60" w:after="60" w:line="240" w:lineRule="auto"/>
              <w:rPr>
                <w:sz w:val="16"/>
                <w:szCs w:val="16"/>
                <w:lang w:val="en-GB"/>
              </w:rPr>
            </w:pPr>
            <w:r w:rsidRPr="00F8339C">
              <w:rPr>
                <w:sz w:val="16"/>
                <w:szCs w:val="16"/>
                <w:lang w:val="en-GB" w:eastAsia="en-US"/>
              </w:rPr>
              <w:t>Only values permitted are ‘</w:t>
            </w:r>
            <w:proofErr w:type="spellStart"/>
            <w:r w:rsidRPr="00F8339C">
              <w:rPr>
                <w:sz w:val="16"/>
                <w:szCs w:val="16"/>
                <w:lang w:val="en-GB"/>
              </w:rPr>
              <w:t>newDataset</w:t>
            </w:r>
            <w:proofErr w:type="spellEnd"/>
            <w:r w:rsidRPr="00F8339C">
              <w:rPr>
                <w:sz w:val="16"/>
                <w:szCs w:val="16"/>
                <w:lang w:val="en-GB" w:eastAsia="en-US"/>
              </w:rPr>
              <w:t>’ or ‘</w:t>
            </w:r>
            <w:r w:rsidRPr="00F8339C">
              <w:rPr>
                <w:sz w:val="16"/>
                <w:szCs w:val="16"/>
                <w:lang w:val="en-GB"/>
              </w:rPr>
              <w:t>cancellation</w:t>
            </w:r>
            <w:r w:rsidRPr="00F8339C">
              <w:rPr>
                <w:sz w:val="16"/>
                <w:szCs w:val="16"/>
                <w:lang w:val="en-GB" w:eastAsia="en-US"/>
              </w:rPr>
              <w:t>’.</w:t>
            </w:r>
          </w:p>
        </w:tc>
      </w:tr>
      <w:tr w:rsidR="00795B28" w:rsidRPr="00FF0ACC" w14:paraId="4FE9473A"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6CE030B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6FB91692"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notForNavigation</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2AA3CD4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Indicates the dataset is not intended to be used for navigation</w:t>
            </w:r>
          </w:p>
        </w:tc>
        <w:tc>
          <w:tcPr>
            <w:tcW w:w="625" w:type="dxa"/>
            <w:tcBorders>
              <w:top w:val="single" w:sz="4" w:space="0" w:color="000000"/>
              <w:left w:val="single" w:sz="4" w:space="0" w:color="000000"/>
              <w:bottom w:val="single" w:sz="4" w:space="0" w:color="000000"/>
              <w:right w:val="single" w:sz="4" w:space="0" w:color="000000"/>
            </w:tcBorders>
            <w:hideMark/>
          </w:tcPr>
          <w:p w14:paraId="69063E4E"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2F9134AB" w14:textId="77777777" w:rsidR="00795B28" w:rsidRPr="00F8339C" w:rsidRDefault="00795B28" w:rsidP="002B7E91">
            <w:pPr>
              <w:spacing w:before="60" w:after="60" w:line="240" w:lineRule="auto"/>
              <w:rPr>
                <w:sz w:val="16"/>
                <w:szCs w:val="16"/>
                <w:lang w:val="en-GB"/>
              </w:rPr>
            </w:pPr>
            <w:r w:rsidRPr="00F8339C">
              <w:rPr>
                <w:sz w:val="16"/>
                <w:szCs w:val="16"/>
                <w:lang w:val="en-GB"/>
              </w:rPr>
              <w:t>Boolean</w:t>
            </w:r>
          </w:p>
        </w:tc>
        <w:tc>
          <w:tcPr>
            <w:tcW w:w="3200" w:type="dxa"/>
            <w:tcBorders>
              <w:top w:val="single" w:sz="4" w:space="0" w:color="000000"/>
              <w:left w:val="single" w:sz="4" w:space="0" w:color="000000"/>
              <w:bottom w:val="single" w:sz="4" w:space="0" w:color="000000"/>
              <w:right w:val="single" w:sz="4" w:space="0" w:color="000000"/>
            </w:tcBorders>
            <w:hideMark/>
          </w:tcPr>
          <w:p w14:paraId="709E4109" w14:textId="77777777" w:rsidR="00795B28" w:rsidRPr="00F8339C" w:rsidRDefault="00795B28" w:rsidP="002B7E91">
            <w:pPr>
              <w:spacing w:before="60" w:after="60" w:line="240" w:lineRule="auto"/>
              <w:rPr>
                <w:sz w:val="16"/>
                <w:szCs w:val="16"/>
                <w:lang w:val="en-GB" w:eastAsia="en-US"/>
              </w:rPr>
            </w:pPr>
            <w:r w:rsidRPr="00F8339C">
              <w:rPr>
                <w:i/>
                <w:sz w:val="16"/>
                <w:szCs w:val="16"/>
                <w:lang w:val="en-GB" w:eastAsia="en-US"/>
              </w:rPr>
              <w:t>True</w:t>
            </w:r>
            <w:r w:rsidRPr="00F8339C">
              <w:rPr>
                <w:sz w:val="16"/>
                <w:szCs w:val="16"/>
                <w:lang w:val="en-GB" w:eastAsia="en-US"/>
              </w:rPr>
              <w:t xml:space="preserve"> indicates the dataset is not intended to be used for navigation</w:t>
            </w:r>
          </w:p>
          <w:p w14:paraId="0231E9F7" w14:textId="77777777" w:rsidR="00795B28" w:rsidRPr="00F8339C" w:rsidRDefault="00795B28" w:rsidP="002B7E91">
            <w:pPr>
              <w:snapToGrid w:val="0"/>
              <w:spacing w:before="60" w:after="60" w:line="240" w:lineRule="auto"/>
              <w:rPr>
                <w:sz w:val="16"/>
                <w:szCs w:val="16"/>
                <w:lang w:val="en-GB"/>
              </w:rPr>
            </w:pPr>
            <w:r w:rsidRPr="00F8339C">
              <w:rPr>
                <w:i/>
                <w:sz w:val="16"/>
                <w:szCs w:val="16"/>
                <w:lang w:val="en-GB" w:eastAsia="en-US"/>
              </w:rPr>
              <w:t>False</w:t>
            </w:r>
            <w:r w:rsidRPr="00F8339C">
              <w:rPr>
                <w:sz w:val="16"/>
                <w:szCs w:val="16"/>
                <w:lang w:val="en-GB" w:eastAsia="en-US"/>
              </w:rPr>
              <w:t xml:space="preserve"> indicates the dataset is intended to be used for navigation</w:t>
            </w:r>
          </w:p>
        </w:tc>
      </w:tr>
      <w:tr w:rsidR="00795B28" w:rsidRPr="00FF0ACC" w14:paraId="3C863290"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435E5324"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14A8591B"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specificUsage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96F302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use for which the dataset is intended</w:t>
            </w:r>
          </w:p>
        </w:tc>
        <w:tc>
          <w:tcPr>
            <w:tcW w:w="625" w:type="dxa"/>
            <w:tcBorders>
              <w:top w:val="single" w:sz="4" w:space="0" w:color="000000"/>
              <w:left w:val="single" w:sz="4" w:space="0" w:color="000000"/>
              <w:bottom w:val="single" w:sz="4" w:space="0" w:color="000000"/>
              <w:right w:val="single" w:sz="4" w:space="0" w:color="000000"/>
            </w:tcBorders>
            <w:hideMark/>
          </w:tcPr>
          <w:p w14:paraId="59975615"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1DCE3E85" w14:textId="77777777" w:rsidR="00795B28" w:rsidRPr="00F8339C" w:rsidRDefault="00795B28" w:rsidP="002B7E91">
            <w:pPr>
              <w:spacing w:before="60" w:after="60" w:line="240" w:lineRule="auto"/>
              <w:rPr>
                <w:sz w:val="16"/>
                <w:szCs w:val="16"/>
                <w:lang w:val="en-GB"/>
              </w:rPr>
            </w:pPr>
            <w:r w:rsidRPr="00F8339C">
              <w:rPr>
                <w:sz w:val="16"/>
                <w:szCs w:val="16"/>
                <w:lang w:val="en-GB"/>
              </w:rPr>
              <w:t>MD_USAGE&gt;</w:t>
            </w:r>
            <w:proofErr w:type="spellStart"/>
            <w:r w:rsidRPr="00F8339C">
              <w:rPr>
                <w:sz w:val="16"/>
                <w:szCs w:val="16"/>
                <w:lang w:val="en-GB"/>
              </w:rPr>
              <w:t>specificUsage</w:t>
            </w:r>
            <w:proofErr w:type="spellEnd"/>
            <w:r w:rsidRPr="00F8339C">
              <w:rPr>
                <w:sz w:val="16"/>
                <w:szCs w:val="16"/>
                <w:lang w:val="en-GB"/>
              </w:rPr>
              <w:t xml:space="preserve"> (character string)</w:t>
            </w:r>
          </w:p>
        </w:tc>
        <w:tc>
          <w:tcPr>
            <w:tcW w:w="3200" w:type="dxa"/>
            <w:tcBorders>
              <w:top w:val="single" w:sz="4" w:space="0" w:color="000000"/>
              <w:left w:val="single" w:sz="4" w:space="0" w:color="000000"/>
              <w:bottom w:val="single" w:sz="4" w:space="0" w:color="000000"/>
              <w:right w:val="single" w:sz="4" w:space="0" w:color="000000"/>
            </w:tcBorders>
          </w:tcPr>
          <w:p w14:paraId="0C413475"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Must always be ‘Navigational Warning Service’</w:t>
            </w:r>
          </w:p>
        </w:tc>
      </w:tr>
      <w:tr w:rsidR="00795B28" w:rsidRPr="00FF0ACC" w14:paraId="14550520"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034E91C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783B8CD4"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issueDate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F96A5CB" w14:textId="77777777" w:rsidR="00795B28" w:rsidRPr="00F8339C" w:rsidRDefault="00795B28" w:rsidP="002B7E91">
            <w:pPr>
              <w:snapToGrid w:val="0"/>
              <w:spacing w:before="60" w:after="60" w:line="240" w:lineRule="auto"/>
              <w:rPr>
                <w:rFonts w:eastAsia="Times New Roman"/>
                <w:sz w:val="16"/>
                <w:szCs w:val="16"/>
                <w:lang w:val="en-GB"/>
              </w:rPr>
            </w:pPr>
            <w:r w:rsidRPr="00F8339C">
              <w:rPr>
                <w:rFonts w:eastAsia="Times New Roman"/>
                <w:sz w:val="16"/>
                <w:szCs w:val="16"/>
                <w:lang w:val="en-GB"/>
              </w:rPr>
              <w:t>Date on which the data was made available by the Data Producer</w:t>
            </w:r>
          </w:p>
        </w:tc>
        <w:tc>
          <w:tcPr>
            <w:tcW w:w="625" w:type="dxa"/>
            <w:tcBorders>
              <w:top w:val="single" w:sz="4" w:space="0" w:color="000000"/>
              <w:left w:val="single" w:sz="4" w:space="0" w:color="000000"/>
              <w:bottom w:val="single" w:sz="4" w:space="0" w:color="000000"/>
              <w:right w:val="single" w:sz="4" w:space="0" w:color="000000"/>
            </w:tcBorders>
            <w:hideMark/>
          </w:tcPr>
          <w:p w14:paraId="71632234" w14:textId="77777777" w:rsidR="00795B28" w:rsidRPr="00F8339C" w:rsidRDefault="00795B28" w:rsidP="002B7E91">
            <w:pPr>
              <w:snapToGrid w:val="0"/>
              <w:spacing w:before="60" w:after="60" w:line="240" w:lineRule="auto"/>
              <w:jc w:val="center"/>
              <w:rPr>
                <w:rFonts w:eastAsia="MS Mincho"/>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03240D58"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Date</w:t>
            </w:r>
          </w:p>
        </w:tc>
        <w:tc>
          <w:tcPr>
            <w:tcW w:w="3200" w:type="dxa"/>
            <w:tcBorders>
              <w:top w:val="single" w:sz="4" w:space="0" w:color="000000"/>
              <w:left w:val="single" w:sz="4" w:space="0" w:color="000000"/>
              <w:bottom w:val="single" w:sz="4" w:space="0" w:color="000000"/>
              <w:right w:val="single" w:sz="4" w:space="0" w:color="000000"/>
            </w:tcBorders>
          </w:tcPr>
          <w:p w14:paraId="1920A48A" w14:textId="77777777" w:rsidR="00795B28" w:rsidRPr="00F8339C" w:rsidRDefault="00795B28" w:rsidP="002B7E91">
            <w:pPr>
              <w:snapToGrid w:val="0"/>
              <w:spacing w:before="60" w:after="60" w:line="240" w:lineRule="auto"/>
              <w:rPr>
                <w:sz w:val="16"/>
                <w:szCs w:val="16"/>
                <w:lang w:val="en-GB"/>
              </w:rPr>
            </w:pPr>
          </w:p>
        </w:tc>
      </w:tr>
      <w:tr w:rsidR="00795B28" w:rsidRPr="00FF0ACC" w14:paraId="58DB5A1C"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1CB24F94"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lastRenderedPageBreak/>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7FA3A805"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issueTime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4471BE0E" w14:textId="77777777" w:rsidR="00795B28" w:rsidRPr="00F8339C" w:rsidRDefault="00795B28" w:rsidP="002B7E91">
            <w:pPr>
              <w:snapToGrid w:val="0"/>
              <w:spacing w:before="60" w:after="60" w:line="240" w:lineRule="auto"/>
              <w:rPr>
                <w:rFonts w:eastAsia="Times New Roman"/>
                <w:sz w:val="16"/>
                <w:szCs w:val="16"/>
                <w:lang w:val="en-GB"/>
              </w:rPr>
            </w:pPr>
            <w:r w:rsidRPr="00F8339C">
              <w:rPr>
                <w:rFonts w:eastAsia="Times New Roman"/>
                <w:sz w:val="16"/>
                <w:szCs w:val="16"/>
                <w:lang w:val="en-GB"/>
              </w:rPr>
              <w:t>Time of day at which the data was made available by the Data Producer</w:t>
            </w:r>
          </w:p>
        </w:tc>
        <w:tc>
          <w:tcPr>
            <w:tcW w:w="625" w:type="dxa"/>
            <w:tcBorders>
              <w:top w:val="single" w:sz="4" w:space="0" w:color="000000"/>
              <w:left w:val="single" w:sz="4" w:space="0" w:color="000000"/>
              <w:bottom w:val="single" w:sz="4" w:space="0" w:color="000000"/>
              <w:right w:val="single" w:sz="4" w:space="0" w:color="000000"/>
            </w:tcBorders>
            <w:hideMark/>
          </w:tcPr>
          <w:p w14:paraId="5A94EAD6" w14:textId="77777777" w:rsidR="00795B28" w:rsidRPr="00F8339C" w:rsidRDefault="00795B28" w:rsidP="002B7E91">
            <w:pPr>
              <w:snapToGrid w:val="0"/>
              <w:spacing w:before="60" w:after="60" w:line="240" w:lineRule="auto"/>
              <w:jc w:val="center"/>
              <w:rPr>
                <w:rFonts w:eastAsia="MS Mincho"/>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1E02061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Time</w:t>
            </w:r>
          </w:p>
        </w:tc>
        <w:tc>
          <w:tcPr>
            <w:tcW w:w="3200" w:type="dxa"/>
            <w:tcBorders>
              <w:top w:val="single" w:sz="4" w:space="0" w:color="000000"/>
              <w:left w:val="single" w:sz="4" w:space="0" w:color="000000"/>
              <w:bottom w:val="single" w:sz="4" w:space="0" w:color="000000"/>
              <w:right w:val="single" w:sz="4" w:space="0" w:color="000000"/>
            </w:tcBorders>
            <w:hideMark/>
          </w:tcPr>
          <w:p w14:paraId="4EB0348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S-100 datatype Time</w:t>
            </w:r>
          </w:p>
        </w:tc>
      </w:tr>
      <w:tr w:rsidR="00795B28" w:rsidRPr="00FF0ACC" w14:paraId="674AACA0"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721CB9D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53115201"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boundingBox</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5A83CA8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extent of the dataset limits</w:t>
            </w:r>
          </w:p>
        </w:tc>
        <w:tc>
          <w:tcPr>
            <w:tcW w:w="625" w:type="dxa"/>
            <w:tcBorders>
              <w:top w:val="single" w:sz="4" w:space="0" w:color="000000"/>
              <w:left w:val="single" w:sz="4" w:space="0" w:color="000000"/>
              <w:bottom w:val="single" w:sz="4" w:space="0" w:color="000000"/>
              <w:right w:val="single" w:sz="4" w:space="0" w:color="000000"/>
            </w:tcBorders>
            <w:hideMark/>
          </w:tcPr>
          <w:p w14:paraId="0CFC7E0C" w14:textId="0C47C59A"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4D7C5B44"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EX_GeographicBoundingBox</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36C60F6D" w14:textId="3D6D409A" w:rsidR="00795B28" w:rsidRPr="00F8339C" w:rsidRDefault="003D27E1" w:rsidP="002B7E91">
            <w:pPr>
              <w:snapToGrid w:val="0"/>
              <w:spacing w:before="60" w:after="60" w:line="240" w:lineRule="auto"/>
              <w:rPr>
                <w:sz w:val="16"/>
                <w:szCs w:val="16"/>
                <w:lang w:val="en-GB"/>
              </w:rPr>
            </w:pPr>
            <w:r w:rsidRPr="00F8339C">
              <w:rPr>
                <w:sz w:val="16"/>
                <w:szCs w:val="16"/>
                <w:lang w:val="en-GB"/>
              </w:rPr>
              <w:t>Used to give the extent of the NAVWARN information</w:t>
            </w:r>
          </w:p>
        </w:tc>
      </w:tr>
      <w:tr w:rsidR="00795B28" w:rsidRPr="00FF0ACC" w14:paraId="00267A56"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36CD62C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005307F2"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temporalExtent</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0C64835E"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eastAsia="ja-JP"/>
              </w:rPr>
              <w:t>Specification of the temporal extent of the dataset</w:t>
            </w:r>
          </w:p>
        </w:tc>
        <w:tc>
          <w:tcPr>
            <w:tcW w:w="625" w:type="dxa"/>
            <w:tcBorders>
              <w:top w:val="single" w:sz="4" w:space="0" w:color="000000"/>
              <w:left w:val="single" w:sz="4" w:space="0" w:color="000000"/>
              <w:bottom w:val="single" w:sz="4" w:space="0" w:color="000000"/>
              <w:right w:val="single" w:sz="4" w:space="0" w:color="000000"/>
            </w:tcBorders>
            <w:hideMark/>
          </w:tcPr>
          <w:p w14:paraId="07106653"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eastAsia="ja-JP"/>
              </w:rPr>
              <w:t>0..1</w:t>
            </w:r>
          </w:p>
        </w:tc>
        <w:tc>
          <w:tcPr>
            <w:tcW w:w="2835" w:type="dxa"/>
            <w:tcBorders>
              <w:top w:val="single" w:sz="4" w:space="0" w:color="000000"/>
              <w:left w:val="single" w:sz="4" w:space="0" w:color="000000"/>
              <w:bottom w:val="single" w:sz="4" w:space="0" w:color="000000"/>
              <w:right w:val="single" w:sz="4" w:space="0" w:color="000000"/>
            </w:tcBorders>
            <w:hideMark/>
          </w:tcPr>
          <w:p w14:paraId="1B32305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eastAsia="ja-JP"/>
              </w:rPr>
              <w:t>S100_TemporalExtent</w:t>
            </w:r>
          </w:p>
        </w:tc>
        <w:tc>
          <w:tcPr>
            <w:tcW w:w="3200" w:type="dxa"/>
            <w:tcBorders>
              <w:top w:val="single" w:sz="4" w:space="0" w:color="000000"/>
              <w:left w:val="single" w:sz="4" w:space="0" w:color="000000"/>
              <w:bottom w:val="single" w:sz="4" w:space="0" w:color="000000"/>
              <w:right w:val="single" w:sz="4" w:space="0" w:color="000000"/>
            </w:tcBorders>
            <w:hideMark/>
          </w:tcPr>
          <w:p w14:paraId="6F75855F" w14:textId="77777777" w:rsidR="00795B28" w:rsidRPr="00F8339C" w:rsidRDefault="00795B28" w:rsidP="002B7E91">
            <w:pPr>
              <w:snapToGrid w:val="0"/>
              <w:spacing w:before="60" w:after="60" w:line="240" w:lineRule="auto"/>
              <w:rPr>
                <w:sz w:val="16"/>
                <w:szCs w:val="16"/>
                <w:lang w:val="en-GB" w:eastAsia="ja-JP"/>
              </w:rPr>
            </w:pPr>
            <w:r w:rsidRPr="00F8339C">
              <w:rPr>
                <w:sz w:val="16"/>
                <w:szCs w:val="16"/>
                <w:lang w:val="en-GB" w:eastAsia="ja-JP"/>
              </w:rPr>
              <w:t>The temporal extent is encoded as the date/time of the earliest and latest data records (in coverage datasets) or date/time ranges (in vector datasets)</w:t>
            </w:r>
          </w:p>
          <w:p w14:paraId="0A8A8BEB" w14:textId="7DAF2A59"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This attribute is only used when a NAVWARN have a known expiry date and time. When used the values must align with the </w:t>
            </w:r>
            <w:proofErr w:type="spellStart"/>
            <w:r w:rsidRPr="00F8339C">
              <w:rPr>
                <w:sz w:val="16"/>
                <w:szCs w:val="16"/>
                <w:lang w:val="en-GB"/>
              </w:rPr>
              <w:t>publicationTime</w:t>
            </w:r>
            <w:proofErr w:type="spellEnd"/>
            <w:r w:rsidRPr="00F8339C">
              <w:rPr>
                <w:sz w:val="16"/>
                <w:szCs w:val="16"/>
                <w:lang w:val="en-GB"/>
              </w:rPr>
              <w:t xml:space="preserve"> and </w:t>
            </w:r>
            <w:proofErr w:type="spellStart"/>
            <w:r w:rsidRPr="00F8339C">
              <w:rPr>
                <w:sz w:val="16"/>
                <w:szCs w:val="16"/>
                <w:lang w:val="en-GB"/>
              </w:rPr>
              <w:t>cancellationDate</w:t>
            </w:r>
            <w:proofErr w:type="spellEnd"/>
            <w:r w:rsidRPr="00F8339C">
              <w:rPr>
                <w:sz w:val="16"/>
                <w:szCs w:val="16"/>
                <w:lang w:val="en-GB"/>
              </w:rPr>
              <w:t xml:space="preserve"> attributes of the dataset </w:t>
            </w:r>
            <w:proofErr w:type="spellStart"/>
            <w:r w:rsidR="00DA697E" w:rsidRPr="00F8339C">
              <w:rPr>
                <w:sz w:val="16"/>
                <w:szCs w:val="16"/>
                <w:lang w:val="en-GB"/>
              </w:rPr>
              <w:t>NavwarnPreamble</w:t>
            </w:r>
            <w:proofErr w:type="spellEnd"/>
          </w:p>
        </w:tc>
      </w:tr>
      <w:tr w:rsidR="00795B28" w:rsidRPr="00FF0ACC" w14:paraId="5F5AF523" w14:textId="77777777" w:rsidTr="00F36C4E">
        <w:trPr>
          <w:cantSplit/>
          <w:trHeight w:val="326"/>
        </w:trPr>
        <w:tc>
          <w:tcPr>
            <w:tcW w:w="1080" w:type="dxa"/>
            <w:tcBorders>
              <w:top w:val="single" w:sz="4" w:space="0" w:color="000000"/>
              <w:left w:val="single" w:sz="4" w:space="0" w:color="000000"/>
              <w:bottom w:val="single" w:sz="4" w:space="0" w:color="000000"/>
              <w:right w:val="single" w:sz="4" w:space="0" w:color="000000"/>
            </w:tcBorders>
            <w:hideMark/>
          </w:tcPr>
          <w:p w14:paraId="5F2FDF0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4A8CDD33"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productSpecification</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90ECFD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Product Specification used to create this dataset</w:t>
            </w:r>
          </w:p>
        </w:tc>
        <w:tc>
          <w:tcPr>
            <w:tcW w:w="625" w:type="dxa"/>
            <w:tcBorders>
              <w:top w:val="single" w:sz="4" w:space="0" w:color="000000"/>
              <w:left w:val="single" w:sz="4" w:space="0" w:color="000000"/>
              <w:bottom w:val="single" w:sz="4" w:space="0" w:color="000000"/>
              <w:right w:val="single" w:sz="4" w:space="0" w:color="000000"/>
            </w:tcBorders>
            <w:hideMark/>
          </w:tcPr>
          <w:p w14:paraId="68480434"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2DD63953"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S100_ProductSpecification</w:t>
            </w:r>
          </w:p>
        </w:tc>
        <w:tc>
          <w:tcPr>
            <w:tcW w:w="3200" w:type="dxa"/>
            <w:tcBorders>
              <w:top w:val="single" w:sz="4" w:space="0" w:color="000000"/>
              <w:left w:val="single" w:sz="4" w:space="0" w:color="000000"/>
              <w:bottom w:val="single" w:sz="4" w:space="0" w:color="000000"/>
              <w:right w:val="single" w:sz="4" w:space="0" w:color="000000"/>
            </w:tcBorders>
          </w:tcPr>
          <w:p w14:paraId="0E61F75A" w14:textId="77777777" w:rsidR="00795B28" w:rsidRPr="00F8339C" w:rsidRDefault="00795B28" w:rsidP="002B7E91">
            <w:pPr>
              <w:snapToGrid w:val="0"/>
              <w:spacing w:before="60" w:after="60" w:line="240" w:lineRule="auto"/>
              <w:rPr>
                <w:sz w:val="16"/>
                <w:szCs w:val="16"/>
                <w:lang w:val="en-GB"/>
              </w:rPr>
            </w:pPr>
          </w:p>
        </w:tc>
      </w:tr>
      <w:tr w:rsidR="00795B28" w:rsidRPr="00FF0ACC" w14:paraId="5F6932FD" w14:textId="77777777" w:rsidTr="00F36C4E">
        <w:trPr>
          <w:cantSplit/>
          <w:trHeight w:val="155"/>
        </w:trPr>
        <w:tc>
          <w:tcPr>
            <w:tcW w:w="1080" w:type="dxa"/>
            <w:tcBorders>
              <w:top w:val="single" w:sz="4" w:space="0" w:color="000000"/>
              <w:left w:val="single" w:sz="4" w:space="0" w:color="000000"/>
              <w:bottom w:val="single" w:sz="4" w:space="0" w:color="000000"/>
              <w:right w:val="single" w:sz="4" w:space="0" w:color="000000"/>
            </w:tcBorders>
            <w:hideMark/>
          </w:tcPr>
          <w:p w14:paraId="3F7B1775"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703FB1E0"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producingAgency</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5697DE6D" w14:textId="77777777" w:rsidR="00795B28" w:rsidRPr="00F8339C" w:rsidRDefault="00795B28" w:rsidP="002B7E91">
            <w:pPr>
              <w:pStyle w:val="ISOComments"/>
              <w:spacing w:before="60" w:after="60" w:line="240" w:lineRule="auto"/>
              <w:rPr>
                <w:rFonts w:cs="Arial"/>
                <w:sz w:val="16"/>
                <w:szCs w:val="16"/>
              </w:rPr>
            </w:pPr>
            <w:r w:rsidRPr="00F8339C">
              <w:rPr>
                <w:rFonts w:cs="Arial"/>
                <w:sz w:val="16"/>
                <w:szCs w:val="16"/>
              </w:rPr>
              <w:t>Agency responsible for producing the data</w:t>
            </w:r>
          </w:p>
        </w:tc>
        <w:tc>
          <w:tcPr>
            <w:tcW w:w="625" w:type="dxa"/>
            <w:tcBorders>
              <w:top w:val="single" w:sz="4" w:space="0" w:color="000000"/>
              <w:left w:val="single" w:sz="4" w:space="0" w:color="000000"/>
              <w:bottom w:val="single" w:sz="4" w:space="0" w:color="000000"/>
              <w:right w:val="single" w:sz="4" w:space="0" w:color="000000"/>
            </w:tcBorders>
            <w:hideMark/>
          </w:tcPr>
          <w:p w14:paraId="1B3CE5C6"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0A479F2B"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CI_Responsibility</w:t>
            </w:r>
            <w:proofErr w:type="spellEnd"/>
            <w:r w:rsidRPr="00F8339C">
              <w:rPr>
                <w:sz w:val="16"/>
                <w:szCs w:val="16"/>
                <w:lang w:val="en-GB"/>
              </w:rPr>
              <w:t>&gt;</w:t>
            </w:r>
            <w:proofErr w:type="spellStart"/>
            <w:r w:rsidRPr="00F8339C">
              <w:rPr>
                <w:sz w:val="16"/>
                <w:szCs w:val="16"/>
                <w:lang w:val="en-GB"/>
              </w:rPr>
              <w:t>CI_Organisation</w:t>
            </w:r>
            <w:proofErr w:type="spellEnd"/>
            <w:r w:rsidRPr="00F8339C">
              <w:rPr>
                <w:sz w:val="16"/>
                <w:szCs w:val="16"/>
                <w:lang w:val="en-GB"/>
              </w:rPr>
              <w:t xml:space="preserve"> </w:t>
            </w:r>
          </w:p>
        </w:tc>
        <w:tc>
          <w:tcPr>
            <w:tcW w:w="3200" w:type="dxa"/>
            <w:tcBorders>
              <w:top w:val="single" w:sz="4" w:space="0" w:color="000000"/>
              <w:left w:val="single" w:sz="4" w:space="0" w:color="000000"/>
              <w:bottom w:val="single" w:sz="4" w:space="0" w:color="000000"/>
              <w:right w:val="single" w:sz="4" w:space="0" w:color="000000"/>
            </w:tcBorders>
            <w:hideMark/>
          </w:tcPr>
          <w:p w14:paraId="78B1FDF9" w14:textId="77777777" w:rsidR="00795B28" w:rsidRPr="00F8339C" w:rsidRDefault="00795B28" w:rsidP="002B7E91">
            <w:pPr>
              <w:snapToGrid w:val="0"/>
              <w:spacing w:before="60" w:after="60" w:line="240" w:lineRule="auto"/>
              <w:rPr>
                <w:sz w:val="16"/>
                <w:szCs w:val="16"/>
                <w:lang w:val="en-GB"/>
              </w:rPr>
            </w:pPr>
          </w:p>
        </w:tc>
      </w:tr>
      <w:tr w:rsidR="00795B28" w:rsidRPr="00FF0ACC" w14:paraId="6996515D" w14:textId="77777777" w:rsidTr="00F36C4E">
        <w:trPr>
          <w:cantSplit/>
          <w:trHeight w:val="155"/>
        </w:trPr>
        <w:tc>
          <w:tcPr>
            <w:tcW w:w="1080" w:type="dxa"/>
            <w:tcBorders>
              <w:top w:val="single" w:sz="4" w:space="0" w:color="000000"/>
              <w:left w:val="single" w:sz="4" w:space="0" w:color="000000"/>
              <w:bottom w:val="single" w:sz="4" w:space="0" w:color="000000"/>
              <w:right w:val="single" w:sz="4" w:space="0" w:color="000000"/>
            </w:tcBorders>
            <w:hideMark/>
          </w:tcPr>
          <w:p w14:paraId="61D605B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6AA68709"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producerCode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19755A4"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official IHO Producer Code from S-62</w:t>
            </w:r>
          </w:p>
        </w:tc>
        <w:tc>
          <w:tcPr>
            <w:tcW w:w="625" w:type="dxa"/>
            <w:tcBorders>
              <w:top w:val="single" w:sz="4" w:space="0" w:color="000000"/>
              <w:left w:val="single" w:sz="4" w:space="0" w:color="000000"/>
              <w:bottom w:val="single" w:sz="4" w:space="0" w:color="000000"/>
              <w:right w:val="single" w:sz="4" w:space="0" w:color="000000"/>
            </w:tcBorders>
            <w:hideMark/>
          </w:tcPr>
          <w:p w14:paraId="75BD213C"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73B0DE86"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CharacterString</w:t>
            </w:r>
            <w:proofErr w:type="spellEnd"/>
          </w:p>
        </w:tc>
        <w:tc>
          <w:tcPr>
            <w:tcW w:w="3200" w:type="dxa"/>
            <w:tcBorders>
              <w:top w:val="single" w:sz="4" w:space="0" w:color="000000"/>
              <w:left w:val="single" w:sz="4" w:space="0" w:color="000000"/>
              <w:bottom w:val="single" w:sz="4" w:space="0" w:color="000000"/>
              <w:right w:val="single" w:sz="4" w:space="0" w:color="000000"/>
            </w:tcBorders>
          </w:tcPr>
          <w:p w14:paraId="6355B1E4" w14:textId="77777777" w:rsidR="00795B28" w:rsidRPr="00F8339C" w:rsidRDefault="00795B28" w:rsidP="002B7E91">
            <w:pPr>
              <w:snapToGrid w:val="0"/>
              <w:spacing w:before="60" w:after="60" w:line="240" w:lineRule="auto"/>
              <w:rPr>
                <w:sz w:val="16"/>
                <w:szCs w:val="16"/>
                <w:lang w:val="en-GB"/>
              </w:rPr>
            </w:pPr>
          </w:p>
        </w:tc>
      </w:tr>
      <w:tr w:rsidR="00795B28" w:rsidRPr="00FF0ACC" w14:paraId="72B9F1BD" w14:textId="77777777" w:rsidTr="00F36C4E">
        <w:trPr>
          <w:cantSplit/>
          <w:trHeight w:val="155"/>
        </w:trPr>
        <w:tc>
          <w:tcPr>
            <w:tcW w:w="1080" w:type="dxa"/>
            <w:tcBorders>
              <w:top w:val="single" w:sz="4" w:space="0" w:color="000000"/>
              <w:left w:val="single" w:sz="4" w:space="0" w:color="000000"/>
              <w:bottom w:val="single" w:sz="4" w:space="0" w:color="000000"/>
              <w:right w:val="single" w:sz="4" w:space="0" w:color="000000"/>
            </w:tcBorders>
            <w:hideMark/>
          </w:tcPr>
          <w:p w14:paraId="46BC5F4F"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43A14393"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encodingFormat</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CAA2B2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The encoding format of the dataset</w:t>
            </w:r>
          </w:p>
        </w:tc>
        <w:tc>
          <w:tcPr>
            <w:tcW w:w="625" w:type="dxa"/>
            <w:tcBorders>
              <w:top w:val="single" w:sz="4" w:space="0" w:color="000000"/>
              <w:left w:val="single" w:sz="4" w:space="0" w:color="000000"/>
              <w:bottom w:val="single" w:sz="4" w:space="0" w:color="000000"/>
              <w:right w:val="single" w:sz="4" w:space="0" w:color="000000"/>
            </w:tcBorders>
            <w:hideMark/>
          </w:tcPr>
          <w:p w14:paraId="47456AD4"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1</w:t>
            </w:r>
          </w:p>
        </w:tc>
        <w:tc>
          <w:tcPr>
            <w:tcW w:w="2835" w:type="dxa"/>
            <w:tcBorders>
              <w:top w:val="single" w:sz="4" w:space="0" w:color="000000"/>
              <w:left w:val="single" w:sz="4" w:space="0" w:color="000000"/>
              <w:bottom w:val="single" w:sz="4" w:space="0" w:color="000000"/>
              <w:right w:val="single" w:sz="4" w:space="0" w:color="000000"/>
            </w:tcBorders>
            <w:hideMark/>
          </w:tcPr>
          <w:p w14:paraId="4D2018B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S100_EncodingFormat</w:t>
            </w:r>
          </w:p>
        </w:tc>
        <w:tc>
          <w:tcPr>
            <w:tcW w:w="3200" w:type="dxa"/>
            <w:tcBorders>
              <w:top w:val="single" w:sz="4" w:space="0" w:color="000000"/>
              <w:left w:val="single" w:sz="4" w:space="0" w:color="000000"/>
              <w:bottom w:val="single" w:sz="4" w:space="0" w:color="000000"/>
              <w:right w:val="single" w:sz="4" w:space="0" w:color="000000"/>
            </w:tcBorders>
          </w:tcPr>
          <w:p w14:paraId="635FF153" w14:textId="3561CD64"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Must be </w:t>
            </w:r>
            <w:r w:rsidR="005F01A7">
              <w:rPr>
                <w:sz w:val="16"/>
                <w:szCs w:val="16"/>
                <w:lang w:val="en-GB"/>
              </w:rPr>
              <w:t>value 2 (</w:t>
            </w:r>
            <w:r w:rsidRPr="00F8339C">
              <w:rPr>
                <w:sz w:val="16"/>
                <w:szCs w:val="16"/>
                <w:lang w:val="en-GB"/>
              </w:rPr>
              <w:t>GML</w:t>
            </w:r>
            <w:r w:rsidR="005F01A7">
              <w:rPr>
                <w:sz w:val="16"/>
                <w:szCs w:val="16"/>
                <w:lang w:val="en-GB"/>
              </w:rPr>
              <w:t>)</w:t>
            </w:r>
          </w:p>
        </w:tc>
      </w:tr>
      <w:tr w:rsidR="00795B28" w:rsidRPr="00FF0ACC" w14:paraId="2D12E475" w14:textId="77777777" w:rsidTr="00F36C4E">
        <w:trPr>
          <w:cantSplit/>
          <w:trHeight w:val="155"/>
        </w:trPr>
        <w:tc>
          <w:tcPr>
            <w:tcW w:w="1080" w:type="dxa"/>
            <w:tcBorders>
              <w:top w:val="single" w:sz="4" w:space="0" w:color="000000"/>
              <w:left w:val="single" w:sz="4" w:space="0" w:color="000000"/>
              <w:bottom w:val="single" w:sz="4" w:space="0" w:color="000000"/>
              <w:right w:val="single" w:sz="4" w:space="0" w:color="000000"/>
            </w:tcBorders>
            <w:hideMark/>
          </w:tcPr>
          <w:p w14:paraId="627BD1C6"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432B8B58"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comment</w:t>
            </w:r>
          </w:p>
        </w:tc>
        <w:tc>
          <w:tcPr>
            <w:tcW w:w="3510" w:type="dxa"/>
            <w:tcBorders>
              <w:top w:val="single" w:sz="4" w:space="0" w:color="000000"/>
              <w:left w:val="single" w:sz="4" w:space="0" w:color="000000"/>
              <w:bottom w:val="single" w:sz="4" w:space="0" w:color="000000"/>
              <w:right w:val="single" w:sz="4" w:space="0" w:color="000000"/>
            </w:tcBorders>
            <w:hideMark/>
          </w:tcPr>
          <w:p w14:paraId="788D96D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Any additional information</w:t>
            </w:r>
          </w:p>
        </w:tc>
        <w:tc>
          <w:tcPr>
            <w:tcW w:w="625" w:type="dxa"/>
            <w:tcBorders>
              <w:top w:val="single" w:sz="4" w:space="0" w:color="000000"/>
              <w:left w:val="single" w:sz="4" w:space="0" w:color="000000"/>
              <w:bottom w:val="single" w:sz="4" w:space="0" w:color="000000"/>
              <w:right w:val="single" w:sz="4" w:space="0" w:color="000000"/>
            </w:tcBorders>
            <w:hideMark/>
          </w:tcPr>
          <w:p w14:paraId="6ADFC6AF"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25D62408"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CharacterString</w:t>
            </w:r>
            <w:proofErr w:type="spellEnd"/>
          </w:p>
        </w:tc>
        <w:tc>
          <w:tcPr>
            <w:tcW w:w="3200" w:type="dxa"/>
            <w:tcBorders>
              <w:top w:val="single" w:sz="4" w:space="0" w:color="000000"/>
              <w:left w:val="single" w:sz="4" w:space="0" w:color="000000"/>
              <w:bottom w:val="single" w:sz="4" w:space="0" w:color="000000"/>
              <w:right w:val="single" w:sz="4" w:space="0" w:color="000000"/>
            </w:tcBorders>
          </w:tcPr>
          <w:p w14:paraId="23311582" w14:textId="77777777" w:rsidR="00795B28" w:rsidRPr="00F8339C" w:rsidRDefault="00795B28" w:rsidP="002B7E91">
            <w:pPr>
              <w:snapToGrid w:val="0"/>
              <w:spacing w:before="60" w:after="60" w:line="240" w:lineRule="auto"/>
              <w:rPr>
                <w:sz w:val="16"/>
                <w:szCs w:val="16"/>
                <w:lang w:val="en-GB"/>
              </w:rPr>
            </w:pPr>
          </w:p>
        </w:tc>
      </w:tr>
      <w:tr w:rsidR="00795B28" w:rsidRPr="00FF0ACC" w14:paraId="4089DEDF" w14:textId="77777777" w:rsidTr="00F36C4E">
        <w:trPr>
          <w:cantSplit/>
          <w:trHeight w:val="342"/>
        </w:trPr>
        <w:tc>
          <w:tcPr>
            <w:tcW w:w="1080" w:type="dxa"/>
            <w:tcBorders>
              <w:top w:val="single" w:sz="4" w:space="0" w:color="000000"/>
              <w:left w:val="single" w:sz="4" w:space="0" w:color="000000"/>
              <w:bottom w:val="single" w:sz="4" w:space="0" w:color="000000"/>
              <w:right w:val="single" w:sz="4" w:space="0" w:color="000000"/>
            </w:tcBorders>
            <w:hideMark/>
          </w:tcPr>
          <w:p w14:paraId="48D33A3D"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6A6E18EA"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defaultLocale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CBEB249" w14:textId="77777777" w:rsidR="00795B28" w:rsidRPr="00F8339C" w:rsidRDefault="00795B28" w:rsidP="002B7E91">
            <w:pPr>
              <w:spacing w:before="60" w:after="60" w:line="240" w:lineRule="auto"/>
              <w:rPr>
                <w:sz w:val="16"/>
                <w:szCs w:val="16"/>
                <w:lang w:val="en-GB"/>
              </w:rPr>
            </w:pPr>
            <w:r w:rsidRPr="00F8339C">
              <w:rPr>
                <w:sz w:val="16"/>
                <w:szCs w:val="16"/>
                <w:lang w:val="en-GB"/>
              </w:rPr>
              <w:t>Default language and character set used in the dataset</w:t>
            </w:r>
          </w:p>
        </w:tc>
        <w:tc>
          <w:tcPr>
            <w:tcW w:w="625" w:type="dxa"/>
            <w:tcBorders>
              <w:top w:val="single" w:sz="4" w:space="0" w:color="000000"/>
              <w:left w:val="single" w:sz="4" w:space="0" w:color="000000"/>
              <w:bottom w:val="single" w:sz="4" w:space="0" w:color="000000"/>
              <w:right w:val="single" w:sz="4" w:space="0" w:color="000000"/>
            </w:tcBorders>
            <w:hideMark/>
          </w:tcPr>
          <w:p w14:paraId="5ACA55DD"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1F4CD3BB"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PT_Locale</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61637B9B"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In absence of </w:t>
            </w:r>
            <w:proofErr w:type="spellStart"/>
            <w:r w:rsidRPr="00F8339C">
              <w:rPr>
                <w:sz w:val="16"/>
                <w:szCs w:val="16"/>
                <w:lang w:val="en-GB"/>
              </w:rPr>
              <w:t>defaultLocale</w:t>
            </w:r>
            <w:proofErr w:type="spellEnd"/>
            <w:r w:rsidRPr="00F8339C">
              <w:rPr>
                <w:sz w:val="16"/>
                <w:szCs w:val="16"/>
                <w:lang w:val="en-GB"/>
              </w:rPr>
              <w:t xml:space="preserve"> the language is English, UTF-8</w:t>
            </w:r>
          </w:p>
        </w:tc>
      </w:tr>
      <w:tr w:rsidR="00795B28" w:rsidRPr="00FF0ACC" w14:paraId="54B6777A" w14:textId="77777777" w:rsidTr="00F36C4E">
        <w:trPr>
          <w:cantSplit/>
          <w:trHeight w:val="342"/>
        </w:trPr>
        <w:tc>
          <w:tcPr>
            <w:tcW w:w="1080" w:type="dxa"/>
            <w:tcBorders>
              <w:top w:val="single" w:sz="4" w:space="0" w:color="000000"/>
              <w:left w:val="single" w:sz="4" w:space="0" w:color="000000"/>
              <w:bottom w:val="single" w:sz="4" w:space="0" w:color="000000"/>
              <w:right w:val="single" w:sz="4" w:space="0" w:color="000000"/>
            </w:tcBorders>
            <w:hideMark/>
          </w:tcPr>
          <w:p w14:paraId="0437EAA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7030DF41"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otherLocale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1DF1A65E" w14:textId="77777777" w:rsidR="00795B28" w:rsidRPr="00F8339C" w:rsidRDefault="00795B28" w:rsidP="002B7E91">
            <w:pPr>
              <w:spacing w:before="60" w:after="60" w:line="240" w:lineRule="auto"/>
              <w:rPr>
                <w:sz w:val="16"/>
                <w:szCs w:val="16"/>
                <w:lang w:val="en-GB"/>
              </w:rPr>
            </w:pPr>
            <w:r w:rsidRPr="00F8339C">
              <w:rPr>
                <w:sz w:val="16"/>
                <w:szCs w:val="16"/>
                <w:lang w:val="en-GB"/>
              </w:rPr>
              <w:t>Other languages and character sets used in the dataset</w:t>
            </w:r>
          </w:p>
        </w:tc>
        <w:tc>
          <w:tcPr>
            <w:tcW w:w="625" w:type="dxa"/>
            <w:tcBorders>
              <w:top w:val="single" w:sz="4" w:space="0" w:color="000000"/>
              <w:left w:val="single" w:sz="4" w:space="0" w:color="000000"/>
              <w:bottom w:val="single" w:sz="4" w:space="0" w:color="000000"/>
              <w:right w:val="single" w:sz="4" w:space="0" w:color="000000"/>
            </w:tcBorders>
            <w:hideMark/>
          </w:tcPr>
          <w:p w14:paraId="5A883166"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w:t>
            </w:r>
          </w:p>
        </w:tc>
        <w:tc>
          <w:tcPr>
            <w:tcW w:w="2835" w:type="dxa"/>
            <w:tcBorders>
              <w:top w:val="single" w:sz="4" w:space="0" w:color="000000"/>
              <w:left w:val="single" w:sz="4" w:space="0" w:color="000000"/>
              <w:bottom w:val="single" w:sz="4" w:space="0" w:color="000000"/>
              <w:right w:val="single" w:sz="4" w:space="0" w:color="000000"/>
            </w:tcBorders>
            <w:hideMark/>
          </w:tcPr>
          <w:p w14:paraId="35DBFA4F"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PT_Locale</w:t>
            </w:r>
            <w:proofErr w:type="spellEnd"/>
          </w:p>
        </w:tc>
        <w:tc>
          <w:tcPr>
            <w:tcW w:w="3200" w:type="dxa"/>
            <w:tcBorders>
              <w:top w:val="single" w:sz="4" w:space="0" w:color="000000"/>
              <w:left w:val="single" w:sz="4" w:space="0" w:color="000000"/>
              <w:bottom w:val="single" w:sz="4" w:space="0" w:color="000000"/>
              <w:right w:val="single" w:sz="4" w:space="0" w:color="000000"/>
            </w:tcBorders>
          </w:tcPr>
          <w:p w14:paraId="531E83E3" w14:textId="77777777" w:rsidR="00795B28" w:rsidRPr="00F8339C" w:rsidRDefault="00795B28" w:rsidP="002B7E91">
            <w:pPr>
              <w:snapToGrid w:val="0"/>
              <w:spacing w:before="60" w:after="60" w:line="240" w:lineRule="auto"/>
              <w:rPr>
                <w:sz w:val="16"/>
                <w:szCs w:val="16"/>
                <w:lang w:val="en-GB"/>
              </w:rPr>
            </w:pPr>
          </w:p>
        </w:tc>
      </w:tr>
      <w:tr w:rsidR="00795B28" w:rsidRPr="00FF0ACC" w14:paraId="3534E86E" w14:textId="77777777" w:rsidTr="00F36C4E">
        <w:trPr>
          <w:cantSplit/>
          <w:trHeight w:val="342"/>
        </w:trPr>
        <w:tc>
          <w:tcPr>
            <w:tcW w:w="1080" w:type="dxa"/>
            <w:tcBorders>
              <w:top w:val="single" w:sz="4" w:space="0" w:color="000000"/>
              <w:left w:val="single" w:sz="4" w:space="0" w:color="000000"/>
              <w:bottom w:val="single" w:sz="4" w:space="0" w:color="000000"/>
              <w:right w:val="single" w:sz="4" w:space="0" w:color="000000"/>
            </w:tcBorders>
            <w:hideMark/>
          </w:tcPr>
          <w:p w14:paraId="77125F41"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16DD3BF3"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metadataPointOfContact</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40518C27" w14:textId="77777777" w:rsidR="00795B28" w:rsidRPr="00F8339C" w:rsidRDefault="00795B28" w:rsidP="002B7E91">
            <w:pPr>
              <w:spacing w:before="60" w:after="60" w:line="240" w:lineRule="auto"/>
              <w:rPr>
                <w:sz w:val="16"/>
                <w:szCs w:val="16"/>
                <w:lang w:val="en-GB"/>
              </w:rPr>
            </w:pPr>
            <w:r w:rsidRPr="00F8339C">
              <w:rPr>
                <w:sz w:val="16"/>
                <w:szCs w:val="16"/>
                <w:lang w:val="en-GB"/>
              </w:rPr>
              <w:t>Point of contact for metadata</w:t>
            </w:r>
          </w:p>
        </w:tc>
        <w:tc>
          <w:tcPr>
            <w:tcW w:w="625" w:type="dxa"/>
            <w:tcBorders>
              <w:top w:val="single" w:sz="4" w:space="0" w:color="000000"/>
              <w:left w:val="single" w:sz="4" w:space="0" w:color="000000"/>
              <w:bottom w:val="single" w:sz="4" w:space="0" w:color="000000"/>
              <w:right w:val="single" w:sz="4" w:space="0" w:color="000000"/>
            </w:tcBorders>
            <w:hideMark/>
          </w:tcPr>
          <w:p w14:paraId="137A9AD3"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61923E48" w14:textId="77777777" w:rsidR="00795B28" w:rsidRPr="00B8620F" w:rsidRDefault="00795B28" w:rsidP="002B7E91">
            <w:pPr>
              <w:snapToGrid w:val="0"/>
              <w:spacing w:before="60" w:after="60" w:line="240" w:lineRule="auto"/>
              <w:rPr>
                <w:sz w:val="16"/>
                <w:szCs w:val="16"/>
                <w:lang w:val="fr-CA"/>
              </w:rPr>
            </w:pPr>
            <w:proofErr w:type="spellStart"/>
            <w:r w:rsidRPr="00B8620F">
              <w:rPr>
                <w:sz w:val="16"/>
                <w:szCs w:val="16"/>
                <w:lang w:val="fr-CA"/>
              </w:rPr>
              <w:t>CI_Responsibility</w:t>
            </w:r>
            <w:proofErr w:type="spellEnd"/>
            <w:r w:rsidRPr="00B8620F">
              <w:rPr>
                <w:sz w:val="16"/>
                <w:szCs w:val="16"/>
                <w:lang w:val="fr-CA"/>
              </w:rPr>
              <w:t>&gt;</w:t>
            </w:r>
            <w:proofErr w:type="spellStart"/>
            <w:r w:rsidRPr="00B8620F">
              <w:rPr>
                <w:sz w:val="16"/>
                <w:szCs w:val="16"/>
                <w:lang w:val="fr-CA"/>
              </w:rPr>
              <w:t>CI_Individual</w:t>
            </w:r>
            <w:proofErr w:type="spellEnd"/>
            <w:r w:rsidRPr="00B8620F">
              <w:rPr>
                <w:sz w:val="16"/>
                <w:szCs w:val="16"/>
                <w:lang w:val="fr-CA"/>
              </w:rPr>
              <w:t xml:space="preserve"> or</w:t>
            </w:r>
          </w:p>
          <w:p w14:paraId="426C41BF" w14:textId="77777777" w:rsidR="00795B28" w:rsidRPr="00B8620F" w:rsidRDefault="00795B28" w:rsidP="002B7E91">
            <w:pPr>
              <w:snapToGrid w:val="0"/>
              <w:spacing w:before="60" w:after="60" w:line="240" w:lineRule="auto"/>
              <w:rPr>
                <w:sz w:val="16"/>
                <w:szCs w:val="16"/>
                <w:lang w:val="fr-CA"/>
              </w:rPr>
            </w:pPr>
            <w:proofErr w:type="spellStart"/>
            <w:r w:rsidRPr="00B8620F">
              <w:rPr>
                <w:sz w:val="16"/>
                <w:szCs w:val="16"/>
                <w:lang w:val="fr-CA"/>
              </w:rPr>
              <w:t>CI_Responsibility</w:t>
            </w:r>
            <w:proofErr w:type="spellEnd"/>
            <w:r w:rsidRPr="00B8620F">
              <w:rPr>
                <w:sz w:val="16"/>
                <w:szCs w:val="16"/>
                <w:lang w:val="fr-CA"/>
              </w:rPr>
              <w:t>&gt;</w:t>
            </w:r>
            <w:proofErr w:type="spellStart"/>
            <w:r w:rsidRPr="00B8620F">
              <w:rPr>
                <w:sz w:val="16"/>
                <w:szCs w:val="16"/>
                <w:lang w:val="fr-CA"/>
              </w:rPr>
              <w:t>CI_Organisation</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4E232450"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 xml:space="preserve">Only if </w:t>
            </w:r>
            <w:proofErr w:type="spellStart"/>
            <w:r w:rsidRPr="00F8339C">
              <w:rPr>
                <w:sz w:val="16"/>
                <w:szCs w:val="16"/>
                <w:lang w:val="en-GB"/>
              </w:rPr>
              <w:t>metadataPointOfContact</w:t>
            </w:r>
            <w:proofErr w:type="spellEnd"/>
            <w:r w:rsidRPr="00F8339C">
              <w:rPr>
                <w:sz w:val="16"/>
                <w:szCs w:val="16"/>
                <w:lang w:val="en-GB"/>
              </w:rPr>
              <w:t xml:space="preserve"> is different to </w:t>
            </w:r>
            <w:proofErr w:type="spellStart"/>
            <w:r w:rsidRPr="00F8339C">
              <w:rPr>
                <w:sz w:val="16"/>
                <w:szCs w:val="16"/>
                <w:lang w:val="en-GB"/>
              </w:rPr>
              <w:t>producingAgency</w:t>
            </w:r>
            <w:proofErr w:type="spellEnd"/>
          </w:p>
        </w:tc>
      </w:tr>
      <w:tr w:rsidR="00795B28" w:rsidRPr="00FF0ACC" w14:paraId="514250D6" w14:textId="77777777" w:rsidTr="00F36C4E">
        <w:trPr>
          <w:cantSplit/>
          <w:trHeight w:val="342"/>
        </w:trPr>
        <w:tc>
          <w:tcPr>
            <w:tcW w:w="1080" w:type="dxa"/>
            <w:tcBorders>
              <w:top w:val="single" w:sz="4" w:space="0" w:color="000000"/>
              <w:left w:val="single" w:sz="4" w:space="0" w:color="000000"/>
              <w:bottom w:val="single" w:sz="4" w:space="0" w:color="000000"/>
              <w:right w:val="single" w:sz="4" w:space="0" w:color="000000"/>
            </w:tcBorders>
            <w:hideMark/>
          </w:tcPr>
          <w:p w14:paraId="49C595DB"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Attribute</w:t>
            </w:r>
          </w:p>
        </w:tc>
        <w:tc>
          <w:tcPr>
            <w:tcW w:w="2610" w:type="dxa"/>
            <w:tcBorders>
              <w:top w:val="single" w:sz="4" w:space="0" w:color="000000"/>
              <w:left w:val="single" w:sz="4" w:space="0" w:color="000000"/>
              <w:bottom w:val="single" w:sz="4" w:space="0" w:color="000000"/>
              <w:right w:val="single" w:sz="4" w:space="0" w:color="000000"/>
            </w:tcBorders>
            <w:hideMark/>
          </w:tcPr>
          <w:p w14:paraId="3C12E0DB" w14:textId="77777777" w:rsidR="00795B28" w:rsidRPr="00F8339C" w:rsidRDefault="00795B28" w:rsidP="002B7E91">
            <w:pPr>
              <w:snapToGrid w:val="0"/>
              <w:spacing w:before="60" w:after="60" w:line="240" w:lineRule="auto"/>
              <w:rPr>
                <w:sz w:val="16"/>
                <w:szCs w:val="16"/>
                <w:lang w:val="en-GB"/>
              </w:rPr>
            </w:pPr>
            <w:proofErr w:type="spellStart"/>
            <w:r w:rsidRPr="00F8339C">
              <w:rPr>
                <w:sz w:val="16"/>
                <w:szCs w:val="16"/>
                <w:lang w:val="en-GB"/>
              </w:rPr>
              <w:t>metadataDateStamp</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3B48F36C" w14:textId="77777777" w:rsidR="00795B28" w:rsidRPr="00F8339C" w:rsidRDefault="00795B28" w:rsidP="002B7E91">
            <w:pPr>
              <w:spacing w:before="60" w:after="60" w:line="240" w:lineRule="auto"/>
              <w:rPr>
                <w:sz w:val="16"/>
                <w:szCs w:val="16"/>
                <w:lang w:val="en-GB"/>
              </w:rPr>
            </w:pPr>
            <w:r w:rsidRPr="00F8339C">
              <w:rPr>
                <w:sz w:val="16"/>
                <w:szCs w:val="16"/>
                <w:lang w:val="en-GB"/>
              </w:rPr>
              <w:t>Date stamp for metadata</w:t>
            </w:r>
          </w:p>
        </w:tc>
        <w:tc>
          <w:tcPr>
            <w:tcW w:w="625" w:type="dxa"/>
            <w:tcBorders>
              <w:top w:val="single" w:sz="4" w:space="0" w:color="000000"/>
              <w:left w:val="single" w:sz="4" w:space="0" w:color="000000"/>
              <w:bottom w:val="single" w:sz="4" w:space="0" w:color="000000"/>
              <w:right w:val="single" w:sz="4" w:space="0" w:color="000000"/>
            </w:tcBorders>
            <w:hideMark/>
          </w:tcPr>
          <w:p w14:paraId="78AF431C" w14:textId="77777777" w:rsidR="00795B28" w:rsidRPr="00F8339C" w:rsidRDefault="00795B28" w:rsidP="002B7E91">
            <w:pPr>
              <w:snapToGrid w:val="0"/>
              <w:spacing w:before="60" w:after="60" w:line="240" w:lineRule="auto"/>
              <w:jc w:val="center"/>
              <w:rPr>
                <w:sz w:val="16"/>
                <w:szCs w:val="16"/>
                <w:lang w:val="en-GB"/>
              </w:rPr>
            </w:pPr>
            <w:r w:rsidRPr="00F8339C">
              <w:rPr>
                <w:sz w:val="16"/>
                <w:szCs w:val="16"/>
                <w:lang w:val="en-GB"/>
              </w:rPr>
              <w:t>0..1</w:t>
            </w:r>
          </w:p>
        </w:tc>
        <w:tc>
          <w:tcPr>
            <w:tcW w:w="2835" w:type="dxa"/>
            <w:tcBorders>
              <w:top w:val="single" w:sz="4" w:space="0" w:color="000000"/>
              <w:left w:val="single" w:sz="4" w:space="0" w:color="000000"/>
              <w:bottom w:val="single" w:sz="4" w:space="0" w:color="000000"/>
              <w:right w:val="single" w:sz="4" w:space="0" w:color="000000"/>
            </w:tcBorders>
            <w:hideMark/>
          </w:tcPr>
          <w:p w14:paraId="76AE70F2"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Date</w:t>
            </w:r>
          </w:p>
        </w:tc>
        <w:tc>
          <w:tcPr>
            <w:tcW w:w="3200" w:type="dxa"/>
            <w:tcBorders>
              <w:top w:val="single" w:sz="4" w:space="0" w:color="000000"/>
              <w:left w:val="single" w:sz="4" w:space="0" w:color="000000"/>
              <w:bottom w:val="single" w:sz="4" w:space="0" w:color="000000"/>
              <w:right w:val="single" w:sz="4" w:space="0" w:color="000000"/>
            </w:tcBorders>
            <w:hideMark/>
          </w:tcPr>
          <w:p w14:paraId="1D2FE3C9" w14:textId="77777777" w:rsidR="00795B28" w:rsidRPr="00F8339C" w:rsidRDefault="00795B28" w:rsidP="002B7E91">
            <w:pPr>
              <w:snapToGrid w:val="0"/>
              <w:spacing w:before="60" w:after="60" w:line="240" w:lineRule="auto"/>
              <w:rPr>
                <w:sz w:val="16"/>
                <w:szCs w:val="16"/>
                <w:lang w:val="en-GB"/>
              </w:rPr>
            </w:pPr>
            <w:r w:rsidRPr="00F8339C">
              <w:rPr>
                <w:sz w:val="16"/>
                <w:szCs w:val="16"/>
                <w:lang w:val="en-GB"/>
              </w:rPr>
              <w:t>May or may not be the issue date</w:t>
            </w:r>
          </w:p>
        </w:tc>
      </w:tr>
    </w:tbl>
    <w:p w14:paraId="78241222" w14:textId="77777777" w:rsidR="00795B28" w:rsidRPr="00AB4C7D" w:rsidRDefault="00795B28" w:rsidP="00AB4C7D">
      <w:pPr>
        <w:spacing w:line="240" w:lineRule="auto"/>
        <w:jc w:val="both"/>
        <w:rPr>
          <w:bCs/>
          <w:sz w:val="20"/>
          <w:szCs w:val="20"/>
          <w:lang w:val="en-GB"/>
        </w:rPr>
      </w:pPr>
    </w:p>
    <w:p w14:paraId="1AD88DE0" w14:textId="77777777" w:rsidR="00795B28" w:rsidRPr="00AB14C3" w:rsidRDefault="00795B28" w:rsidP="00AB14C3">
      <w:pPr>
        <w:pStyle w:val="Heading4"/>
        <w:tabs>
          <w:tab w:val="left" w:pos="993"/>
        </w:tabs>
        <w:spacing w:line="240" w:lineRule="auto"/>
        <w:ind w:left="992" w:hanging="992"/>
        <w:rPr>
          <w:sz w:val="20"/>
          <w:szCs w:val="20"/>
          <w:lang w:val="en-GB"/>
        </w:rPr>
      </w:pPr>
      <w:bookmarkStart w:id="501" w:name="_Toc403560569"/>
      <w:bookmarkStart w:id="502" w:name="_Toc512925145"/>
      <w:r w:rsidRPr="00AB14C3">
        <w:rPr>
          <w:sz w:val="20"/>
          <w:szCs w:val="20"/>
          <w:lang w:val="en-GB"/>
        </w:rPr>
        <w:t>S100_Purpose</w:t>
      </w:r>
    </w:p>
    <w:tbl>
      <w:tblPr>
        <w:tblW w:w="13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581"/>
        <w:gridCol w:w="3543"/>
        <w:gridCol w:w="709"/>
        <w:gridCol w:w="5923"/>
      </w:tblGrid>
      <w:tr w:rsidR="00795B28" w:rsidRPr="00FF0ACC" w14:paraId="192EEE21" w14:textId="77777777" w:rsidTr="00552DFA">
        <w:trPr>
          <w:cantSplit/>
          <w:trHeight w:val="277"/>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0C79708" w14:textId="77777777" w:rsidR="00795B28" w:rsidRPr="00AB14C3" w:rsidRDefault="00795B28" w:rsidP="00AB14C3">
            <w:pPr>
              <w:snapToGrid w:val="0"/>
              <w:spacing w:before="60" w:after="60" w:line="240" w:lineRule="auto"/>
              <w:rPr>
                <w:b/>
                <w:sz w:val="16"/>
                <w:szCs w:val="16"/>
                <w:lang w:val="en-GB"/>
              </w:rPr>
            </w:pPr>
            <w:r w:rsidRPr="00AB14C3">
              <w:rPr>
                <w:b/>
                <w:sz w:val="16"/>
                <w:szCs w:val="16"/>
                <w:lang w:val="en-GB"/>
              </w:rPr>
              <w:t>Role Name</w:t>
            </w:r>
          </w:p>
        </w:tc>
        <w:tc>
          <w:tcPr>
            <w:tcW w:w="25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F9BA6B" w14:textId="77777777" w:rsidR="00795B28" w:rsidRPr="00AB14C3" w:rsidRDefault="00795B28" w:rsidP="00AB14C3">
            <w:pPr>
              <w:snapToGrid w:val="0"/>
              <w:spacing w:before="60" w:after="60" w:line="240" w:lineRule="auto"/>
              <w:rPr>
                <w:b/>
                <w:sz w:val="16"/>
                <w:szCs w:val="16"/>
                <w:lang w:val="en-GB"/>
              </w:rPr>
            </w:pPr>
            <w:r w:rsidRPr="00AB14C3">
              <w:rPr>
                <w:b/>
                <w:sz w:val="16"/>
                <w:szCs w:val="16"/>
                <w:lang w:val="en-GB"/>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E714A4E" w14:textId="77777777" w:rsidR="00795B28" w:rsidRPr="00AB14C3" w:rsidRDefault="00795B28" w:rsidP="00AB14C3">
            <w:pPr>
              <w:snapToGrid w:val="0"/>
              <w:spacing w:before="60" w:after="60" w:line="240" w:lineRule="auto"/>
              <w:rPr>
                <w:b/>
                <w:sz w:val="16"/>
                <w:szCs w:val="16"/>
                <w:lang w:val="en-GB"/>
              </w:rPr>
            </w:pPr>
            <w:r w:rsidRPr="00AB14C3">
              <w:rPr>
                <w:b/>
                <w:sz w:val="16"/>
                <w:szCs w:val="16"/>
                <w:lang w:val="en-GB"/>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3C507B" w14:textId="77777777" w:rsidR="00795B28" w:rsidRPr="00AB14C3" w:rsidRDefault="00795B28" w:rsidP="00AB14C3">
            <w:pPr>
              <w:snapToGrid w:val="0"/>
              <w:spacing w:before="60" w:after="60" w:line="240" w:lineRule="auto"/>
              <w:jc w:val="center"/>
              <w:rPr>
                <w:b/>
                <w:sz w:val="16"/>
                <w:szCs w:val="16"/>
                <w:lang w:val="en-GB"/>
              </w:rPr>
            </w:pPr>
            <w:r w:rsidRPr="00AB14C3">
              <w:rPr>
                <w:b/>
                <w:sz w:val="16"/>
                <w:szCs w:val="16"/>
                <w:lang w:val="en-GB"/>
              </w:rPr>
              <w:t>Code</w:t>
            </w:r>
          </w:p>
        </w:tc>
        <w:tc>
          <w:tcPr>
            <w:tcW w:w="592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E87DCC" w14:textId="77777777" w:rsidR="00795B28" w:rsidRPr="00AB14C3" w:rsidRDefault="00795B28" w:rsidP="00AB14C3">
            <w:pPr>
              <w:snapToGrid w:val="0"/>
              <w:spacing w:before="60" w:after="60" w:line="240" w:lineRule="auto"/>
              <w:rPr>
                <w:b/>
                <w:sz w:val="16"/>
                <w:szCs w:val="16"/>
                <w:lang w:val="en-GB"/>
              </w:rPr>
            </w:pPr>
            <w:r w:rsidRPr="00AB14C3">
              <w:rPr>
                <w:b/>
                <w:sz w:val="16"/>
                <w:szCs w:val="16"/>
                <w:lang w:val="en-GB"/>
              </w:rPr>
              <w:t>Remarks</w:t>
            </w:r>
          </w:p>
        </w:tc>
      </w:tr>
      <w:tr w:rsidR="00795B28" w:rsidRPr="00FF0ACC" w14:paraId="7FE677DF" w14:textId="77777777" w:rsidTr="00552DFA">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3872147F"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Enumeration</w:t>
            </w:r>
          </w:p>
        </w:tc>
        <w:tc>
          <w:tcPr>
            <w:tcW w:w="2581" w:type="dxa"/>
            <w:tcBorders>
              <w:top w:val="single" w:sz="4" w:space="0" w:color="000000"/>
              <w:left w:val="single" w:sz="4" w:space="0" w:color="000000"/>
              <w:bottom w:val="single" w:sz="4" w:space="0" w:color="000000"/>
              <w:right w:val="single" w:sz="4" w:space="0" w:color="000000"/>
            </w:tcBorders>
            <w:hideMark/>
          </w:tcPr>
          <w:p w14:paraId="0B8921EF"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S100_Purpose</w:t>
            </w:r>
          </w:p>
        </w:tc>
        <w:tc>
          <w:tcPr>
            <w:tcW w:w="3543" w:type="dxa"/>
            <w:tcBorders>
              <w:top w:val="single" w:sz="4" w:space="0" w:color="000000"/>
              <w:left w:val="single" w:sz="4" w:space="0" w:color="000000"/>
              <w:bottom w:val="single" w:sz="4" w:space="0" w:color="000000"/>
              <w:right w:val="single" w:sz="4" w:space="0" w:color="000000"/>
            </w:tcBorders>
            <w:hideMark/>
          </w:tcPr>
          <w:p w14:paraId="26E7807A"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The purpose of the dataset</w:t>
            </w:r>
          </w:p>
        </w:tc>
        <w:tc>
          <w:tcPr>
            <w:tcW w:w="709" w:type="dxa"/>
            <w:tcBorders>
              <w:top w:val="single" w:sz="4" w:space="0" w:color="000000"/>
              <w:left w:val="single" w:sz="4" w:space="0" w:color="000000"/>
              <w:bottom w:val="single" w:sz="4" w:space="0" w:color="000000"/>
              <w:right w:val="single" w:sz="4" w:space="0" w:color="000000"/>
            </w:tcBorders>
            <w:hideMark/>
          </w:tcPr>
          <w:p w14:paraId="1A389A12"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w:t>
            </w:r>
          </w:p>
        </w:tc>
        <w:tc>
          <w:tcPr>
            <w:tcW w:w="5923" w:type="dxa"/>
            <w:tcBorders>
              <w:top w:val="single" w:sz="4" w:space="0" w:color="000000"/>
              <w:left w:val="single" w:sz="4" w:space="0" w:color="000000"/>
              <w:bottom w:val="single" w:sz="4" w:space="0" w:color="000000"/>
              <w:right w:val="single" w:sz="4" w:space="0" w:color="000000"/>
            </w:tcBorders>
            <w:hideMark/>
          </w:tcPr>
          <w:p w14:paraId="087B5E8A" w14:textId="77777777" w:rsidR="00795B28" w:rsidRPr="00AB14C3" w:rsidRDefault="00795B28" w:rsidP="00AB14C3">
            <w:pPr>
              <w:spacing w:before="60" w:after="60" w:line="240" w:lineRule="auto"/>
              <w:rPr>
                <w:sz w:val="16"/>
                <w:szCs w:val="16"/>
                <w:lang w:val="en-GB"/>
              </w:rPr>
            </w:pPr>
            <w:r w:rsidRPr="00AB14C3">
              <w:rPr>
                <w:sz w:val="16"/>
                <w:szCs w:val="16"/>
                <w:lang w:val="en-GB" w:eastAsia="en-US"/>
              </w:rPr>
              <w:t xml:space="preserve"> </w:t>
            </w:r>
          </w:p>
        </w:tc>
      </w:tr>
      <w:tr w:rsidR="00795B28" w:rsidRPr="00FF0ACC" w14:paraId="448B660B" w14:textId="77777777" w:rsidTr="00552DFA">
        <w:trPr>
          <w:cantSplit/>
          <w:trHeight w:val="277"/>
        </w:trPr>
        <w:tc>
          <w:tcPr>
            <w:tcW w:w="1134" w:type="dxa"/>
            <w:tcBorders>
              <w:top w:val="single" w:sz="4" w:space="0" w:color="000000"/>
              <w:left w:val="single" w:sz="4" w:space="0" w:color="000000"/>
              <w:bottom w:val="single" w:sz="4" w:space="0" w:color="000000"/>
              <w:right w:val="single" w:sz="4" w:space="0" w:color="000000"/>
            </w:tcBorders>
            <w:hideMark/>
          </w:tcPr>
          <w:p w14:paraId="47919881"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37945552" w14:textId="77777777" w:rsidR="00795B28" w:rsidRPr="00AB14C3" w:rsidRDefault="00795B28" w:rsidP="00AB14C3">
            <w:pPr>
              <w:snapToGrid w:val="0"/>
              <w:spacing w:before="60" w:after="60" w:line="240" w:lineRule="auto"/>
              <w:rPr>
                <w:sz w:val="16"/>
                <w:szCs w:val="16"/>
                <w:lang w:val="en-GB"/>
              </w:rPr>
            </w:pPr>
            <w:proofErr w:type="spellStart"/>
            <w:r w:rsidRPr="00AB14C3">
              <w:rPr>
                <w:sz w:val="16"/>
                <w:szCs w:val="16"/>
                <w:lang w:val="en-GB"/>
              </w:rPr>
              <w:t>newDataset</w:t>
            </w:r>
            <w:proofErr w:type="spellEnd"/>
          </w:p>
        </w:tc>
        <w:tc>
          <w:tcPr>
            <w:tcW w:w="3543" w:type="dxa"/>
            <w:tcBorders>
              <w:top w:val="single" w:sz="4" w:space="0" w:color="000000"/>
              <w:left w:val="single" w:sz="4" w:space="0" w:color="000000"/>
              <w:bottom w:val="single" w:sz="4" w:space="0" w:color="000000"/>
              <w:right w:val="single" w:sz="4" w:space="0" w:color="000000"/>
            </w:tcBorders>
            <w:hideMark/>
          </w:tcPr>
          <w:p w14:paraId="5099F711"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Brand new dataset</w:t>
            </w:r>
          </w:p>
        </w:tc>
        <w:tc>
          <w:tcPr>
            <w:tcW w:w="709" w:type="dxa"/>
            <w:tcBorders>
              <w:top w:val="single" w:sz="4" w:space="0" w:color="000000"/>
              <w:left w:val="single" w:sz="4" w:space="0" w:color="000000"/>
              <w:bottom w:val="single" w:sz="4" w:space="0" w:color="000000"/>
              <w:right w:val="single" w:sz="4" w:space="0" w:color="000000"/>
            </w:tcBorders>
            <w:hideMark/>
          </w:tcPr>
          <w:p w14:paraId="3DA81D92"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1</w:t>
            </w:r>
          </w:p>
        </w:tc>
        <w:tc>
          <w:tcPr>
            <w:tcW w:w="5923" w:type="dxa"/>
            <w:tcBorders>
              <w:top w:val="single" w:sz="4" w:space="0" w:color="000000"/>
              <w:left w:val="single" w:sz="4" w:space="0" w:color="000000"/>
              <w:bottom w:val="single" w:sz="4" w:space="0" w:color="000000"/>
              <w:right w:val="single" w:sz="4" w:space="0" w:color="000000"/>
            </w:tcBorders>
            <w:hideMark/>
          </w:tcPr>
          <w:p w14:paraId="75832E12"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 xml:space="preserve">No data has previously been produced for this area </w:t>
            </w:r>
          </w:p>
        </w:tc>
      </w:tr>
      <w:tr w:rsidR="00795B28" w:rsidRPr="00FF0ACC" w14:paraId="5D024A09" w14:textId="77777777" w:rsidTr="00552DFA">
        <w:trPr>
          <w:cantSplit/>
          <w:trHeight w:val="277"/>
        </w:trPr>
        <w:tc>
          <w:tcPr>
            <w:tcW w:w="1134" w:type="dxa"/>
            <w:tcBorders>
              <w:top w:val="single" w:sz="4" w:space="0" w:color="000000"/>
              <w:left w:val="single" w:sz="4" w:space="0" w:color="000000"/>
              <w:bottom w:val="single" w:sz="4" w:space="0" w:color="000000"/>
              <w:right w:val="single" w:sz="4" w:space="0" w:color="000000"/>
            </w:tcBorders>
            <w:hideMark/>
          </w:tcPr>
          <w:p w14:paraId="32D6976D"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6D7C0BDC" w14:textId="77777777" w:rsidR="00795B28" w:rsidRPr="00AB14C3" w:rsidRDefault="00795B28" w:rsidP="00AB14C3">
            <w:pPr>
              <w:snapToGrid w:val="0"/>
              <w:spacing w:before="60" w:after="60" w:line="240" w:lineRule="auto"/>
              <w:rPr>
                <w:sz w:val="16"/>
                <w:szCs w:val="16"/>
                <w:lang w:val="en-GB"/>
              </w:rPr>
            </w:pPr>
            <w:proofErr w:type="spellStart"/>
            <w:r w:rsidRPr="00AB14C3">
              <w:rPr>
                <w:sz w:val="16"/>
                <w:szCs w:val="16"/>
                <w:lang w:val="en-GB"/>
              </w:rPr>
              <w:t>newEdition</w:t>
            </w:r>
            <w:proofErr w:type="spellEnd"/>
          </w:p>
        </w:tc>
        <w:tc>
          <w:tcPr>
            <w:tcW w:w="3543" w:type="dxa"/>
            <w:tcBorders>
              <w:top w:val="single" w:sz="4" w:space="0" w:color="000000"/>
              <w:left w:val="single" w:sz="4" w:space="0" w:color="000000"/>
              <w:bottom w:val="single" w:sz="4" w:space="0" w:color="000000"/>
              <w:right w:val="single" w:sz="4" w:space="0" w:color="000000"/>
            </w:tcBorders>
            <w:hideMark/>
          </w:tcPr>
          <w:p w14:paraId="4ADFD9E7"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New edition of the dataset or Catalogue</w:t>
            </w:r>
          </w:p>
        </w:tc>
        <w:tc>
          <w:tcPr>
            <w:tcW w:w="709" w:type="dxa"/>
            <w:tcBorders>
              <w:top w:val="single" w:sz="4" w:space="0" w:color="000000"/>
              <w:left w:val="single" w:sz="4" w:space="0" w:color="000000"/>
              <w:bottom w:val="single" w:sz="4" w:space="0" w:color="000000"/>
              <w:right w:val="single" w:sz="4" w:space="0" w:color="000000"/>
            </w:tcBorders>
            <w:hideMark/>
          </w:tcPr>
          <w:p w14:paraId="08B74AD0"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2</w:t>
            </w:r>
          </w:p>
        </w:tc>
        <w:tc>
          <w:tcPr>
            <w:tcW w:w="5923" w:type="dxa"/>
            <w:tcBorders>
              <w:top w:val="single" w:sz="4" w:space="0" w:color="000000"/>
              <w:left w:val="single" w:sz="4" w:space="0" w:color="000000"/>
              <w:bottom w:val="single" w:sz="4" w:space="0" w:color="000000"/>
              <w:right w:val="single" w:sz="4" w:space="0" w:color="000000"/>
            </w:tcBorders>
            <w:hideMark/>
          </w:tcPr>
          <w:p w14:paraId="7ABDC382"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Includes new information which has not been previously distributed by updates</w:t>
            </w:r>
          </w:p>
        </w:tc>
      </w:tr>
      <w:tr w:rsidR="00795B28" w:rsidRPr="00FF0ACC" w14:paraId="7CC5107B" w14:textId="77777777" w:rsidTr="00552DFA">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3BDF2631"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7AC9075B"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update</w:t>
            </w:r>
          </w:p>
        </w:tc>
        <w:tc>
          <w:tcPr>
            <w:tcW w:w="3543" w:type="dxa"/>
            <w:tcBorders>
              <w:top w:val="single" w:sz="4" w:space="0" w:color="000000"/>
              <w:left w:val="single" w:sz="4" w:space="0" w:color="000000"/>
              <w:bottom w:val="single" w:sz="4" w:space="0" w:color="000000"/>
              <w:right w:val="single" w:sz="4" w:space="0" w:color="000000"/>
            </w:tcBorders>
            <w:hideMark/>
          </w:tcPr>
          <w:p w14:paraId="0D2C1AEF"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Dataset update</w:t>
            </w:r>
          </w:p>
        </w:tc>
        <w:tc>
          <w:tcPr>
            <w:tcW w:w="709" w:type="dxa"/>
            <w:tcBorders>
              <w:top w:val="single" w:sz="4" w:space="0" w:color="000000"/>
              <w:left w:val="single" w:sz="4" w:space="0" w:color="000000"/>
              <w:bottom w:val="single" w:sz="4" w:space="0" w:color="000000"/>
              <w:right w:val="single" w:sz="4" w:space="0" w:color="000000"/>
            </w:tcBorders>
            <w:hideMark/>
          </w:tcPr>
          <w:p w14:paraId="7011F373"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3</w:t>
            </w:r>
          </w:p>
        </w:tc>
        <w:tc>
          <w:tcPr>
            <w:tcW w:w="5923" w:type="dxa"/>
            <w:tcBorders>
              <w:top w:val="single" w:sz="4" w:space="0" w:color="000000"/>
              <w:left w:val="single" w:sz="4" w:space="0" w:color="000000"/>
              <w:bottom w:val="single" w:sz="4" w:space="0" w:color="000000"/>
              <w:right w:val="single" w:sz="4" w:space="0" w:color="000000"/>
            </w:tcBorders>
            <w:hideMark/>
          </w:tcPr>
          <w:p w14:paraId="7BB57E8E"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Changing some information in an existing dataset</w:t>
            </w:r>
          </w:p>
        </w:tc>
      </w:tr>
      <w:tr w:rsidR="00795B28" w:rsidRPr="00FF0ACC" w14:paraId="362C80AE" w14:textId="77777777" w:rsidTr="00552DFA">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2F164B7A"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lastRenderedPageBreak/>
              <w:t>Value</w:t>
            </w:r>
          </w:p>
        </w:tc>
        <w:tc>
          <w:tcPr>
            <w:tcW w:w="2581" w:type="dxa"/>
            <w:tcBorders>
              <w:top w:val="single" w:sz="4" w:space="0" w:color="000000"/>
              <w:left w:val="single" w:sz="4" w:space="0" w:color="000000"/>
              <w:bottom w:val="single" w:sz="4" w:space="0" w:color="000000"/>
              <w:right w:val="single" w:sz="4" w:space="0" w:color="000000"/>
            </w:tcBorders>
            <w:hideMark/>
          </w:tcPr>
          <w:p w14:paraId="055A467D"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reissue</w:t>
            </w:r>
          </w:p>
        </w:tc>
        <w:tc>
          <w:tcPr>
            <w:tcW w:w="3543" w:type="dxa"/>
            <w:tcBorders>
              <w:top w:val="single" w:sz="4" w:space="0" w:color="000000"/>
              <w:left w:val="single" w:sz="4" w:space="0" w:color="000000"/>
              <w:bottom w:val="single" w:sz="4" w:space="0" w:color="000000"/>
              <w:right w:val="single" w:sz="4" w:space="0" w:color="000000"/>
            </w:tcBorders>
            <w:hideMark/>
          </w:tcPr>
          <w:p w14:paraId="734EE19B"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Dataset that has been re-issued</w:t>
            </w:r>
          </w:p>
        </w:tc>
        <w:tc>
          <w:tcPr>
            <w:tcW w:w="709" w:type="dxa"/>
            <w:tcBorders>
              <w:top w:val="single" w:sz="4" w:space="0" w:color="000000"/>
              <w:left w:val="single" w:sz="4" w:space="0" w:color="000000"/>
              <w:bottom w:val="single" w:sz="4" w:space="0" w:color="000000"/>
              <w:right w:val="single" w:sz="4" w:space="0" w:color="000000"/>
            </w:tcBorders>
            <w:hideMark/>
          </w:tcPr>
          <w:p w14:paraId="3431D9FD"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4</w:t>
            </w:r>
          </w:p>
        </w:tc>
        <w:tc>
          <w:tcPr>
            <w:tcW w:w="5923" w:type="dxa"/>
            <w:tcBorders>
              <w:top w:val="single" w:sz="4" w:space="0" w:color="000000"/>
              <w:left w:val="single" w:sz="4" w:space="0" w:color="000000"/>
              <w:bottom w:val="single" w:sz="4" w:space="0" w:color="000000"/>
              <w:right w:val="single" w:sz="4" w:space="0" w:color="000000"/>
            </w:tcBorders>
            <w:hideMark/>
          </w:tcPr>
          <w:p w14:paraId="7784A14A" w14:textId="0E15667B" w:rsidR="00795B28" w:rsidRPr="00AB14C3" w:rsidRDefault="00795B28" w:rsidP="00AB14C3">
            <w:pPr>
              <w:snapToGrid w:val="0"/>
              <w:spacing w:before="60" w:after="60" w:line="240" w:lineRule="auto"/>
              <w:rPr>
                <w:sz w:val="16"/>
                <w:szCs w:val="16"/>
                <w:lang w:val="en-GB"/>
              </w:rPr>
            </w:pPr>
            <w:r w:rsidRPr="00AB14C3">
              <w:rPr>
                <w:sz w:val="16"/>
                <w:szCs w:val="16"/>
                <w:lang w:val="en-GB"/>
              </w:rPr>
              <w:t>Includes all the updates applied to the original dataset up to the date of the re-issue. A re-issue does not contain any new information additional to that previously issued by updates</w:t>
            </w:r>
          </w:p>
        </w:tc>
      </w:tr>
      <w:tr w:rsidR="00795B28" w:rsidRPr="00FF0ACC" w14:paraId="1FEEF664" w14:textId="77777777" w:rsidTr="00552DFA">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64516328"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2155EE78"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cancellation</w:t>
            </w:r>
          </w:p>
        </w:tc>
        <w:tc>
          <w:tcPr>
            <w:tcW w:w="3543" w:type="dxa"/>
            <w:tcBorders>
              <w:top w:val="single" w:sz="4" w:space="0" w:color="000000"/>
              <w:left w:val="single" w:sz="4" w:space="0" w:color="000000"/>
              <w:bottom w:val="single" w:sz="4" w:space="0" w:color="000000"/>
              <w:right w:val="single" w:sz="4" w:space="0" w:color="000000"/>
            </w:tcBorders>
            <w:hideMark/>
          </w:tcPr>
          <w:p w14:paraId="78AA2B83"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Dataset or Catalogue that has been cancelled</w:t>
            </w:r>
          </w:p>
        </w:tc>
        <w:tc>
          <w:tcPr>
            <w:tcW w:w="709" w:type="dxa"/>
            <w:tcBorders>
              <w:top w:val="single" w:sz="4" w:space="0" w:color="000000"/>
              <w:left w:val="single" w:sz="4" w:space="0" w:color="000000"/>
              <w:bottom w:val="single" w:sz="4" w:space="0" w:color="000000"/>
              <w:right w:val="single" w:sz="4" w:space="0" w:color="000000"/>
            </w:tcBorders>
            <w:hideMark/>
          </w:tcPr>
          <w:p w14:paraId="33542A17"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5</w:t>
            </w:r>
          </w:p>
        </w:tc>
        <w:tc>
          <w:tcPr>
            <w:tcW w:w="5923" w:type="dxa"/>
            <w:tcBorders>
              <w:top w:val="single" w:sz="4" w:space="0" w:color="000000"/>
              <w:left w:val="single" w:sz="4" w:space="0" w:color="000000"/>
              <w:bottom w:val="single" w:sz="4" w:space="0" w:color="000000"/>
              <w:right w:val="single" w:sz="4" w:space="0" w:color="000000"/>
            </w:tcBorders>
            <w:hideMark/>
          </w:tcPr>
          <w:p w14:paraId="3EDF849B"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Indicates the dataset or Catalogue should no longer be used and can be deleted</w:t>
            </w:r>
          </w:p>
        </w:tc>
      </w:tr>
      <w:tr w:rsidR="00795B28" w:rsidRPr="00FF0ACC" w14:paraId="1251CF5A" w14:textId="77777777" w:rsidTr="00552DFA">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2D6F2A21"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1CAFF8A0"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delta</w:t>
            </w:r>
          </w:p>
        </w:tc>
        <w:tc>
          <w:tcPr>
            <w:tcW w:w="3543" w:type="dxa"/>
            <w:tcBorders>
              <w:top w:val="single" w:sz="4" w:space="0" w:color="000000"/>
              <w:left w:val="single" w:sz="4" w:space="0" w:color="000000"/>
              <w:bottom w:val="single" w:sz="4" w:space="0" w:color="000000"/>
              <w:right w:val="single" w:sz="4" w:space="0" w:color="000000"/>
            </w:tcBorders>
            <w:hideMark/>
          </w:tcPr>
          <w:p w14:paraId="25E1D44A"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Dataset difference</w:t>
            </w:r>
          </w:p>
        </w:tc>
        <w:tc>
          <w:tcPr>
            <w:tcW w:w="709" w:type="dxa"/>
            <w:tcBorders>
              <w:top w:val="single" w:sz="4" w:space="0" w:color="000000"/>
              <w:left w:val="single" w:sz="4" w:space="0" w:color="000000"/>
              <w:bottom w:val="single" w:sz="4" w:space="0" w:color="000000"/>
              <w:right w:val="single" w:sz="4" w:space="0" w:color="000000"/>
            </w:tcBorders>
            <w:hideMark/>
          </w:tcPr>
          <w:p w14:paraId="6399DD44" w14:textId="77777777" w:rsidR="00795B28" w:rsidRPr="00AB14C3" w:rsidRDefault="00795B28" w:rsidP="00AB14C3">
            <w:pPr>
              <w:snapToGrid w:val="0"/>
              <w:spacing w:before="60" w:after="60" w:line="240" w:lineRule="auto"/>
              <w:jc w:val="center"/>
              <w:rPr>
                <w:sz w:val="16"/>
                <w:szCs w:val="16"/>
                <w:lang w:val="en-GB"/>
              </w:rPr>
            </w:pPr>
            <w:r w:rsidRPr="00AB14C3">
              <w:rPr>
                <w:sz w:val="16"/>
                <w:szCs w:val="16"/>
                <w:lang w:val="en-GB"/>
              </w:rPr>
              <w:t>6</w:t>
            </w:r>
          </w:p>
        </w:tc>
        <w:tc>
          <w:tcPr>
            <w:tcW w:w="5923" w:type="dxa"/>
            <w:tcBorders>
              <w:top w:val="single" w:sz="4" w:space="0" w:color="000000"/>
              <w:left w:val="single" w:sz="4" w:space="0" w:color="000000"/>
              <w:bottom w:val="single" w:sz="4" w:space="0" w:color="000000"/>
              <w:right w:val="single" w:sz="4" w:space="0" w:color="000000"/>
            </w:tcBorders>
            <w:hideMark/>
          </w:tcPr>
          <w:p w14:paraId="20CA775C" w14:textId="77777777" w:rsidR="00795B28" w:rsidRPr="00AB14C3" w:rsidRDefault="00795B28" w:rsidP="00AB14C3">
            <w:pPr>
              <w:snapToGrid w:val="0"/>
              <w:spacing w:before="60" w:after="60" w:line="240" w:lineRule="auto"/>
              <w:rPr>
                <w:sz w:val="16"/>
                <w:szCs w:val="16"/>
                <w:lang w:val="en-GB"/>
              </w:rPr>
            </w:pPr>
            <w:r w:rsidRPr="00AB14C3">
              <w:rPr>
                <w:sz w:val="16"/>
                <w:szCs w:val="16"/>
                <w:lang w:val="en-GB"/>
              </w:rPr>
              <w:t>Reserved for future use</w:t>
            </w:r>
          </w:p>
        </w:tc>
      </w:tr>
    </w:tbl>
    <w:p w14:paraId="678C7BBF" w14:textId="77777777" w:rsidR="00795B28" w:rsidRPr="00BE2F56" w:rsidRDefault="00795B28" w:rsidP="00BE2F56">
      <w:pPr>
        <w:spacing w:line="240" w:lineRule="auto"/>
        <w:jc w:val="both"/>
        <w:rPr>
          <w:rFonts w:eastAsia="MS Mincho"/>
          <w:sz w:val="20"/>
          <w:szCs w:val="20"/>
          <w:lang w:val="en-GB"/>
        </w:rPr>
      </w:pPr>
    </w:p>
    <w:p w14:paraId="1374363E" w14:textId="77777777" w:rsidR="00795B28" w:rsidRPr="00BE2F56" w:rsidRDefault="00795B28" w:rsidP="00BE2F56">
      <w:pPr>
        <w:pStyle w:val="Heading4"/>
        <w:tabs>
          <w:tab w:val="left" w:pos="993"/>
        </w:tabs>
        <w:spacing w:line="240" w:lineRule="auto"/>
        <w:ind w:left="992" w:hanging="992"/>
        <w:rPr>
          <w:sz w:val="20"/>
          <w:szCs w:val="20"/>
          <w:lang w:val="en-GB"/>
        </w:rPr>
      </w:pPr>
      <w:r w:rsidRPr="00BE2F56">
        <w:rPr>
          <w:sz w:val="20"/>
          <w:szCs w:val="20"/>
          <w:lang w:val="en-GB"/>
        </w:rPr>
        <w:t>S100_TemporalExtent</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635"/>
        <w:gridCol w:w="3543"/>
        <w:gridCol w:w="567"/>
        <w:gridCol w:w="1843"/>
        <w:gridCol w:w="4192"/>
      </w:tblGrid>
      <w:tr w:rsidR="00795B28" w:rsidRPr="00FF0ACC" w14:paraId="0654B0CA" w14:textId="77777777" w:rsidTr="00EA161B">
        <w:trPr>
          <w:trHeight w:val="277"/>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C51928E" w14:textId="77777777" w:rsidR="00795B28" w:rsidRPr="00BE2F56" w:rsidRDefault="00795B28" w:rsidP="00BE2F56">
            <w:pPr>
              <w:keepNext/>
              <w:keepLines/>
              <w:snapToGrid w:val="0"/>
              <w:spacing w:before="60" w:after="60" w:line="240" w:lineRule="auto"/>
              <w:rPr>
                <w:b/>
                <w:sz w:val="16"/>
                <w:szCs w:val="16"/>
                <w:lang w:val="en-GB"/>
              </w:rPr>
            </w:pPr>
            <w:r w:rsidRPr="00BE2F56">
              <w:rPr>
                <w:b/>
                <w:sz w:val="16"/>
                <w:szCs w:val="16"/>
                <w:lang w:val="en-GB"/>
              </w:rPr>
              <w:t>Role Name</w:t>
            </w:r>
          </w:p>
        </w:tc>
        <w:tc>
          <w:tcPr>
            <w:tcW w:w="26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0704DF8" w14:textId="77777777" w:rsidR="00795B28" w:rsidRPr="00BE2F56" w:rsidRDefault="00795B28" w:rsidP="00BE2F56">
            <w:pPr>
              <w:keepNext/>
              <w:keepLines/>
              <w:snapToGrid w:val="0"/>
              <w:spacing w:before="60" w:after="60" w:line="240" w:lineRule="auto"/>
              <w:rPr>
                <w:b/>
                <w:sz w:val="16"/>
                <w:szCs w:val="16"/>
                <w:lang w:val="en-GB"/>
              </w:rPr>
            </w:pPr>
            <w:r w:rsidRPr="00BE2F56">
              <w:rPr>
                <w:b/>
                <w:sz w:val="16"/>
                <w:szCs w:val="16"/>
                <w:lang w:val="en-GB"/>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6BEAA7" w14:textId="77777777" w:rsidR="00795B28" w:rsidRPr="00BE2F56" w:rsidRDefault="00795B28" w:rsidP="00BE2F56">
            <w:pPr>
              <w:keepNext/>
              <w:keepLines/>
              <w:snapToGrid w:val="0"/>
              <w:spacing w:before="60" w:after="60" w:line="240" w:lineRule="auto"/>
              <w:rPr>
                <w:b/>
                <w:sz w:val="16"/>
                <w:szCs w:val="16"/>
                <w:lang w:val="en-GB"/>
              </w:rPr>
            </w:pPr>
            <w:r w:rsidRPr="00BE2F56">
              <w:rPr>
                <w:b/>
                <w:sz w:val="16"/>
                <w:szCs w:val="16"/>
                <w:lang w:val="en-GB"/>
              </w:rPr>
              <w:t>Description</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15CE0E" w14:textId="77777777" w:rsidR="00795B28" w:rsidRPr="00BE2F56" w:rsidRDefault="00795B28" w:rsidP="00BE2F56">
            <w:pPr>
              <w:keepNext/>
              <w:keepLines/>
              <w:snapToGrid w:val="0"/>
              <w:spacing w:before="60" w:after="60" w:line="240" w:lineRule="auto"/>
              <w:jc w:val="center"/>
              <w:rPr>
                <w:b/>
                <w:sz w:val="16"/>
                <w:szCs w:val="16"/>
                <w:lang w:val="en-GB"/>
              </w:rPr>
            </w:pPr>
            <w:r w:rsidRPr="00BE2F56">
              <w:rPr>
                <w:b/>
                <w:sz w:val="16"/>
                <w:szCs w:val="16"/>
                <w:lang w:val="en-GB"/>
              </w:rPr>
              <w:t>Mult</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18EAA35" w14:textId="77777777" w:rsidR="00795B28" w:rsidRPr="00BE2F56" w:rsidRDefault="00795B28" w:rsidP="00BE2F56">
            <w:pPr>
              <w:keepNext/>
              <w:keepLines/>
              <w:snapToGrid w:val="0"/>
              <w:spacing w:before="60" w:after="60" w:line="240" w:lineRule="auto"/>
              <w:rPr>
                <w:b/>
                <w:sz w:val="16"/>
                <w:szCs w:val="16"/>
                <w:lang w:val="en-GB"/>
              </w:rPr>
            </w:pPr>
            <w:r w:rsidRPr="00BE2F56">
              <w:rPr>
                <w:b/>
                <w:sz w:val="16"/>
                <w:szCs w:val="16"/>
                <w:lang w:val="en-GB"/>
              </w:rPr>
              <w:t>Type</w:t>
            </w:r>
          </w:p>
        </w:tc>
        <w:tc>
          <w:tcPr>
            <w:tcW w:w="41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92472CA" w14:textId="77777777" w:rsidR="00795B28" w:rsidRPr="00BE2F56" w:rsidRDefault="00795B28" w:rsidP="00BE2F56">
            <w:pPr>
              <w:keepNext/>
              <w:keepLines/>
              <w:snapToGrid w:val="0"/>
              <w:spacing w:before="60" w:after="60" w:line="240" w:lineRule="auto"/>
              <w:rPr>
                <w:b/>
                <w:sz w:val="16"/>
                <w:szCs w:val="16"/>
                <w:lang w:val="en-GB"/>
              </w:rPr>
            </w:pPr>
            <w:r w:rsidRPr="00BE2F56">
              <w:rPr>
                <w:b/>
                <w:sz w:val="16"/>
                <w:szCs w:val="16"/>
                <w:lang w:val="en-GB"/>
              </w:rPr>
              <w:t>Remarks</w:t>
            </w:r>
          </w:p>
        </w:tc>
      </w:tr>
      <w:tr w:rsidR="00795B28" w:rsidRPr="00FF0ACC" w14:paraId="32B54DB2" w14:textId="77777777" w:rsidTr="00EA161B">
        <w:trPr>
          <w:trHeight w:val="305"/>
        </w:trPr>
        <w:tc>
          <w:tcPr>
            <w:tcW w:w="1080" w:type="dxa"/>
            <w:tcBorders>
              <w:top w:val="single" w:sz="4" w:space="0" w:color="000000"/>
              <w:left w:val="single" w:sz="4" w:space="0" w:color="000000"/>
              <w:bottom w:val="single" w:sz="4" w:space="0" w:color="000000"/>
              <w:right w:val="single" w:sz="4" w:space="0" w:color="000000"/>
            </w:tcBorders>
            <w:hideMark/>
          </w:tcPr>
          <w:p w14:paraId="7A0EDD2B"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Class</w:t>
            </w:r>
          </w:p>
        </w:tc>
        <w:tc>
          <w:tcPr>
            <w:tcW w:w="2635" w:type="dxa"/>
            <w:tcBorders>
              <w:top w:val="single" w:sz="4" w:space="0" w:color="000000"/>
              <w:left w:val="single" w:sz="4" w:space="0" w:color="000000"/>
              <w:bottom w:val="single" w:sz="4" w:space="0" w:color="000000"/>
              <w:right w:val="single" w:sz="4" w:space="0" w:color="000000"/>
            </w:tcBorders>
            <w:hideMark/>
          </w:tcPr>
          <w:p w14:paraId="2747A5C5"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S100_TemporalExtent</w:t>
            </w:r>
          </w:p>
        </w:tc>
        <w:tc>
          <w:tcPr>
            <w:tcW w:w="3543" w:type="dxa"/>
            <w:tcBorders>
              <w:top w:val="single" w:sz="4" w:space="0" w:color="000000"/>
              <w:left w:val="single" w:sz="4" w:space="0" w:color="000000"/>
              <w:bottom w:val="single" w:sz="4" w:space="0" w:color="000000"/>
              <w:right w:val="single" w:sz="4" w:space="0" w:color="000000"/>
            </w:tcBorders>
          </w:tcPr>
          <w:p w14:paraId="02AF46D2" w14:textId="77777777" w:rsidR="00795B28" w:rsidRPr="00BE2F56" w:rsidRDefault="00795B28" w:rsidP="00BE2F56">
            <w:pPr>
              <w:spacing w:before="60" w:after="60" w:line="240" w:lineRule="auto"/>
              <w:rPr>
                <w:rFonts w:eastAsia="Times New Roman"/>
                <w:sz w:val="16"/>
                <w:szCs w:val="16"/>
                <w:lang w:val="en-GB" w:eastAsia="en-US"/>
              </w:rPr>
            </w:pPr>
            <w:r w:rsidRPr="00BE2F56">
              <w:rPr>
                <w:rFonts w:eastAsia="Times New Roman"/>
                <w:sz w:val="16"/>
                <w:szCs w:val="16"/>
                <w:lang w:val="en-GB" w:eastAsia="en-US"/>
              </w:rPr>
              <w:t>Temporal extent</w:t>
            </w:r>
          </w:p>
          <w:p w14:paraId="193C8802" w14:textId="77777777" w:rsidR="00795B28" w:rsidRPr="00BE2F56" w:rsidRDefault="00795B28" w:rsidP="00BE2F56">
            <w:pPr>
              <w:snapToGrid w:val="0"/>
              <w:spacing w:before="60" w:after="60" w:line="240" w:lineRule="auto"/>
              <w:rPr>
                <w:rFonts w:eastAsia="MS Mincho"/>
                <w:sz w:val="16"/>
                <w:szCs w:val="16"/>
                <w:lang w:val="en-GB"/>
              </w:rPr>
            </w:pPr>
          </w:p>
        </w:tc>
        <w:tc>
          <w:tcPr>
            <w:tcW w:w="567" w:type="dxa"/>
            <w:tcBorders>
              <w:top w:val="single" w:sz="4" w:space="0" w:color="000000"/>
              <w:left w:val="single" w:sz="4" w:space="0" w:color="000000"/>
              <w:bottom w:val="single" w:sz="4" w:space="0" w:color="000000"/>
              <w:right w:val="single" w:sz="4" w:space="0" w:color="000000"/>
            </w:tcBorders>
            <w:hideMark/>
          </w:tcPr>
          <w:p w14:paraId="423A8487" w14:textId="77777777" w:rsidR="00795B28" w:rsidRPr="00BE2F56" w:rsidRDefault="00795B28" w:rsidP="00BE2F56">
            <w:pPr>
              <w:snapToGrid w:val="0"/>
              <w:spacing w:before="60" w:after="60" w:line="240" w:lineRule="auto"/>
              <w:jc w:val="center"/>
              <w:rPr>
                <w:sz w:val="16"/>
                <w:szCs w:val="16"/>
                <w:lang w:val="en-GB"/>
              </w:rPr>
            </w:pPr>
            <w:r w:rsidRPr="00BE2F56">
              <w:rPr>
                <w:sz w:val="16"/>
                <w:szCs w:val="16"/>
                <w:lang w:val="en-GB" w:eastAsia="ja-JP"/>
              </w:rPr>
              <w:t>--</w:t>
            </w:r>
          </w:p>
        </w:tc>
        <w:tc>
          <w:tcPr>
            <w:tcW w:w="1843" w:type="dxa"/>
            <w:tcBorders>
              <w:top w:val="single" w:sz="4" w:space="0" w:color="000000"/>
              <w:left w:val="single" w:sz="4" w:space="0" w:color="000000"/>
              <w:bottom w:val="single" w:sz="4" w:space="0" w:color="000000"/>
              <w:right w:val="single" w:sz="4" w:space="0" w:color="000000"/>
            </w:tcBorders>
          </w:tcPr>
          <w:p w14:paraId="59FB0AAE" w14:textId="77777777" w:rsidR="00795B28" w:rsidRPr="00BE2F56" w:rsidRDefault="00795B28" w:rsidP="00BE2F56">
            <w:pPr>
              <w:snapToGrid w:val="0"/>
              <w:spacing w:before="60" w:after="60" w:line="240" w:lineRule="auto"/>
              <w:rPr>
                <w:sz w:val="16"/>
                <w:szCs w:val="16"/>
                <w:lang w:val="en-GB"/>
              </w:rPr>
            </w:pPr>
          </w:p>
        </w:tc>
        <w:tc>
          <w:tcPr>
            <w:tcW w:w="4192" w:type="dxa"/>
            <w:tcBorders>
              <w:top w:val="single" w:sz="4" w:space="0" w:color="000000"/>
              <w:left w:val="single" w:sz="4" w:space="0" w:color="000000"/>
              <w:bottom w:val="single" w:sz="4" w:space="0" w:color="000000"/>
              <w:right w:val="single" w:sz="4" w:space="0" w:color="000000"/>
            </w:tcBorders>
            <w:hideMark/>
          </w:tcPr>
          <w:p w14:paraId="0ED594AC"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 xml:space="preserve">At least one of the </w:t>
            </w:r>
            <w:proofErr w:type="spellStart"/>
            <w:r w:rsidRPr="00BE2F56">
              <w:rPr>
                <w:sz w:val="16"/>
                <w:szCs w:val="16"/>
                <w:lang w:val="en-GB" w:eastAsia="ja-JP"/>
              </w:rPr>
              <w:t>timeInstantBegin</w:t>
            </w:r>
            <w:proofErr w:type="spellEnd"/>
            <w:r w:rsidRPr="00BE2F56">
              <w:rPr>
                <w:sz w:val="16"/>
                <w:szCs w:val="16"/>
                <w:lang w:val="en-GB" w:eastAsia="ja-JP"/>
              </w:rPr>
              <w:t xml:space="preserve"> and </w:t>
            </w:r>
            <w:proofErr w:type="spellStart"/>
            <w:r w:rsidRPr="00BE2F56">
              <w:rPr>
                <w:sz w:val="16"/>
                <w:szCs w:val="16"/>
                <w:lang w:val="en-GB" w:eastAsia="ja-JP"/>
              </w:rPr>
              <w:t>timeInstantEnd</w:t>
            </w:r>
            <w:proofErr w:type="spellEnd"/>
            <w:r w:rsidRPr="00BE2F56">
              <w:rPr>
                <w:sz w:val="16"/>
                <w:szCs w:val="16"/>
                <w:lang w:val="en-GB" w:eastAsia="ja-JP"/>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795B28" w:rsidRPr="00FF0ACC" w14:paraId="6EB62E02" w14:textId="77777777" w:rsidTr="00EA161B">
        <w:trPr>
          <w:trHeight w:val="277"/>
        </w:trPr>
        <w:tc>
          <w:tcPr>
            <w:tcW w:w="1080" w:type="dxa"/>
            <w:tcBorders>
              <w:top w:val="single" w:sz="4" w:space="0" w:color="000000"/>
              <w:left w:val="single" w:sz="4" w:space="0" w:color="000000"/>
              <w:bottom w:val="single" w:sz="4" w:space="0" w:color="000000"/>
              <w:right w:val="single" w:sz="4" w:space="0" w:color="000000"/>
            </w:tcBorders>
            <w:hideMark/>
          </w:tcPr>
          <w:p w14:paraId="70727CE1"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Attribute</w:t>
            </w:r>
          </w:p>
        </w:tc>
        <w:tc>
          <w:tcPr>
            <w:tcW w:w="2635" w:type="dxa"/>
            <w:tcBorders>
              <w:top w:val="single" w:sz="4" w:space="0" w:color="000000"/>
              <w:left w:val="single" w:sz="4" w:space="0" w:color="000000"/>
              <w:bottom w:val="single" w:sz="4" w:space="0" w:color="000000"/>
              <w:right w:val="single" w:sz="4" w:space="0" w:color="000000"/>
            </w:tcBorders>
            <w:hideMark/>
          </w:tcPr>
          <w:p w14:paraId="732DAE0F" w14:textId="77777777" w:rsidR="00795B28" w:rsidRPr="00BE2F56" w:rsidRDefault="00795B28" w:rsidP="00BE2F56">
            <w:pPr>
              <w:snapToGrid w:val="0"/>
              <w:spacing w:before="60" w:after="60" w:line="240" w:lineRule="auto"/>
              <w:rPr>
                <w:sz w:val="16"/>
                <w:szCs w:val="16"/>
                <w:lang w:val="en-GB"/>
              </w:rPr>
            </w:pPr>
            <w:proofErr w:type="spellStart"/>
            <w:r w:rsidRPr="00BE2F56">
              <w:rPr>
                <w:sz w:val="16"/>
                <w:szCs w:val="16"/>
                <w:lang w:val="en-GB" w:eastAsia="ja-JP"/>
              </w:rPr>
              <w:t>timeInstantBegin</w:t>
            </w:r>
            <w:proofErr w:type="spellEnd"/>
          </w:p>
        </w:tc>
        <w:tc>
          <w:tcPr>
            <w:tcW w:w="3543" w:type="dxa"/>
            <w:tcBorders>
              <w:top w:val="single" w:sz="4" w:space="0" w:color="000000"/>
              <w:left w:val="single" w:sz="4" w:space="0" w:color="000000"/>
              <w:bottom w:val="single" w:sz="4" w:space="0" w:color="000000"/>
              <w:right w:val="single" w:sz="4" w:space="0" w:color="000000"/>
            </w:tcBorders>
            <w:hideMark/>
          </w:tcPr>
          <w:p w14:paraId="3A7B6C10"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The instant at which the temporal extent begins</w:t>
            </w:r>
          </w:p>
        </w:tc>
        <w:tc>
          <w:tcPr>
            <w:tcW w:w="567" w:type="dxa"/>
            <w:tcBorders>
              <w:top w:val="single" w:sz="4" w:space="0" w:color="000000"/>
              <w:left w:val="single" w:sz="4" w:space="0" w:color="000000"/>
              <w:bottom w:val="single" w:sz="4" w:space="0" w:color="000000"/>
              <w:right w:val="single" w:sz="4" w:space="0" w:color="000000"/>
            </w:tcBorders>
            <w:hideMark/>
          </w:tcPr>
          <w:p w14:paraId="2BED69F8" w14:textId="77777777" w:rsidR="00795B28" w:rsidRPr="00BE2F56" w:rsidRDefault="00795B28" w:rsidP="00BE2F56">
            <w:pPr>
              <w:snapToGrid w:val="0"/>
              <w:spacing w:before="60" w:after="60" w:line="240" w:lineRule="auto"/>
              <w:jc w:val="center"/>
              <w:rPr>
                <w:sz w:val="16"/>
                <w:szCs w:val="16"/>
                <w:lang w:val="en-GB"/>
              </w:rPr>
            </w:pPr>
            <w:r w:rsidRPr="00BE2F56">
              <w:rPr>
                <w:sz w:val="16"/>
                <w:szCs w:val="16"/>
                <w:lang w:val="en-GB" w:eastAsia="ja-JP"/>
              </w:rPr>
              <w:t>0..1</w:t>
            </w:r>
          </w:p>
        </w:tc>
        <w:tc>
          <w:tcPr>
            <w:tcW w:w="1843" w:type="dxa"/>
            <w:tcBorders>
              <w:top w:val="single" w:sz="4" w:space="0" w:color="000000"/>
              <w:left w:val="single" w:sz="4" w:space="0" w:color="000000"/>
              <w:bottom w:val="single" w:sz="4" w:space="0" w:color="000000"/>
              <w:right w:val="single" w:sz="4" w:space="0" w:color="000000"/>
            </w:tcBorders>
            <w:hideMark/>
          </w:tcPr>
          <w:p w14:paraId="4E0725DC" w14:textId="77777777" w:rsidR="00795B28" w:rsidRPr="00BE2F56" w:rsidRDefault="00795B28" w:rsidP="00BE2F56">
            <w:pPr>
              <w:snapToGrid w:val="0"/>
              <w:spacing w:before="60" w:after="60" w:line="240" w:lineRule="auto"/>
              <w:rPr>
                <w:sz w:val="16"/>
                <w:szCs w:val="16"/>
                <w:lang w:val="en-GB"/>
              </w:rPr>
            </w:pPr>
            <w:proofErr w:type="spellStart"/>
            <w:r w:rsidRPr="00BE2F56">
              <w:rPr>
                <w:sz w:val="16"/>
                <w:szCs w:val="16"/>
                <w:lang w:val="en-GB" w:eastAsia="ja-JP"/>
              </w:rPr>
              <w:t>DateTime</w:t>
            </w:r>
            <w:proofErr w:type="spellEnd"/>
          </w:p>
        </w:tc>
        <w:tc>
          <w:tcPr>
            <w:tcW w:w="4192" w:type="dxa"/>
            <w:tcBorders>
              <w:top w:val="single" w:sz="4" w:space="0" w:color="000000"/>
              <w:left w:val="single" w:sz="4" w:space="0" w:color="000000"/>
              <w:bottom w:val="single" w:sz="4" w:space="0" w:color="000000"/>
              <w:right w:val="single" w:sz="4" w:space="0" w:color="000000"/>
            </w:tcBorders>
          </w:tcPr>
          <w:p w14:paraId="03444FCD" w14:textId="77777777" w:rsidR="00795B28" w:rsidRPr="00BE2F56" w:rsidRDefault="00795B28" w:rsidP="00BE2F56">
            <w:pPr>
              <w:snapToGrid w:val="0"/>
              <w:spacing w:before="60" w:after="60" w:line="240" w:lineRule="auto"/>
              <w:rPr>
                <w:sz w:val="16"/>
                <w:szCs w:val="16"/>
                <w:lang w:val="en-GB"/>
              </w:rPr>
            </w:pPr>
          </w:p>
        </w:tc>
      </w:tr>
      <w:tr w:rsidR="00795B28" w:rsidRPr="00FF0ACC" w14:paraId="48DEB629" w14:textId="77777777" w:rsidTr="00EA161B">
        <w:trPr>
          <w:trHeight w:val="277"/>
        </w:trPr>
        <w:tc>
          <w:tcPr>
            <w:tcW w:w="1080" w:type="dxa"/>
            <w:tcBorders>
              <w:top w:val="single" w:sz="4" w:space="0" w:color="000000"/>
              <w:left w:val="single" w:sz="4" w:space="0" w:color="000000"/>
              <w:bottom w:val="single" w:sz="4" w:space="0" w:color="000000"/>
              <w:right w:val="single" w:sz="4" w:space="0" w:color="000000"/>
            </w:tcBorders>
            <w:hideMark/>
          </w:tcPr>
          <w:p w14:paraId="5E0FE7F5"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Attribute</w:t>
            </w:r>
          </w:p>
        </w:tc>
        <w:tc>
          <w:tcPr>
            <w:tcW w:w="2635" w:type="dxa"/>
            <w:tcBorders>
              <w:top w:val="single" w:sz="4" w:space="0" w:color="000000"/>
              <w:left w:val="single" w:sz="4" w:space="0" w:color="000000"/>
              <w:bottom w:val="single" w:sz="4" w:space="0" w:color="000000"/>
              <w:right w:val="single" w:sz="4" w:space="0" w:color="000000"/>
            </w:tcBorders>
            <w:hideMark/>
          </w:tcPr>
          <w:p w14:paraId="23427BB2" w14:textId="77777777" w:rsidR="00795B28" w:rsidRPr="00BE2F56" w:rsidRDefault="00795B28" w:rsidP="00BE2F56">
            <w:pPr>
              <w:snapToGrid w:val="0"/>
              <w:spacing w:before="60" w:after="60" w:line="240" w:lineRule="auto"/>
              <w:rPr>
                <w:sz w:val="16"/>
                <w:szCs w:val="16"/>
                <w:lang w:val="en-GB"/>
              </w:rPr>
            </w:pPr>
            <w:proofErr w:type="spellStart"/>
            <w:r w:rsidRPr="00BE2F56">
              <w:rPr>
                <w:sz w:val="16"/>
                <w:szCs w:val="16"/>
                <w:lang w:val="en-GB" w:eastAsia="ja-JP"/>
              </w:rPr>
              <w:t>timeInstantEnd</w:t>
            </w:r>
            <w:proofErr w:type="spellEnd"/>
          </w:p>
        </w:tc>
        <w:tc>
          <w:tcPr>
            <w:tcW w:w="3543" w:type="dxa"/>
            <w:tcBorders>
              <w:top w:val="single" w:sz="4" w:space="0" w:color="000000"/>
              <w:left w:val="single" w:sz="4" w:space="0" w:color="000000"/>
              <w:bottom w:val="single" w:sz="4" w:space="0" w:color="000000"/>
              <w:right w:val="single" w:sz="4" w:space="0" w:color="000000"/>
            </w:tcBorders>
            <w:hideMark/>
          </w:tcPr>
          <w:p w14:paraId="48901F66" w14:textId="77777777" w:rsidR="00795B28" w:rsidRPr="00BE2F56" w:rsidRDefault="00795B28" w:rsidP="00BE2F56">
            <w:pPr>
              <w:snapToGrid w:val="0"/>
              <w:spacing w:before="60" w:after="60" w:line="240" w:lineRule="auto"/>
              <w:rPr>
                <w:sz w:val="16"/>
                <w:szCs w:val="16"/>
                <w:lang w:val="en-GB"/>
              </w:rPr>
            </w:pPr>
            <w:r w:rsidRPr="00BE2F56">
              <w:rPr>
                <w:sz w:val="16"/>
                <w:szCs w:val="16"/>
                <w:lang w:val="en-GB" w:eastAsia="ja-JP"/>
              </w:rPr>
              <w:t>The instant at which the temporal extent ends</w:t>
            </w:r>
          </w:p>
        </w:tc>
        <w:tc>
          <w:tcPr>
            <w:tcW w:w="567" w:type="dxa"/>
            <w:tcBorders>
              <w:top w:val="single" w:sz="4" w:space="0" w:color="000000"/>
              <w:left w:val="single" w:sz="4" w:space="0" w:color="000000"/>
              <w:bottom w:val="single" w:sz="4" w:space="0" w:color="000000"/>
              <w:right w:val="single" w:sz="4" w:space="0" w:color="000000"/>
            </w:tcBorders>
            <w:hideMark/>
          </w:tcPr>
          <w:p w14:paraId="5C116DAF" w14:textId="77777777" w:rsidR="00795B28" w:rsidRPr="00BE2F56" w:rsidRDefault="00795B28" w:rsidP="00BE2F56">
            <w:pPr>
              <w:snapToGrid w:val="0"/>
              <w:spacing w:before="60" w:after="60" w:line="240" w:lineRule="auto"/>
              <w:jc w:val="center"/>
              <w:rPr>
                <w:sz w:val="16"/>
                <w:szCs w:val="16"/>
                <w:lang w:val="en-GB"/>
              </w:rPr>
            </w:pPr>
            <w:r w:rsidRPr="00BE2F56">
              <w:rPr>
                <w:sz w:val="16"/>
                <w:szCs w:val="16"/>
                <w:lang w:val="en-GB" w:eastAsia="ja-JP"/>
              </w:rPr>
              <w:t>0..1</w:t>
            </w:r>
          </w:p>
        </w:tc>
        <w:tc>
          <w:tcPr>
            <w:tcW w:w="1843" w:type="dxa"/>
            <w:tcBorders>
              <w:top w:val="single" w:sz="4" w:space="0" w:color="000000"/>
              <w:left w:val="single" w:sz="4" w:space="0" w:color="000000"/>
              <w:bottom w:val="single" w:sz="4" w:space="0" w:color="000000"/>
              <w:right w:val="single" w:sz="4" w:space="0" w:color="000000"/>
            </w:tcBorders>
            <w:hideMark/>
          </w:tcPr>
          <w:p w14:paraId="23A9C66A" w14:textId="77777777" w:rsidR="00795B28" w:rsidRPr="00BE2F56" w:rsidRDefault="00795B28" w:rsidP="00BE2F56">
            <w:pPr>
              <w:snapToGrid w:val="0"/>
              <w:spacing w:before="60" w:after="60" w:line="240" w:lineRule="auto"/>
              <w:rPr>
                <w:sz w:val="16"/>
                <w:szCs w:val="16"/>
                <w:lang w:val="en-GB"/>
              </w:rPr>
            </w:pPr>
            <w:proofErr w:type="spellStart"/>
            <w:r w:rsidRPr="00BE2F56">
              <w:rPr>
                <w:sz w:val="16"/>
                <w:szCs w:val="16"/>
                <w:lang w:val="en-GB" w:eastAsia="ja-JP"/>
              </w:rPr>
              <w:t>DateTime</w:t>
            </w:r>
            <w:proofErr w:type="spellEnd"/>
          </w:p>
        </w:tc>
        <w:tc>
          <w:tcPr>
            <w:tcW w:w="4192" w:type="dxa"/>
            <w:tcBorders>
              <w:top w:val="single" w:sz="4" w:space="0" w:color="000000"/>
              <w:left w:val="single" w:sz="4" w:space="0" w:color="000000"/>
              <w:bottom w:val="single" w:sz="4" w:space="0" w:color="000000"/>
              <w:right w:val="single" w:sz="4" w:space="0" w:color="000000"/>
            </w:tcBorders>
          </w:tcPr>
          <w:p w14:paraId="432DA34E" w14:textId="77777777" w:rsidR="00795B28" w:rsidRPr="00BE2F56" w:rsidRDefault="00795B28" w:rsidP="00BE2F56">
            <w:pPr>
              <w:snapToGrid w:val="0"/>
              <w:spacing w:before="60" w:after="60" w:line="240" w:lineRule="auto"/>
              <w:rPr>
                <w:sz w:val="16"/>
                <w:szCs w:val="16"/>
                <w:lang w:val="en-GB"/>
              </w:rPr>
            </w:pPr>
          </w:p>
        </w:tc>
      </w:tr>
    </w:tbl>
    <w:p w14:paraId="22FF2008" w14:textId="77777777" w:rsidR="00795B28" w:rsidRPr="00EA161B" w:rsidRDefault="00795B28" w:rsidP="00EA161B">
      <w:pPr>
        <w:spacing w:line="240" w:lineRule="auto"/>
        <w:rPr>
          <w:rFonts w:eastAsia="MS Mincho"/>
          <w:sz w:val="20"/>
          <w:szCs w:val="20"/>
          <w:lang w:val="en-GB"/>
        </w:rPr>
      </w:pPr>
    </w:p>
    <w:p w14:paraId="307CA448" w14:textId="28BEB8C7" w:rsidR="00795B28" w:rsidRPr="00EA161B" w:rsidRDefault="00795B28" w:rsidP="00EA161B">
      <w:pPr>
        <w:spacing w:after="120" w:line="240" w:lineRule="auto"/>
        <w:jc w:val="both"/>
        <w:rPr>
          <w:rFonts w:cs="Times New Roman"/>
          <w:sz w:val="20"/>
          <w:szCs w:val="20"/>
          <w:lang w:val="en-GB"/>
        </w:rPr>
      </w:pPr>
      <w:r w:rsidRPr="00EA161B">
        <w:rPr>
          <w:sz w:val="20"/>
          <w:szCs w:val="20"/>
          <w:lang w:val="en-GB"/>
        </w:rPr>
        <w:t xml:space="preserve">EXAMPLE: An S-124 dataset warning about scheduled works has the following data for </w:t>
      </w:r>
      <w:proofErr w:type="spellStart"/>
      <w:r w:rsidRPr="00EA161B">
        <w:rPr>
          <w:i/>
          <w:iCs/>
          <w:sz w:val="20"/>
          <w:szCs w:val="20"/>
          <w:lang w:val="en-GB"/>
        </w:rPr>
        <w:t>temporalExtent</w:t>
      </w:r>
      <w:proofErr w:type="spellEnd"/>
      <w:r w:rsidRPr="00EA161B">
        <w:rPr>
          <w:i/>
          <w:iCs/>
          <w:sz w:val="20"/>
          <w:szCs w:val="20"/>
          <w:lang w:val="en-GB"/>
        </w:rPr>
        <w:t xml:space="preserve"> </w:t>
      </w:r>
      <w:r w:rsidRPr="00EA161B">
        <w:rPr>
          <w:sz w:val="20"/>
          <w:szCs w:val="20"/>
          <w:lang w:val="en-GB"/>
        </w:rPr>
        <w:t>encoded in the dataset discovery block in the Exchange Catalogue:</w:t>
      </w:r>
    </w:p>
    <w:p w14:paraId="38B71BAC" w14:textId="77777777" w:rsidR="00795B28" w:rsidRPr="00B8620F" w:rsidRDefault="00795B28" w:rsidP="005337BC">
      <w:pPr>
        <w:shd w:val="clear" w:color="auto" w:fill="FFFFFF"/>
        <w:adjustRightInd w:val="0"/>
        <w:spacing w:after="120" w:line="240" w:lineRule="auto"/>
        <w:ind w:left="215"/>
        <w:rPr>
          <w:rFonts w:ascii="Times New Roman" w:eastAsia="Calibri" w:hAnsi="Times New Roman"/>
          <w:sz w:val="20"/>
          <w:szCs w:val="20"/>
          <w:highlight w:val="white"/>
          <w:lang w:val="fr-CA" w:eastAsia="en-US"/>
        </w:rPr>
      </w:pP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temporalExtent</w:t>
      </w:r>
      <w:proofErr w:type="spellEnd"/>
      <w:r w:rsidRPr="00B8620F">
        <w:rPr>
          <w:rFonts w:ascii="Times New Roman" w:eastAsia="Calibri" w:hAnsi="Times New Roman"/>
          <w:color w:val="000096"/>
          <w:sz w:val="20"/>
          <w:szCs w:val="20"/>
          <w:highlight w:val="white"/>
          <w:lang w:val="fr-CA" w:eastAsia="en-US"/>
        </w:rPr>
        <w:t>&gt;</w:t>
      </w:r>
      <w:r w:rsidRPr="00B8620F">
        <w:rPr>
          <w:rFonts w:ascii="Times New Roman" w:eastAsia="Calibri" w:hAnsi="Times New Roman"/>
          <w:sz w:val="20"/>
          <w:szCs w:val="20"/>
          <w:highlight w:val="white"/>
          <w:lang w:val="fr-CA" w:eastAsia="en-US"/>
        </w:rPr>
        <w:br/>
        <w:t xml:space="preserve">    </w:t>
      </w: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timeInstantBegin</w:t>
      </w:r>
      <w:proofErr w:type="spellEnd"/>
      <w:r w:rsidRPr="00B8620F">
        <w:rPr>
          <w:rFonts w:ascii="Times New Roman" w:eastAsia="Calibri" w:hAnsi="Times New Roman"/>
          <w:color w:val="000096"/>
          <w:sz w:val="20"/>
          <w:szCs w:val="20"/>
          <w:highlight w:val="white"/>
          <w:lang w:val="fr-CA" w:eastAsia="en-US"/>
        </w:rPr>
        <w:t>&gt;</w:t>
      </w:r>
      <w:r w:rsidRPr="00B8620F">
        <w:rPr>
          <w:rFonts w:ascii="Times New Roman" w:eastAsia="Calibri" w:hAnsi="Times New Roman"/>
          <w:sz w:val="20"/>
          <w:szCs w:val="20"/>
          <w:highlight w:val="white"/>
          <w:lang w:val="fr-CA" w:eastAsia="en-US"/>
        </w:rPr>
        <w:t>2023-07-10T06 :00 :00Z</w:t>
      </w: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timeInstantBegin</w:t>
      </w:r>
      <w:proofErr w:type="spellEnd"/>
      <w:r w:rsidRPr="00B8620F">
        <w:rPr>
          <w:rFonts w:ascii="Times New Roman" w:eastAsia="Calibri" w:hAnsi="Times New Roman"/>
          <w:color w:val="000096"/>
          <w:sz w:val="20"/>
          <w:szCs w:val="20"/>
          <w:highlight w:val="white"/>
          <w:lang w:val="fr-CA" w:eastAsia="en-US"/>
        </w:rPr>
        <w:t>&gt;</w:t>
      </w:r>
      <w:r w:rsidRPr="00B8620F">
        <w:rPr>
          <w:rFonts w:ascii="Times New Roman" w:eastAsia="Calibri" w:hAnsi="Times New Roman"/>
          <w:sz w:val="20"/>
          <w:szCs w:val="20"/>
          <w:highlight w:val="white"/>
          <w:lang w:val="fr-CA" w:eastAsia="en-US"/>
        </w:rPr>
        <w:br/>
        <w:t xml:space="preserve">    </w:t>
      </w: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timeInstantEnd</w:t>
      </w:r>
      <w:proofErr w:type="spellEnd"/>
      <w:r w:rsidRPr="00B8620F">
        <w:rPr>
          <w:rFonts w:ascii="Times New Roman" w:eastAsia="Calibri" w:hAnsi="Times New Roman"/>
          <w:color w:val="000096"/>
          <w:sz w:val="20"/>
          <w:szCs w:val="20"/>
          <w:highlight w:val="white"/>
          <w:lang w:val="fr-CA" w:eastAsia="en-US"/>
        </w:rPr>
        <w:t>&gt;</w:t>
      </w:r>
      <w:r w:rsidRPr="00B8620F">
        <w:rPr>
          <w:rFonts w:ascii="Times New Roman" w:eastAsia="Calibri" w:hAnsi="Times New Roman"/>
          <w:sz w:val="20"/>
          <w:szCs w:val="20"/>
          <w:highlight w:val="white"/>
          <w:lang w:val="fr-CA" w:eastAsia="en-US"/>
        </w:rPr>
        <w:t>2023-07-14T18 :00 :00Z</w:t>
      </w: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timeInstantEnd</w:t>
      </w:r>
      <w:proofErr w:type="spellEnd"/>
      <w:r w:rsidRPr="00B8620F">
        <w:rPr>
          <w:rFonts w:ascii="Times New Roman" w:eastAsia="Calibri" w:hAnsi="Times New Roman"/>
          <w:color w:val="000096"/>
          <w:sz w:val="20"/>
          <w:szCs w:val="20"/>
          <w:highlight w:val="white"/>
          <w:lang w:val="fr-CA" w:eastAsia="en-US"/>
        </w:rPr>
        <w:t>&gt;</w:t>
      </w:r>
      <w:r w:rsidRPr="00B8620F">
        <w:rPr>
          <w:rFonts w:ascii="Times New Roman" w:eastAsia="Calibri" w:hAnsi="Times New Roman"/>
          <w:sz w:val="20"/>
          <w:szCs w:val="20"/>
          <w:highlight w:val="white"/>
          <w:lang w:val="fr-CA" w:eastAsia="en-US"/>
        </w:rPr>
        <w:br/>
      </w:r>
      <w:r w:rsidRPr="00B8620F">
        <w:rPr>
          <w:rFonts w:ascii="Times New Roman" w:eastAsia="Calibri" w:hAnsi="Times New Roman"/>
          <w:color w:val="000096"/>
          <w:sz w:val="20"/>
          <w:szCs w:val="20"/>
          <w:highlight w:val="white"/>
          <w:lang w:val="fr-CA" w:eastAsia="en-US"/>
        </w:rPr>
        <w:t>&lt;/</w:t>
      </w:r>
      <w:proofErr w:type="spellStart"/>
      <w:r w:rsidRPr="00B8620F">
        <w:rPr>
          <w:rFonts w:ascii="Times New Roman" w:eastAsia="Calibri" w:hAnsi="Times New Roman"/>
          <w:color w:val="000096"/>
          <w:sz w:val="20"/>
          <w:szCs w:val="20"/>
          <w:highlight w:val="white"/>
          <w:lang w:val="fr-CA" w:eastAsia="en-US"/>
        </w:rPr>
        <w:t>temporalExtent</w:t>
      </w:r>
      <w:proofErr w:type="spellEnd"/>
      <w:r w:rsidRPr="00B8620F">
        <w:rPr>
          <w:rFonts w:ascii="Times New Roman" w:eastAsia="Calibri" w:hAnsi="Times New Roman"/>
          <w:color w:val="000096"/>
          <w:sz w:val="20"/>
          <w:szCs w:val="20"/>
          <w:highlight w:val="white"/>
          <w:lang w:val="fr-CA" w:eastAsia="en-US"/>
        </w:rPr>
        <w:t>&gt;</w:t>
      </w:r>
    </w:p>
    <w:p w14:paraId="63AD7431" w14:textId="77777777" w:rsidR="00795B28" w:rsidRPr="00EA161B" w:rsidRDefault="00795B28" w:rsidP="005337BC">
      <w:pPr>
        <w:spacing w:after="120" w:line="240" w:lineRule="auto"/>
        <w:jc w:val="both"/>
        <w:rPr>
          <w:sz w:val="20"/>
          <w:szCs w:val="20"/>
          <w:lang w:val="en-GB"/>
        </w:rPr>
      </w:pPr>
      <w:r w:rsidRPr="00EA161B">
        <w:rPr>
          <w:sz w:val="20"/>
          <w:szCs w:val="20"/>
          <w:lang w:val="en-GB"/>
        </w:rPr>
        <w:t>indicating that the temporal extent of the works described in the dataset is the period beginning at exactly 6 a.m. on 10 July 2023 (UTC) and ending at exactly 6 p.m. on 14 July 2023 (UTC).</w:t>
      </w:r>
    </w:p>
    <w:p w14:paraId="51FF1EEF" w14:textId="77777777" w:rsidR="00795B28" w:rsidRPr="00CA464E" w:rsidRDefault="00795B28" w:rsidP="00157EC7">
      <w:pPr>
        <w:pStyle w:val="Heading4"/>
        <w:tabs>
          <w:tab w:val="left" w:pos="993"/>
        </w:tabs>
        <w:spacing w:line="240" w:lineRule="auto"/>
        <w:ind w:left="992" w:hanging="992"/>
        <w:rPr>
          <w:sz w:val="20"/>
          <w:szCs w:val="20"/>
          <w:lang w:val="en-GB"/>
        </w:rPr>
      </w:pPr>
      <w:bookmarkStart w:id="503" w:name="_Toc403560570"/>
      <w:bookmarkStart w:id="504" w:name="_Toc512925146"/>
      <w:bookmarkEnd w:id="501"/>
      <w:bookmarkEnd w:id="502"/>
      <w:r w:rsidRPr="00CA464E">
        <w:rPr>
          <w:sz w:val="20"/>
          <w:szCs w:val="20"/>
          <w:lang w:val="en-GB"/>
        </w:rPr>
        <w:t>S100_EncodingFormat</w:t>
      </w:r>
      <w:bookmarkEnd w:id="503"/>
      <w:bookmarkEnd w:id="504"/>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581"/>
        <w:gridCol w:w="3543"/>
        <w:gridCol w:w="709"/>
        <w:gridCol w:w="5925"/>
      </w:tblGrid>
      <w:tr w:rsidR="00795B28" w:rsidRPr="00FF0ACC" w14:paraId="647D287B" w14:textId="77777777" w:rsidTr="00296A6E">
        <w:trPr>
          <w:cantSplit/>
          <w:trHeight w:val="277"/>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3529D67" w14:textId="77777777" w:rsidR="00795B28" w:rsidRPr="00157EC7" w:rsidRDefault="00795B28" w:rsidP="00157EC7">
            <w:pPr>
              <w:snapToGrid w:val="0"/>
              <w:spacing w:before="60" w:after="60" w:line="240" w:lineRule="auto"/>
              <w:rPr>
                <w:b/>
                <w:sz w:val="16"/>
                <w:szCs w:val="16"/>
                <w:lang w:val="en-GB"/>
              </w:rPr>
            </w:pPr>
            <w:r w:rsidRPr="00157EC7">
              <w:rPr>
                <w:b/>
                <w:sz w:val="16"/>
                <w:szCs w:val="16"/>
                <w:lang w:val="en-GB"/>
              </w:rPr>
              <w:t>Role Name</w:t>
            </w:r>
          </w:p>
        </w:tc>
        <w:tc>
          <w:tcPr>
            <w:tcW w:w="25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6D4572" w14:textId="77777777" w:rsidR="00795B28" w:rsidRPr="00157EC7" w:rsidRDefault="00795B28" w:rsidP="00157EC7">
            <w:pPr>
              <w:snapToGrid w:val="0"/>
              <w:spacing w:before="60" w:after="60" w:line="240" w:lineRule="auto"/>
              <w:rPr>
                <w:b/>
                <w:sz w:val="16"/>
                <w:szCs w:val="16"/>
                <w:lang w:val="en-GB"/>
              </w:rPr>
            </w:pPr>
            <w:r w:rsidRPr="00157EC7">
              <w:rPr>
                <w:b/>
                <w:sz w:val="16"/>
                <w:szCs w:val="16"/>
                <w:lang w:val="en-GB"/>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20DF5C4" w14:textId="77777777" w:rsidR="00795B28" w:rsidRPr="00157EC7" w:rsidRDefault="00795B28" w:rsidP="00157EC7">
            <w:pPr>
              <w:snapToGrid w:val="0"/>
              <w:spacing w:before="60" w:after="60" w:line="240" w:lineRule="auto"/>
              <w:rPr>
                <w:b/>
                <w:sz w:val="16"/>
                <w:szCs w:val="16"/>
                <w:lang w:val="en-GB"/>
              </w:rPr>
            </w:pPr>
            <w:r w:rsidRPr="00157EC7">
              <w:rPr>
                <w:b/>
                <w:sz w:val="16"/>
                <w:szCs w:val="16"/>
                <w:lang w:val="en-GB"/>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9A2165" w14:textId="77777777" w:rsidR="00795B28" w:rsidRPr="00157EC7" w:rsidRDefault="00795B28" w:rsidP="00157EC7">
            <w:pPr>
              <w:snapToGrid w:val="0"/>
              <w:spacing w:before="60" w:after="60" w:line="240" w:lineRule="auto"/>
              <w:jc w:val="center"/>
              <w:rPr>
                <w:b/>
                <w:sz w:val="16"/>
                <w:szCs w:val="16"/>
                <w:lang w:val="en-GB"/>
              </w:rPr>
            </w:pPr>
            <w:r w:rsidRPr="00157EC7">
              <w:rPr>
                <w:b/>
                <w:sz w:val="16"/>
                <w:szCs w:val="16"/>
                <w:lang w:val="en-GB"/>
              </w:rPr>
              <w:t>Code</w:t>
            </w:r>
          </w:p>
        </w:tc>
        <w:tc>
          <w:tcPr>
            <w:tcW w:w="59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FFD438" w14:textId="77777777" w:rsidR="00795B28" w:rsidRPr="00157EC7" w:rsidRDefault="00795B28" w:rsidP="00157EC7">
            <w:pPr>
              <w:snapToGrid w:val="0"/>
              <w:spacing w:before="60" w:after="60" w:line="240" w:lineRule="auto"/>
              <w:rPr>
                <w:b/>
                <w:sz w:val="16"/>
                <w:szCs w:val="16"/>
                <w:lang w:val="en-GB"/>
              </w:rPr>
            </w:pPr>
            <w:r w:rsidRPr="00157EC7">
              <w:rPr>
                <w:b/>
                <w:sz w:val="16"/>
                <w:szCs w:val="16"/>
                <w:lang w:val="en-GB"/>
              </w:rPr>
              <w:t>Remarks</w:t>
            </w:r>
          </w:p>
        </w:tc>
      </w:tr>
      <w:tr w:rsidR="00795B28" w:rsidRPr="00FF0ACC" w14:paraId="2F7239EF" w14:textId="77777777" w:rsidTr="00296A6E">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3086E31B"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Enumeration</w:t>
            </w:r>
          </w:p>
        </w:tc>
        <w:tc>
          <w:tcPr>
            <w:tcW w:w="2581" w:type="dxa"/>
            <w:tcBorders>
              <w:top w:val="single" w:sz="4" w:space="0" w:color="000000"/>
              <w:left w:val="single" w:sz="4" w:space="0" w:color="000000"/>
              <w:bottom w:val="single" w:sz="4" w:space="0" w:color="000000"/>
              <w:right w:val="single" w:sz="4" w:space="0" w:color="000000"/>
            </w:tcBorders>
            <w:hideMark/>
          </w:tcPr>
          <w:p w14:paraId="41C35647"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S100_DataFormat</w:t>
            </w:r>
          </w:p>
        </w:tc>
        <w:tc>
          <w:tcPr>
            <w:tcW w:w="3543" w:type="dxa"/>
            <w:tcBorders>
              <w:top w:val="single" w:sz="4" w:space="0" w:color="000000"/>
              <w:left w:val="single" w:sz="4" w:space="0" w:color="000000"/>
              <w:bottom w:val="single" w:sz="4" w:space="0" w:color="000000"/>
              <w:right w:val="single" w:sz="4" w:space="0" w:color="000000"/>
            </w:tcBorders>
            <w:hideMark/>
          </w:tcPr>
          <w:p w14:paraId="7DD1C8F7"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The encoding format</w:t>
            </w:r>
          </w:p>
        </w:tc>
        <w:tc>
          <w:tcPr>
            <w:tcW w:w="709" w:type="dxa"/>
            <w:tcBorders>
              <w:top w:val="single" w:sz="4" w:space="0" w:color="000000"/>
              <w:left w:val="single" w:sz="4" w:space="0" w:color="000000"/>
              <w:bottom w:val="single" w:sz="4" w:space="0" w:color="000000"/>
              <w:right w:val="single" w:sz="4" w:space="0" w:color="000000"/>
            </w:tcBorders>
            <w:hideMark/>
          </w:tcPr>
          <w:p w14:paraId="7417B080" w14:textId="77777777" w:rsidR="00795B28" w:rsidRPr="00157EC7" w:rsidRDefault="00795B28" w:rsidP="00157EC7">
            <w:pPr>
              <w:snapToGrid w:val="0"/>
              <w:spacing w:before="60" w:after="60" w:line="240" w:lineRule="auto"/>
              <w:jc w:val="center"/>
              <w:rPr>
                <w:sz w:val="16"/>
                <w:szCs w:val="16"/>
                <w:lang w:val="en-GB"/>
              </w:rPr>
            </w:pPr>
            <w:r w:rsidRPr="00157EC7">
              <w:rPr>
                <w:sz w:val="16"/>
                <w:szCs w:val="16"/>
                <w:lang w:val="en-GB"/>
              </w:rPr>
              <w:t>-</w:t>
            </w:r>
          </w:p>
        </w:tc>
        <w:tc>
          <w:tcPr>
            <w:tcW w:w="5925" w:type="dxa"/>
            <w:tcBorders>
              <w:top w:val="single" w:sz="4" w:space="0" w:color="000000"/>
              <w:left w:val="single" w:sz="4" w:space="0" w:color="000000"/>
              <w:bottom w:val="single" w:sz="4" w:space="0" w:color="000000"/>
              <w:right w:val="single" w:sz="4" w:space="0" w:color="000000"/>
            </w:tcBorders>
            <w:hideMark/>
          </w:tcPr>
          <w:p w14:paraId="4BDB199B"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w:t>
            </w:r>
          </w:p>
        </w:tc>
      </w:tr>
      <w:tr w:rsidR="00795B28" w:rsidRPr="00FF0ACC" w14:paraId="6A4E0F8D" w14:textId="77777777" w:rsidTr="00296A6E">
        <w:trPr>
          <w:cantSplit/>
          <w:trHeight w:val="277"/>
        </w:trPr>
        <w:tc>
          <w:tcPr>
            <w:tcW w:w="1134" w:type="dxa"/>
            <w:tcBorders>
              <w:top w:val="single" w:sz="4" w:space="0" w:color="000000"/>
              <w:left w:val="single" w:sz="4" w:space="0" w:color="000000"/>
              <w:bottom w:val="single" w:sz="4" w:space="0" w:color="000000"/>
              <w:right w:val="single" w:sz="4" w:space="0" w:color="000000"/>
            </w:tcBorders>
            <w:hideMark/>
          </w:tcPr>
          <w:p w14:paraId="4C254B82"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4DCE9138"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 xml:space="preserve">ISO/IEC 8211 </w:t>
            </w:r>
          </w:p>
        </w:tc>
        <w:tc>
          <w:tcPr>
            <w:tcW w:w="3543" w:type="dxa"/>
            <w:tcBorders>
              <w:top w:val="single" w:sz="4" w:space="0" w:color="000000"/>
              <w:left w:val="single" w:sz="4" w:space="0" w:color="000000"/>
              <w:bottom w:val="single" w:sz="4" w:space="0" w:color="000000"/>
              <w:right w:val="single" w:sz="4" w:space="0" w:color="000000"/>
            </w:tcBorders>
            <w:hideMark/>
          </w:tcPr>
          <w:p w14:paraId="08A5E6C4" w14:textId="34E2F910" w:rsidR="00795B28" w:rsidRPr="00157EC7" w:rsidRDefault="00795B28" w:rsidP="00157EC7">
            <w:pPr>
              <w:snapToGrid w:val="0"/>
              <w:spacing w:before="60" w:after="60" w:line="240" w:lineRule="auto"/>
              <w:rPr>
                <w:sz w:val="16"/>
                <w:szCs w:val="16"/>
                <w:lang w:val="en-GB"/>
              </w:rPr>
            </w:pPr>
            <w:r w:rsidRPr="00157EC7">
              <w:rPr>
                <w:sz w:val="16"/>
                <w:szCs w:val="16"/>
                <w:lang w:val="en-GB"/>
              </w:rPr>
              <w:t>The ISO 8211 data format as defined in</w:t>
            </w:r>
            <w:r w:rsidR="00132DA7">
              <w:rPr>
                <w:sz w:val="16"/>
                <w:szCs w:val="16"/>
                <w:lang w:val="en-GB"/>
              </w:rPr>
              <w:t xml:space="preserve"> S-100</w:t>
            </w:r>
            <w:r w:rsidRPr="00157EC7">
              <w:rPr>
                <w:sz w:val="16"/>
                <w:szCs w:val="16"/>
                <w:lang w:val="en-GB"/>
              </w:rPr>
              <w:t xml:space="preserve"> Part 10a</w:t>
            </w:r>
          </w:p>
        </w:tc>
        <w:tc>
          <w:tcPr>
            <w:tcW w:w="709" w:type="dxa"/>
            <w:tcBorders>
              <w:top w:val="single" w:sz="4" w:space="0" w:color="000000"/>
              <w:left w:val="single" w:sz="4" w:space="0" w:color="000000"/>
              <w:bottom w:val="single" w:sz="4" w:space="0" w:color="000000"/>
              <w:right w:val="single" w:sz="4" w:space="0" w:color="000000"/>
            </w:tcBorders>
            <w:hideMark/>
          </w:tcPr>
          <w:p w14:paraId="5F92A360" w14:textId="37B146B1" w:rsidR="00795B28" w:rsidRPr="00157EC7" w:rsidRDefault="00AD0BA1" w:rsidP="00157EC7">
            <w:pPr>
              <w:snapToGrid w:val="0"/>
              <w:spacing w:before="60" w:after="60" w:line="240" w:lineRule="auto"/>
              <w:jc w:val="center"/>
              <w:rPr>
                <w:sz w:val="16"/>
                <w:szCs w:val="16"/>
                <w:lang w:val="en-GB"/>
              </w:rPr>
            </w:pPr>
            <w:r>
              <w:rPr>
                <w:sz w:val="16"/>
                <w:szCs w:val="16"/>
                <w:lang w:val="en-GB"/>
              </w:rPr>
              <w:t>1</w:t>
            </w:r>
          </w:p>
        </w:tc>
        <w:tc>
          <w:tcPr>
            <w:tcW w:w="5925" w:type="dxa"/>
            <w:tcBorders>
              <w:top w:val="single" w:sz="4" w:space="0" w:color="000000"/>
              <w:left w:val="single" w:sz="4" w:space="0" w:color="000000"/>
              <w:bottom w:val="single" w:sz="4" w:space="0" w:color="000000"/>
              <w:right w:val="single" w:sz="4" w:space="0" w:color="000000"/>
            </w:tcBorders>
            <w:hideMark/>
          </w:tcPr>
          <w:p w14:paraId="1792803B"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w:t>
            </w:r>
          </w:p>
        </w:tc>
      </w:tr>
      <w:tr w:rsidR="00795B28" w:rsidRPr="00FF0ACC" w14:paraId="1C62F294" w14:textId="77777777" w:rsidTr="00296A6E">
        <w:trPr>
          <w:cantSplit/>
          <w:trHeight w:val="277"/>
        </w:trPr>
        <w:tc>
          <w:tcPr>
            <w:tcW w:w="1134" w:type="dxa"/>
            <w:tcBorders>
              <w:top w:val="single" w:sz="4" w:space="0" w:color="000000"/>
              <w:left w:val="single" w:sz="4" w:space="0" w:color="000000"/>
              <w:bottom w:val="single" w:sz="4" w:space="0" w:color="000000"/>
              <w:right w:val="single" w:sz="4" w:space="0" w:color="000000"/>
            </w:tcBorders>
            <w:hideMark/>
          </w:tcPr>
          <w:p w14:paraId="4FB7964C"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510DC809"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GML</w:t>
            </w:r>
          </w:p>
        </w:tc>
        <w:tc>
          <w:tcPr>
            <w:tcW w:w="3543" w:type="dxa"/>
            <w:tcBorders>
              <w:top w:val="single" w:sz="4" w:space="0" w:color="000000"/>
              <w:left w:val="single" w:sz="4" w:space="0" w:color="000000"/>
              <w:bottom w:val="single" w:sz="4" w:space="0" w:color="000000"/>
              <w:right w:val="single" w:sz="4" w:space="0" w:color="000000"/>
            </w:tcBorders>
            <w:hideMark/>
          </w:tcPr>
          <w:p w14:paraId="18BFE6BA" w14:textId="5AF931C0" w:rsidR="00795B28" w:rsidRPr="00157EC7" w:rsidRDefault="00795B28" w:rsidP="00157EC7">
            <w:pPr>
              <w:snapToGrid w:val="0"/>
              <w:spacing w:before="60" w:after="60" w:line="240" w:lineRule="auto"/>
              <w:rPr>
                <w:sz w:val="16"/>
                <w:szCs w:val="16"/>
                <w:lang w:val="en-GB"/>
              </w:rPr>
            </w:pPr>
            <w:r w:rsidRPr="00157EC7">
              <w:rPr>
                <w:sz w:val="16"/>
                <w:szCs w:val="16"/>
                <w:lang w:val="en-GB"/>
              </w:rPr>
              <w:t>The GML data format as defined in</w:t>
            </w:r>
            <w:r w:rsidR="00132DA7">
              <w:rPr>
                <w:sz w:val="16"/>
                <w:szCs w:val="16"/>
                <w:lang w:val="en-GB"/>
              </w:rPr>
              <w:t xml:space="preserve"> S-100</w:t>
            </w:r>
            <w:r w:rsidRPr="00157EC7">
              <w:rPr>
                <w:sz w:val="16"/>
                <w:szCs w:val="16"/>
                <w:lang w:val="en-GB"/>
              </w:rPr>
              <w:t xml:space="preserve"> Part 10b</w:t>
            </w:r>
          </w:p>
        </w:tc>
        <w:tc>
          <w:tcPr>
            <w:tcW w:w="709" w:type="dxa"/>
            <w:tcBorders>
              <w:top w:val="single" w:sz="4" w:space="0" w:color="000000"/>
              <w:left w:val="single" w:sz="4" w:space="0" w:color="000000"/>
              <w:bottom w:val="single" w:sz="4" w:space="0" w:color="000000"/>
              <w:right w:val="single" w:sz="4" w:space="0" w:color="000000"/>
            </w:tcBorders>
            <w:hideMark/>
          </w:tcPr>
          <w:p w14:paraId="15031ECD" w14:textId="22285329" w:rsidR="00795B28" w:rsidRPr="00157EC7" w:rsidRDefault="00AD0BA1" w:rsidP="00157EC7">
            <w:pPr>
              <w:snapToGrid w:val="0"/>
              <w:spacing w:before="60" w:after="60" w:line="240" w:lineRule="auto"/>
              <w:jc w:val="center"/>
              <w:rPr>
                <w:sz w:val="16"/>
                <w:szCs w:val="16"/>
                <w:lang w:val="en-GB"/>
              </w:rPr>
            </w:pPr>
            <w:r>
              <w:rPr>
                <w:sz w:val="16"/>
                <w:szCs w:val="16"/>
                <w:lang w:val="en-GB"/>
              </w:rPr>
              <w:t>2</w:t>
            </w:r>
          </w:p>
        </w:tc>
        <w:tc>
          <w:tcPr>
            <w:tcW w:w="5925" w:type="dxa"/>
            <w:tcBorders>
              <w:top w:val="single" w:sz="4" w:space="0" w:color="000000"/>
              <w:left w:val="single" w:sz="4" w:space="0" w:color="000000"/>
              <w:bottom w:val="single" w:sz="4" w:space="0" w:color="000000"/>
              <w:right w:val="single" w:sz="4" w:space="0" w:color="000000"/>
            </w:tcBorders>
            <w:hideMark/>
          </w:tcPr>
          <w:p w14:paraId="33C15EE9"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w:t>
            </w:r>
          </w:p>
        </w:tc>
      </w:tr>
      <w:tr w:rsidR="00795B28" w:rsidRPr="00FF0ACC" w14:paraId="5F2DBF09" w14:textId="77777777" w:rsidTr="00296A6E">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1B00DAC1"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0AD4E06E"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HDF5</w:t>
            </w:r>
          </w:p>
        </w:tc>
        <w:tc>
          <w:tcPr>
            <w:tcW w:w="3543" w:type="dxa"/>
            <w:tcBorders>
              <w:top w:val="single" w:sz="4" w:space="0" w:color="000000"/>
              <w:left w:val="single" w:sz="4" w:space="0" w:color="000000"/>
              <w:bottom w:val="single" w:sz="4" w:space="0" w:color="000000"/>
              <w:right w:val="single" w:sz="4" w:space="0" w:color="000000"/>
            </w:tcBorders>
            <w:hideMark/>
          </w:tcPr>
          <w:p w14:paraId="23B285EC" w14:textId="133322CC" w:rsidR="00795B28" w:rsidRPr="00157EC7" w:rsidRDefault="00795B28" w:rsidP="00157EC7">
            <w:pPr>
              <w:snapToGrid w:val="0"/>
              <w:spacing w:before="60" w:after="60" w:line="240" w:lineRule="auto"/>
              <w:rPr>
                <w:sz w:val="16"/>
                <w:szCs w:val="16"/>
                <w:lang w:val="en-GB"/>
              </w:rPr>
            </w:pPr>
            <w:r w:rsidRPr="00157EC7">
              <w:rPr>
                <w:sz w:val="16"/>
                <w:szCs w:val="16"/>
                <w:lang w:val="en-GB"/>
              </w:rPr>
              <w:t>The HDF5 data format as defined in</w:t>
            </w:r>
            <w:r w:rsidR="00AA7D8E">
              <w:rPr>
                <w:sz w:val="16"/>
                <w:szCs w:val="16"/>
                <w:lang w:val="en-GB"/>
              </w:rPr>
              <w:t xml:space="preserve"> </w:t>
            </w:r>
            <w:r w:rsidR="00132DA7">
              <w:rPr>
                <w:sz w:val="16"/>
                <w:szCs w:val="16"/>
                <w:lang w:val="en-GB"/>
              </w:rPr>
              <w:t>S-100</w:t>
            </w:r>
            <w:r w:rsidRPr="00157EC7">
              <w:rPr>
                <w:sz w:val="16"/>
                <w:szCs w:val="16"/>
                <w:lang w:val="en-GB"/>
              </w:rPr>
              <w:t xml:space="preserve"> Part 10c</w:t>
            </w:r>
          </w:p>
        </w:tc>
        <w:tc>
          <w:tcPr>
            <w:tcW w:w="709" w:type="dxa"/>
            <w:tcBorders>
              <w:top w:val="single" w:sz="4" w:space="0" w:color="000000"/>
              <w:left w:val="single" w:sz="4" w:space="0" w:color="000000"/>
              <w:bottom w:val="single" w:sz="4" w:space="0" w:color="000000"/>
              <w:right w:val="single" w:sz="4" w:space="0" w:color="000000"/>
            </w:tcBorders>
          </w:tcPr>
          <w:p w14:paraId="12C87DC9" w14:textId="000B219E" w:rsidR="00795B28" w:rsidRPr="00157EC7" w:rsidRDefault="00AD0BA1" w:rsidP="00157EC7">
            <w:pPr>
              <w:snapToGrid w:val="0"/>
              <w:spacing w:before="60" w:after="60" w:line="240" w:lineRule="auto"/>
              <w:jc w:val="center"/>
              <w:rPr>
                <w:sz w:val="16"/>
                <w:szCs w:val="16"/>
                <w:lang w:val="en-GB"/>
              </w:rPr>
            </w:pPr>
            <w:r>
              <w:rPr>
                <w:sz w:val="16"/>
                <w:szCs w:val="16"/>
                <w:lang w:val="en-GB"/>
              </w:rPr>
              <w:t>3</w:t>
            </w:r>
          </w:p>
        </w:tc>
        <w:tc>
          <w:tcPr>
            <w:tcW w:w="5925" w:type="dxa"/>
            <w:tcBorders>
              <w:top w:val="single" w:sz="4" w:space="0" w:color="000000"/>
              <w:left w:val="single" w:sz="4" w:space="0" w:color="000000"/>
              <w:bottom w:val="single" w:sz="4" w:space="0" w:color="000000"/>
              <w:right w:val="single" w:sz="4" w:space="0" w:color="000000"/>
            </w:tcBorders>
            <w:hideMark/>
          </w:tcPr>
          <w:p w14:paraId="308E53B3"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w:t>
            </w:r>
          </w:p>
        </w:tc>
      </w:tr>
      <w:tr w:rsidR="00795B28" w:rsidRPr="00FF0ACC" w14:paraId="08907DEF" w14:textId="77777777" w:rsidTr="00296A6E">
        <w:trPr>
          <w:cantSplit/>
          <w:trHeight w:val="305"/>
        </w:trPr>
        <w:tc>
          <w:tcPr>
            <w:tcW w:w="1134" w:type="dxa"/>
            <w:tcBorders>
              <w:top w:val="single" w:sz="4" w:space="0" w:color="000000"/>
              <w:left w:val="single" w:sz="4" w:space="0" w:color="000000"/>
              <w:bottom w:val="single" w:sz="4" w:space="0" w:color="000000"/>
              <w:right w:val="single" w:sz="4" w:space="0" w:color="000000"/>
            </w:tcBorders>
            <w:hideMark/>
          </w:tcPr>
          <w:p w14:paraId="7906A145"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lastRenderedPageBreak/>
              <w:t>Value</w:t>
            </w:r>
          </w:p>
        </w:tc>
        <w:tc>
          <w:tcPr>
            <w:tcW w:w="2581" w:type="dxa"/>
            <w:tcBorders>
              <w:top w:val="single" w:sz="4" w:space="0" w:color="000000"/>
              <w:left w:val="single" w:sz="4" w:space="0" w:color="000000"/>
              <w:bottom w:val="single" w:sz="4" w:space="0" w:color="000000"/>
              <w:right w:val="single" w:sz="4" w:space="0" w:color="000000"/>
            </w:tcBorders>
            <w:hideMark/>
          </w:tcPr>
          <w:p w14:paraId="0E65CE94"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undefined</w:t>
            </w:r>
          </w:p>
        </w:tc>
        <w:tc>
          <w:tcPr>
            <w:tcW w:w="3543" w:type="dxa"/>
            <w:tcBorders>
              <w:top w:val="single" w:sz="4" w:space="0" w:color="000000"/>
              <w:left w:val="single" w:sz="4" w:space="0" w:color="000000"/>
              <w:bottom w:val="single" w:sz="4" w:space="0" w:color="000000"/>
              <w:right w:val="single" w:sz="4" w:space="0" w:color="000000"/>
            </w:tcBorders>
            <w:hideMark/>
          </w:tcPr>
          <w:p w14:paraId="72B2B6A4"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The encoding is defined in the Product Specification</w:t>
            </w:r>
          </w:p>
        </w:tc>
        <w:tc>
          <w:tcPr>
            <w:tcW w:w="709" w:type="dxa"/>
            <w:tcBorders>
              <w:top w:val="single" w:sz="4" w:space="0" w:color="000000"/>
              <w:left w:val="single" w:sz="4" w:space="0" w:color="000000"/>
              <w:bottom w:val="single" w:sz="4" w:space="0" w:color="000000"/>
              <w:right w:val="single" w:sz="4" w:space="0" w:color="000000"/>
            </w:tcBorders>
            <w:hideMark/>
          </w:tcPr>
          <w:p w14:paraId="4D15983B" w14:textId="7099A459" w:rsidR="00795B28" w:rsidRPr="00157EC7" w:rsidRDefault="00AD0BA1" w:rsidP="00157EC7">
            <w:pPr>
              <w:snapToGrid w:val="0"/>
              <w:spacing w:before="60" w:after="60" w:line="240" w:lineRule="auto"/>
              <w:jc w:val="center"/>
              <w:rPr>
                <w:sz w:val="16"/>
                <w:szCs w:val="16"/>
                <w:lang w:val="en-GB"/>
              </w:rPr>
            </w:pPr>
            <w:r>
              <w:rPr>
                <w:sz w:val="16"/>
                <w:szCs w:val="16"/>
                <w:lang w:val="en-GB"/>
              </w:rPr>
              <w:t>100</w:t>
            </w:r>
          </w:p>
        </w:tc>
        <w:tc>
          <w:tcPr>
            <w:tcW w:w="5925" w:type="dxa"/>
            <w:tcBorders>
              <w:top w:val="single" w:sz="4" w:space="0" w:color="000000"/>
              <w:left w:val="single" w:sz="4" w:space="0" w:color="000000"/>
              <w:bottom w:val="single" w:sz="4" w:space="0" w:color="000000"/>
              <w:right w:val="single" w:sz="4" w:space="0" w:color="000000"/>
            </w:tcBorders>
            <w:hideMark/>
          </w:tcPr>
          <w:p w14:paraId="507DE394" w14:textId="77777777" w:rsidR="00795B28" w:rsidRPr="00157EC7" w:rsidRDefault="00795B28" w:rsidP="00157EC7">
            <w:pPr>
              <w:snapToGrid w:val="0"/>
              <w:spacing w:before="60" w:after="60" w:line="240" w:lineRule="auto"/>
              <w:rPr>
                <w:sz w:val="16"/>
                <w:szCs w:val="16"/>
                <w:lang w:val="en-GB"/>
              </w:rPr>
            </w:pPr>
            <w:r w:rsidRPr="00157EC7">
              <w:rPr>
                <w:sz w:val="16"/>
                <w:szCs w:val="16"/>
                <w:lang w:val="en-GB"/>
              </w:rPr>
              <w:t>Use of Product Specification specific encoding means the data product and Product Specification is not intended for an IHO S-100 compliant system</w:t>
            </w:r>
          </w:p>
        </w:tc>
      </w:tr>
    </w:tbl>
    <w:p w14:paraId="2A3BF325" w14:textId="77777777" w:rsidR="00795B28" w:rsidRPr="00AA7D8E" w:rsidRDefault="00795B28" w:rsidP="00AA7D8E">
      <w:pPr>
        <w:spacing w:line="240" w:lineRule="auto"/>
        <w:jc w:val="both"/>
        <w:rPr>
          <w:rFonts w:eastAsia="MS Mincho"/>
          <w:sz w:val="20"/>
          <w:szCs w:val="20"/>
          <w:lang w:val="en-GB"/>
        </w:rPr>
      </w:pPr>
    </w:p>
    <w:p w14:paraId="58EBAA8E" w14:textId="77777777" w:rsidR="00795B28" w:rsidRPr="005E54B2" w:rsidRDefault="00795B28" w:rsidP="005E54B2">
      <w:pPr>
        <w:pStyle w:val="Heading4"/>
        <w:tabs>
          <w:tab w:val="left" w:pos="993"/>
        </w:tabs>
        <w:spacing w:line="240" w:lineRule="auto"/>
        <w:ind w:left="992" w:hanging="992"/>
        <w:rPr>
          <w:sz w:val="20"/>
          <w:szCs w:val="20"/>
          <w:lang w:val="en-GB"/>
        </w:rPr>
      </w:pPr>
      <w:bookmarkStart w:id="505" w:name="_Toc403560571"/>
      <w:bookmarkStart w:id="506" w:name="_Toc512925147"/>
      <w:bookmarkStart w:id="507" w:name="_Hlk513114082"/>
      <w:r w:rsidRPr="005E54B2">
        <w:rPr>
          <w:sz w:val="20"/>
          <w:szCs w:val="20"/>
          <w:lang w:val="en-GB"/>
        </w:rPr>
        <w:t>S100_ProductSpecification</w:t>
      </w:r>
      <w:bookmarkEnd w:id="505"/>
      <w:bookmarkEnd w:id="506"/>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2609"/>
        <w:gridCol w:w="3685"/>
        <w:gridCol w:w="567"/>
        <w:gridCol w:w="2693"/>
        <w:gridCol w:w="3200"/>
      </w:tblGrid>
      <w:tr w:rsidR="00795B28" w:rsidRPr="00FF0ACC" w14:paraId="4D06FE15" w14:textId="77777777" w:rsidTr="00D3124D">
        <w:trPr>
          <w:trHeight w:val="153"/>
        </w:trPr>
        <w:tc>
          <w:tcPr>
            <w:tcW w:w="11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FAFACD" w14:textId="77777777" w:rsidR="00795B28" w:rsidRPr="00D3124D" w:rsidRDefault="00795B28" w:rsidP="00D3124D">
            <w:pPr>
              <w:snapToGrid w:val="0"/>
              <w:spacing w:before="60" w:after="60" w:line="240" w:lineRule="auto"/>
              <w:rPr>
                <w:b/>
                <w:sz w:val="16"/>
                <w:szCs w:val="16"/>
                <w:lang w:val="en-GB"/>
              </w:rPr>
            </w:pPr>
            <w:r w:rsidRPr="00D3124D">
              <w:rPr>
                <w:b/>
                <w:sz w:val="16"/>
                <w:szCs w:val="16"/>
                <w:lang w:val="en-GB"/>
              </w:rPr>
              <w:t>Role Name</w:t>
            </w:r>
          </w:p>
        </w:tc>
        <w:tc>
          <w:tcPr>
            <w:tcW w:w="26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E7475EC" w14:textId="77777777" w:rsidR="00795B28" w:rsidRPr="00D3124D" w:rsidRDefault="00795B28" w:rsidP="00D3124D">
            <w:pPr>
              <w:snapToGrid w:val="0"/>
              <w:spacing w:before="60" w:after="60" w:line="240" w:lineRule="auto"/>
              <w:rPr>
                <w:b/>
                <w:sz w:val="16"/>
                <w:szCs w:val="16"/>
                <w:lang w:val="en-GB"/>
              </w:rPr>
            </w:pPr>
            <w:r w:rsidRPr="00D3124D">
              <w:rPr>
                <w:b/>
                <w:sz w:val="16"/>
                <w:szCs w:val="16"/>
                <w:lang w:val="en-GB"/>
              </w:rPr>
              <w:t>Name</w:t>
            </w:r>
          </w:p>
        </w:tc>
        <w:tc>
          <w:tcPr>
            <w:tcW w:w="36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4DCA458" w14:textId="77777777" w:rsidR="00795B28" w:rsidRPr="00D3124D" w:rsidRDefault="00795B28" w:rsidP="00D3124D">
            <w:pPr>
              <w:snapToGrid w:val="0"/>
              <w:spacing w:before="60" w:after="60" w:line="240" w:lineRule="auto"/>
              <w:rPr>
                <w:b/>
                <w:sz w:val="16"/>
                <w:szCs w:val="16"/>
                <w:lang w:val="en-GB"/>
              </w:rPr>
            </w:pPr>
            <w:r w:rsidRPr="00D3124D">
              <w:rPr>
                <w:b/>
                <w:sz w:val="16"/>
                <w:szCs w:val="16"/>
                <w:lang w:val="en-GB"/>
              </w:rPr>
              <w:t>Description</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9993FE" w14:textId="77777777" w:rsidR="00795B28" w:rsidRPr="00D3124D" w:rsidRDefault="00795B28" w:rsidP="00D3124D">
            <w:pPr>
              <w:snapToGrid w:val="0"/>
              <w:spacing w:before="60" w:after="60" w:line="240" w:lineRule="auto"/>
              <w:jc w:val="center"/>
              <w:rPr>
                <w:b/>
                <w:sz w:val="16"/>
                <w:szCs w:val="16"/>
                <w:lang w:val="en-GB"/>
              </w:rPr>
            </w:pPr>
            <w:r w:rsidRPr="00D3124D">
              <w:rPr>
                <w:b/>
                <w:sz w:val="16"/>
                <w:szCs w:val="16"/>
                <w:lang w:val="en-GB"/>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1CF50D1" w14:textId="77777777" w:rsidR="00795B28" w:rsidRPr="00D3124D" w:rsidRDefault="00795B28" w:rsidP="00D3124D">
            <w:pPr>
              <w:snapToGrid w:val="0"/>
              <w:spacing w:before="60" w:after="60" w:line="240" w:lineRule="auto"/>
              <w:rPr>
                <w:b/>
                <w:sz w:val="16"/>
                <w:szCs w:val="16"/>
                <w:lang w:val="en-GB"/>
              </w:rPr>
            </w:pPr>
            <w:r w:rsidRPr="00D3124D">
              <w:rPr>
                <w:b/>
                <w:sz w:val="16"/>
                <w:szCs w:val="16"/>
                <w:lang w:val="en-GB"/>
              </w:rPr>
              <w:t>Type</w:t>
            </w:r>
          </w:p>
        </w:tc>
        <w:tc>
          <w:tcPr>
            <w:tcW w:w="32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5C17BA" w14:textId="77777777" w:rsidR="00795B28" w:rsidRPr="00D3124D" w:rsidRDefault="00795B28" w:rsidP="00D3124D">
            <w:pPr>
              <w:snapToGrid w:val="0"/>
              <w:spacing w:before="60" w:after="60" w:line="240" w:lineRule="auto"/>
              <w:rPr>
                <w:b/>
                <w:sz w:val="16"/>
                <w:szCs w:val="16"/>
                <w:lang w:val="en-GB"/>
              </w:rPr>
            </w:pPr>
            <w:r w:rsidRPr="00D3124D">
              <w:rPr>
                <w:b/>
                <w:sz w:val="16"/>
                <w:szCs w:val="16"/>
                <w:lang w:val="en-GB"/>
              </w:rPr>
              <w:t>Remarks</w:t>
            </w:r>
          </w:p>
        </w:tc>
      </w:tr>
      <w:tr w:rsidR="00795B28" w:rsidRPr="00FF0ACC" w14:paraId="06AA9658" w14:textId="77777777" w:rsidTr="00D3124D">
        <w:trPr>
          <w:trHeight w:val="490"/>
        </w:trPr>
        <w:tc>
          <w:tcPr>
            <w:tcW w:w="1106" w:type="dxa"/>
            <w:tcBorders>
              <w:top w:val="single" w:sz="4" w:space="0" w:color="000000"/>
              <w:left w:val="single" w:sz="4" w:space="0" w:color="000000"/>
              <w:bottom w:val="single" w:sz="4" w:space="0" w:color="000000"/>
              <w:right w:val="single" w:sz="4" w:space="0" w:color="000000"/>
            </w:tcBorders>
            <w:hideMark/>
          </w:tcPr>
          <w:p w14:paraId="204E385C"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Class</w:t>
            </w:r>
          </w:p>
        </w:tc>
        <w:tc>
          <w:tcPr>
            <w:tcW w:w="2609" w:type="dxa"/>
            <w:tcBorders>
              <w:top w:val="single" w:sz="4" w:space="0" w:color="000000"/>
              <w:left w:val="single" w:sz="4" w:space="0" w:color="000000"/>
              <w:bottom w:val="single" w:sz="4" w:space="0" w:color="000000"/>
              <w:right w:val="single" w:sz="4" w:space="0" w:color="000000"/>
            </w:tcBorders>
            <w:hideMark/>
          </w:tcPr>
          <w:p w14:paraId="73D4D4E5"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S100_ProductSpecification</w:t>
            </w:r>
          </w:p>
        </w:tc>
        <w:tc>
          <w:tcPr>
            <w:tcW w:w="3685" w:type="dxa"/>
            <w:tcBorders>
              <w:top w:val="single" w:sz="4" w:space="0" w:color="000000"/>
              <w:left w:val="single" w:sz="4" w:space="0" w:color="000000"/>
              <w:bottom w:val="single" w:sz="4" w:space="0" w:color="000000"/>
              <w:right w:val="single" w:sz="4" w:space="0" w:color="000000"/>
            </w:tcBorders>
            <w:hideMark/>
          </w:tcPr>
          <w:p w14:paraId="46F84D3A"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Product Specification contains the information needed to build the specified product</w:t>
            </w:r>
          </w:p>
        </w:tc>
        <w:tc>
          <w:tcPr>
            <w:tcW w:w="567" w:type="dxa"/>
            <w:tcBorders>
              <w:top w:val="single" w:sz="4" w:space="0" w:color="000000"/>
              <w:left w:val="single" w:sz="4" w:space="0" w:color="000000"/>
              <w:bottom w:val="single" w:sz="4" w:space="0" w:color="000000"/>
              <w:right w:val="single" w:sz="4" w:space="0" w:color="000000"/>
            </w:tcBorders>
            <w:hideMark/>
          </w:tcPr>
          <w:p w14:paraId="3EB7839C"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w:t>
            </w:r>
          </w:p>
        </w:tc>
        <w:tc>
          <w:tcPr>
            <w:tcW w:w="2693" w:type="dxa"/>
            <w:tcBorders>
              <w:top w:val="single" w:sz="4" w:space="0" w:color="000000"/>
              <w:left w:val="single" w:sz="4" w:space="0" w:color="000000"/>
              <w:bottom w:val="single" w:sz="4" w:space="0" w:color="000000"/>
              <w:right w:val="single" w:sz="4" w:space="0" w:color="000000"/>
            </w:tcBorders>
            <w:hideMark/>
          </w:tcPr>
          <w:p w14:paraId="2140D3D6"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w:t>
            </w:r>
          </w:p>
        </w:tc>
        <w:tc>
          <w:tcPr>
            <w:tcW w:w="3200" w:type="dxa"/>
            <w:tcBorders>
              <w:top w:val="single" w:sz="4" w:space="0" w:color="000000"/>
              <w:left w:val="single" w:sz="4" w:space="0" w:color="000000"/>
              <w:bottom w:val="single" w:sz="4" w:space="0" w:color="000000"/>
              <w:right w:val="single" w:sz="4" w:space="0" w:color="000000"/>
            </w:tcBorders>
            <w:hideMark/>
          </w:tcPr>
          <w:p w14:paraId="4F0B7C41"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w:t>
            </w:r>
          </w:p>
        </w:tc>
      </w:tr>
      <w:tr w:rsidR="00795B28" w:rsidRPr="00FF0ACC" w14:paraId="0CA92C62" w14:textId="77777777" w:rsidTr="00D3124D">
        <w:trPr>
          <w:cantSplit/>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59566171"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61E52416"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name</w:t>
            </w:r>
          </w:p>
        </w:tc>
        <w:tc>
          <w:tcPr>
            <w:tcW w:w="3685" w:type="dxa"/>
            <w:tcBorders>
              <w:top w:val="single" w:sz="4" w:space="0" w:color="000000"/>
              <w:left w:val="single" w:sz="4" w:space="0" w:color="000000"/>
              <w:bottom w:val="single" w:sz="4" w:space="0" w:color="000000"/>
              <w:right w:val="single" w:sz="4" w:space="0" w:color="000000"/>
            </w:tcBorders>
            <w:hideMark/>
          </w:tcPr>
          <w:p w14:paraId="2EA63962"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name of the Product Specification used to create the datasets</w:t>
            </w:r>
          </w:p>
        </w:tc>
        <w:tc>
          <w:tcPr>
            <w:tcW w:w="567" w:type="dxa"/>
            <w:tcBorders>
              <w:top w:val="single" w:sz="4" w:space="0" w:color="000000"/>
              <w:left w:val="single" w:sz="4" w:space="0" w:color="000000"/>
              <w:bottom w:val="single" w:sz="4" w:space="0" w:color="000000"/>
              <w:right w:val="single" w:sz="4" w:space="0" w:color="000000"/>
            </w:tcBorders>
            <w:hideMark/>
          </w:tcPr>
          <w:p w14:paraId="39F432D4"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0..1</w:t>
            </w:r>
          </w:p>
        </w:tc>
        <w:tc>
          <w:tcPr>
            <w:tcW w:w="2693" w:type="dxa"/>
            <w:tcBorders>
              <w:top w:val="single" w:sz="4" w:space="0" w:color="000000"/>
              <w:left w:val="single" w:sz="4" w:space="0" w:color="000000"/>
              <w:bottom w:val="single" w:sz="4" w:space="0" w:color="000000"/>
              <w:right w:val="single" w:sz="4" w:space="0" w:color="000000"/>
            </w:tcBorders>
            <w:hideMark/>
          </w:tcPr>
          <w:p w14:paraId="684EBAC4" w14:textId="77777777" w:rsidR="00795B28" w:rsidRPr="00D3124D" w:rsidRDefault="00795B28" w:rsidP="00D3124D">
            <w:pPr>
              <w:snapToGrid w:val="0"/>
              <w:spacing w:before="60" w:after="60" w:line="240" w:lineRule="auto"/>
              <w:rPr>
                <w:sz w:val="16"/>
                <w:szCs w:val="16"/>
                <w:lang w:val="en-GB"/>
              </w:rPr>
            </w:pPr>
            <w:proofErr w:type="spellStart"/>
            <w:r w:rsidRPr="00D3124D">
              <w:rPr>
                <w:sz w:val="16"/>
                <w:szCs w:val="16"/>
                <w:lang w:val="en-GB"/>
              </w:rPr>
              <w:t>CharacterString</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2F5FE38C"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Must be Navigational Warnings</w:t>
            </w:r>
          </w:p>
        </w:tc>
      </w:tr>
      <w:tr w:rsidR="00795B28" w:rsidRPr="00FF0ACC" w14:paraId="1717463C" w14:textId="77777777" w:rsidTr="00D3124D">
        <w:trPr>
          <w:trHeight w:val="337"/>
        </w:trPr>
        <w:tc>
          <w:tcPr>
            <w:tcW w:w="1106" w:type="dxa"/>
            <w:tcBorders>
              <w:top w:val="single" w:sz="4" w:space="0" w:color="000000"/>
              <w:left w:val="single" w:sz="4" w:space="0" w:color="000000"/>
              <w:bottom w:val="single" w:sz="4" w:space="0" w:color="000000"/>
              <w:right w:val="single" w:sz="4" w:space="0" w:color="000000"/>
            </w:tcBorders>
            <w:hideMark/>
          </w:tcPr>
          <w:p w14:paraId="511859C2"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2E383D1F"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version</w:t>
            </w:r>
          </w:p>
        </w:tc>
        <w:tc>
          <w:tcPr>
            <w:tcW w:w="3685" w:type="dxa"/>
            <w:tcBorders>
              <w:top w:val="single" w:sz="4" w:space="0" w:color="000000"/>
              <w:left w:val="single" w:sz="4" w:space="0" w:color="000000"/>
              <w:bottom w:val="single" w:sz="4" w:space="0" w:color="000000"/>
              <w:right w:val="single" w:sz="4" w:space="0" w:color="000000"/>
            </w:tcBorders>
            <w:hideMark/>
          </w:tcPr>
          <w:p w14:paraId="3E8D9957"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version number of the Product Specification</w:t>
            </w:r>
          </w:p>
        </w:tc>
        <w:tc>
          <w:tcPr>
            <w:tcW w:w="567" w:type="dxa"/>
            <w:tcBorders>
              <w:top w:val="single" w:sz="4" w:space="0" w:color="000000"/>
              <w:left w:val="single" w:sz="4" w:space="0" w:color="000000"/>
              <w:bottom w:val="single" w:sz="4" w:space="0" w:color="000000"/>
              <w:right w:val="single" w:sz="4" w:space="0" w:color="000000"/>
            </w:tcBorders>
            <w:hideMark/>
          </w:tcPr>
          <w:p w14:paraId="59407898"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0..1</w:t>
            </w:r>
          </w:p>
        </w:tc>
        <w:tc>
          <w:tcPr>
            <w:tcW w:w="2693" w:type="dxa"/>
            <w:tcBorders>
              <w:top w:val="single" w:sz="4" w:space="0" w:color="000000"/>
              <w:left w:val="single" w:sz="4" w:space="0" w:color="000000"/>
              <w:bottom w:val="single" w:sz="4" w:space="0" w:color="000000"/>
              <w:right w:val="single" w:sz="4" w:space="0" w:color="000000"/>
            </w:tcBorders>
            <w:hideMark/>
          </w:tcPr>
          <w:p w14:paraId="195F3ED4" w14:textId="77777777" w:rsidR="00795B28" w:rsidRPr="00D3124D" w:rsidRDefault="00795B28" w:rsidP="00D3124D">
            <w:pPr>
              <w:snapToGrid w:val="0"/>
              <w:spacing w:before="60" w:after="60" w:line="240" w:lineRule="auto"/>
              <w:rPr>
                <w:sz w:val="16"/>
                <w:szCs w:val="16"/>
                <w:lang w:val="en-GB"/>
              </w:rPr>
            </w:pPr>
            <w:proofErr w:type="spellStart"/>
            <w:r w:rsidRPr="00D3124D">
              <w:rPr>
                <w:sz w:val="16"/>
                <w:szCs w:val="16"/>
                <w:lang w:val="en-GB"/>
              </w:rPr>
              <w:t>CharacterString</w:t>
            </w:r>
            <w:proofErr w:type="spellEnd"/>
          </w:p>
        </w:tc>
        <w:tc>
          <w:tcPr>
            <w:tcW w:w="3200" w:type="dxa"/>
            <w:tcBorders>
              <w:top w:val="single" w:sz="4" w:space="0" w:color="000000"/>
              <w:left w:val="single" w:sz="4" w:space="0" w:color="000000"/>
              <w:bottom w:val="single" w:sz="4" w:space="0" w:color="000000"/>
              <w:right w:val="single" w:sz="4" w:space="0" w:color="000000"/>
            </w:tcBorders>
            <w:hideMark/>
          </w:tcPr>
          <w:p w14:paraId="75FA1C29"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Must be 1.0.0</w:t>
            </w:r>
          </w:p>
        </w:tc>
      </w:tr>
      <w:tr w:rsidR="00795B28" w:rsidRPr="00FF0ACC" w14:paraId="015D40F4" w14:textId="77777777" w:rsidTr="00D3124D">
        <w:trPr>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72EE30A7"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36CD7419"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date</w:t>
            </w:r>
          </w:p>
        </w:tc>
        <w:tc>
          <w:tcPr>
            <w:tcW w:w="3685" w:type="dxa"/>
            <w:tcBorders>
              <w:top w:val="single" w:sz="4" w:space="0" w:color="000000"/>
              <w:left w:val="single" w:sz="4" w:space="0" w:color="000000"/>
              <w:bottom w:val="single" w:sz="4" w:space="0" w:color="000000"/>
              <w:right w:val="single" w:sz="4" w:space="0" w:color="000000"/>
            </w:tcBorders>
            <w:hideMark/>
          </w:tcPr>
          <w:p w14:paraId="02EBBF9F"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version date of the Product Specification</w:t>
            </w:r>
          </w:p>
        </w:tc>
        <w:tc>
          <w:tcPr>
            <w:tcW w:w="567" w:type="dxa"/>
            <w:tcBorders>
              <w:top w:val="single" w:sz="4" w:space="0" w:color="000000"/>
              <w:left w:val="single" w:sz="4" w:space="0" w:color="000000"/>
              <w:bottom w:val="single" w:sz="4" w:space="0" w:color="000000"/>
              <w:right w:val="single" w:sz="4" w:space="0" w:color="000000"/>
            </w:tcBorders>
            <w:hideMark/>
          </w:tcPr>
          <w:p w14:paraId="2922F6C1"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0..1</w:t>
            </w:r>
          </w:p>
        </w:tc>
        <w:tc>
          <w:tcPr>
            <w:tcW w:w="2693" w:type="dxa"/>
            <w:tcBorders>
              <w:top w:val="single" w:sz="4" w:space="0" w:color="000000"/>
              <w:left w:val="single" w:sz="4" w:space="0" w:color="000000"/>
              <w:bottom w:val="single" w:sz="4" w:space="0" w:color="000000"/>
              <w:right w:val="single" w:sz="4" w:space="0" w:color="000000"/>
            </w:tcBorders>
            <w:hideMark/>
          </w:tcPr>
          <w:p w14:paraId="3D61023D"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Date</w:t>
            </w:r>
          </w:p>
        </w:tc>
        <w:tc>
          <w:tcPr>
            <w:tcW w:w="3200" w:type="dxa"/>
            <w:tcBorders>
              <w:top w:val="single" w:sz="4" w:space="0" w:color="000000"/>
              <w:left w:val="single" w:sz="4" w:space="0" w:color="000000"/>
              <w:bottom w:val="single" w:sz="4" w:space="0" w:color="000000"/>
              <w:right w:val="single" w:sz="4" w:space="0" w:color="000000"/>
            </w:tcBorders>
          </w:tcPr>
          <w:p w14:paraId="4D9FAA83" w14:textId="20B46F04" w:rsidR="00795B28" w:rsidRPr="00D3124D" w:rsidRDefault="005929E6" w:rsidP="00D3124D">
            <w:pPr>
              <w:snapToGrid w:val="0"/>
              <w:spacing w:before="60" w:after="60" w:line="240" w:lineRule="auto"/>
              <w:rPr>
                <w:sz w:val="16"/>
                <w:szCs w:val="16"/>
                <w:lang w:val="en-GB"/>
              </w:rPr>
            </w:pPr>
            <w:r w:rsidRPr="00D3124D">
              <w:rPr>
                <w:sz w:val="16"/>
                <w:szCs w:val="16"/>
                <w:lang w:val="en-GB"/>
              </w:rPr>
              <w:t>Publication date of this document</w:t>
            </w:r>
          </w:p>
        </w:tc>
      </w:tr>
      <w:tr w:rsidR="00795B28" w:rsidRPr="00FF0ACC" w14:paraId="2FF47E10" w14:textId="77777777" w:rsidTr="00D3124D">
        <w:trPr>
          <w:cantSplit/>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7191908D"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78636F1A" w14:textId="77777777" w:rsidR="00795B28" w:rsidRPr="00D3124D" w:rsidRDefault="00795B28" w:rsidP="00D3124D">
            <w:pPr>
              <w:snapToGrid w:val="0"/>
              <w:spacing w:before="60" w:after="60" w:line="240" w:lineRule="auto"/>
              <w:rPr>
                <w:sz w:val="16"/>
                <w:szCs w:val="16"/>
                <w:lang w:val="en-GB"/>
              </w:rPr>
            </w:pPr>
            <w:proofErr w:type="spellStart"/>
            <w:r w:rsidRPr="00D3124D">
              <w:rPr>
                <w:sz w:val="16"/>
                <w:szCs w:val="16"/>
                <w:lang w:val="en-GB"/>
              </w:rPr>
              <w:t>productIdentifer</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19AA23D2"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Machine readable unique identifier of a product type</w:t>
            </w:r>
          </w:p>
        </w:tc>
        <w:tc>
          <w:tcPr>
            <w:tcW w:w="567" w:type="dxa"/>
            <w:tcBorders>
              <w:top w:val="single" w:sz="4" w:space="0" w:color="000000"/>
              <w:left w:val="single" w:sz="4" w:space="0" w:color="000000"/>
              <w:bottom w:val="single" w:sz="4" w:space="0" w:color="000000"/>
              <w:right w:val="single" w:sz="4" w:space="0" w:color="000000"/>
            </w:tcBorders>
            <w:hideMark/>
          </w:tcPr>
          <w:p w14:paraId="2F2CEE01"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hideMark/>
          </w:tcPr>
          <w:p w14:paraId="69B37779" w14:textId="77777777" w:rsidR="00795B28" w:rsidRPr="00D3124D" w:rsidRDefault="00795B28" w:rsidP="00D3124D">
            <w:pPr>
              <w:snapToGrid w:val="0"/>
              <w:spacing w:before="60" w:after="60" w:line="240" w:lineRule="auto"/>
              <w:rPr>
                <w:sz w:val="16"/>
                <w:szCs w:val="16"/>
                <w:lang w:val="en-GB"/>
              </w:rPr>
            </w:pPr>
            <w:proofErr w:type="spellStart"/>
            <w:r w:rsidRPr="00D3124D">
              <w:rPr>
                <w:sz w:val="16"/>
                <w:szCs w:val="16"/>
                <w:lang w:val="en-GB"/>
              </w:rPr>
              <w:t>CharacterString</w:t>
            </w:r>
            <w:proofErr w:type="spellEnd"/>
          </w:p>
          <w:p w14:paraId="24FB585E"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(Restricted to Product ID values from the IHO Product Specification Register, in the IHO Geospatial Information Registry)</w:t>
            </w:r>
          </w:p>
        </w:tc>
        <w:tc>
          <w:tcPr>
            <w:tcW w:w="3200" w:type="dxa"/>
            <w:tcBorders>
              <w:top w:val="single" w:sz="4" w:space="0" w:color="000000"/>
              <w:left w:val="single" w:sz="4" w:space="0" w:color="000000"/>
              <w:bottom w:val="single" w:sz="4" w:space="0" w:color="000000"/>
              <w:right w:val="single" w:sz="4" w:space="0" w:color="000000"/>
            </w:tcBorders>
            <w:hideMark/>
          </w:tcPr>
          <w:p w14:paraId="5979C7D8"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Must be S-124</w:t>
            </w:r>
          </w:p>
        </w:tc>
      </w:tr>
      <w:tr w:rsidR="00795B28" w:rsidRPr="00FF0ACC" w14:paraId="05BB0B46" w14:textId="77777777" w:rsidTr="00D3124D">
        <w:trPr>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5195086C"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5D71048E"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number</w:t>
            </w:r>
          </w:p>
        </w:tc>
        <w:tc>
          <w:tcPr>
            <w:tcW w:w="3685" w:type="dxa"/>
            <w:tcBorders>
              <w:top w:val="single" w:sz="4" w:space="0" w:color="000000"/>
              <w:left w:val="single" w:sz="4" w:space="0" w:color="000000"/>
              <w:bottom w:val="single" w:sz="4" w:space="0" w:color="000000"/>
              <w:right w:val="single" w:sz="4" w:space="0" w:color="000000"/>
            </w:tcBorders>
            <w:hideMark/>
          </w:tcPr>
          <w:p w14:paraId="53C895F3"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number used to lookup the product in the Product Specification Register of the IHO GI registry</w:t>
            </w:r>
          </w:p>
        </w:tc>
        <w:tc>
          <w:tcPr>
            <w:tcW w:w="567" w:type="dxa"/>
            <w:tcBorders>
              <w:top w:val="single" w:sz="4" w:space="0" w:color="000000"/>
              <w:left w:val="single" w:sz="4" w:space="0" w:color="000000"/>
              <w:bottom w:val="single" w:sz="4" w:space="0" w:color="000000"/>
              <w:right w:val="single" w:sz="4" w:space="0" w:color="000000"/>
            </w:tcBorders>
            <w:hideMark/>
          </w:tcPr>
          <w:p w14:paraId="512D675D"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hideMark/>
          </w:tcPr>
          <w:p w14:paraId="55E33DB1"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Integer</w:t>
            </w:r>
          </w:p>
        </w:tc>
        <w:tc>
          <w:tcPr>
            <w:tcW w:w="3200" w:type="dxa"/>
            <w:tcBorders>
              <w:top w:val="single" w:sz="4" w:space="0" w:color="000000"/>
              <w:left w:val="single" w:sz="4" w:space="0" w:color="000000"/>
              <w:bottom w:val="single" w:sz="4" w:space="0" w:color="000000"/>
              <w:right w:val="single" w:sz="4" w:space="0" w:color="000000"/>
            </w:tcBorders>
            <w:hideMark/>
          </w:tcPr>
          <w:p w14:paraId="09C28027"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For IHO Product Specifications these should be taken from the IHO Product Specification Register in the IHO Geospatial Information (GI) Registry</w:t>
            </w:r>
          </w:p>
        </w:tc>
      </w:tr>
      <w:tr w:rsidR="00795B28" w:rsidRPr="00FF0ACC" w14:paraId="5311AC53" w14:textId="77777777" w:rsidTr="00D3124D">
        <w:trPr>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73AC2B42"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Attribute</w:t>
            </w:r>
          </w:p>
        </w:tc>
        <w:tc>
          <w:tcPr>
            <w:tcW w:w="2609" w:type="dxa"/>
            <w:tcBorders>
              <w:top w:val="single" w:sz="4" w:space="0" w:color="000000"/>
              <w:left w:val="single" w:sz="4" w:space="0" w:color="000000"/>
              <w:bottom w:val="single" w:sz="4" w:space="0" w:color="000000"/>
              <w:right w:val="single" w:sz="4" w:space="0" w:color="000000"/>
            </w:tcBorders>
            <w:hideMark/>
          </w:tcPr>
          <w:p w14:paraId="2F0470F9" w14:textId="77777777" w:rsidR="00795B28" w:rsidRPr="00D3124D" w:rsidRDefault="00795B28" w:rsidP="00D3124D">
            <w:pPr>
              <w:snapToGrid w:val="0"/>
              <w:spacing w:before="60" w:after="60" w:line="240" w:lineRule="auto"/>
              <w:rPr>
                <w:sz w:val="16"/>
                <w:szCs w:val="16"/>
                <w:lang w:val="en-GB"/>
              </w:rPr>
            </w:pPr>
            <w:proofErr w:type="spellStart"/>
            <w:r w:rsidRPr="00D3124D">
              <w:rPr>
                <w:sz w:val="16"/>
                <w:szCs w:val="16"/>
                <w:lang w:val="en-GB"/>
              </w:rPr>
              <w:t>compliancyCategory</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586ECCCF"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The level of compliance of the Product Specification to S-100</w:t>
            </w:r>
          </w:p>
        </w:tc>
        <w:tc>
          <w:tcPr>
            <w:tcW w:w="567" w:type="dxa"/>
            <w:tcBorders>
              <w:top w:val="single" w:sz="4" w:space="0" w:color="000000"/>
              <w:left w:val="single" w:sz="4" w:space="0" w:color="000000"/>
              <w:bottom w:val="single" w:sz="4" w:space="0" w:color="000000"/>
              <w:right w:val="single" w:sz="4" w:space="0" w:color="000000"/>
            </w:tcBorders>
            <w:hideMark/>
          </w:tcPr>
          <w:p w14:paraId="2DB3FE90" w14:textId="77777777" w:rsidR="00795B28" w:rsidRPr="00D3124D" w:rsidRDefault="00795B28" w:rsidP="00D3124D">
            <w:pPr>
              <w:snapToGrid w:val="0"/>
              <w:spacing w:before="60" w:after="60" w:line="240" w:lineRule="auto"/>
              <w:jc w:val="center"/>
              <w:rPr>
                <w:sz w:val="16"/>
                <w:szCs w:val="16"/>
                <w:lang w:val="en-GB"/>
              </w:rPr>
            </w:pPr>
            <w:r w:rsidRPr="00D3124D">
              <w:rPr>
                <w:sz w:val="16"/>
                <w:szCs w:val="16"/>
                <w:lang w:val="en-GB"/>
              </w:rPr>
              <w:t>0..1</w:t>
            </w:r>
          </w:p>
        </w:tc>
        <w:tc>
          <w:tcPr>
            <w:tcW w:w="2693" w:type="dxa"/>
            <w:tcBorders>
              <w:top w:val="single" w:sz="4" w:space="0" w:color="000000"/>
              <w:left w:val="single" w:sz="4" w:space="0" w:color="000000"/>
              <w:bottom w:val="single" w:sz="4" w:space="0" w:color="000000"/>
              <w:right w:val="single" w:sz="4" w:space="0" w:color="000000"/>
            </w:tcBorders>
            <w:hideMark/>
          </w:tcPr>
          <w:p w14:paraId="6D399A39" w14:textId="77777777" w:rsidR="00795B28" w:rsidRPr="00D3124D" w:rsidRDefault="00795B28" w:rsidP="00D3124D">
            <w:pPr>
              <w:snapToGrid w:val="0"/>
              <w:spacing w:before="60" w:after="60" w:line="240" w:lineRule="auto"/>
              <w:rPr>
                <w:sz w:val="16"/>
                <w:szCs w:val="16"/>
                <w:lang w:val="en-GB"/>
              </w:rPr>
            </w:pPr>
            <w:r w:rsidRPr="00D3124D">
              <w:rPr>
                <w:sz w:val="16"/>
                <w:szCs w:val="16"/>
                <w:lang w:val="en-GB"/>
              </w:rPr>
              <w:t>S100_CompliancyCategory</w:t>
            </w:r>
          </w:p>
        </w:tc>
        <w:tc>
          <w:tcPr>
            <w:tcW w:w="3200" w:type="dxa"/>
            <w:tcBorders>
              <w:top w:val="single" w:sz="4" w:space="0" w:color="000000"/>
              <w:left w:val="single" w:sz="4" w:space="0" w:color="000000"/>
              <w:bottom w:val="single" w:sz="4" w:space="0" w:color="000000"/>
              <w:right w:val="single" w:sz="4" w:space="0" w:color="000000"/>
            </w:tcBorders>
            <w:hideMark/>
          </w:tcPr>
          <w:p w14:paraId="55DE7A96" w14:textId="39C33E35" w:rsidR="00795B28" w:rsidRPr="00D3124D" w:rsidRDefault="00795B28" w:rsidP="00D3124D">
            <w:pPr>
              <w:snapToGrid w:val="0"/>
              <w:spacing w:before="60" w:after="60" w:line="240" w:lineRule="auto"/>
              <w:rPr>
                <w:sz w:val="16"/>
                <w:szCs w:val="16"/>
                <w:lang w:val="en-GB"/>
              </w:rPr>
            </w:pPr>
            <w:r w:rsidRPr="00D3124D">
              <w:rPr>
                <w:sz w:val="16"/>
                <w:szCs w:val="16"/>
                <w:lang w:val="en-GB"/>
              </w:rPr>
              <w:t xml:space="preserve">Must be category </w:t>
            </w:r>
            <w:r w:rsidR="005929E6" w:rsidRPr="00D3124D">
              <w:rPr>
                <w:sz w:val="16"/>
                <w:szCs w:val="16"/>
                <w:lang w:val="en-GB"/>
              </w:rPr>
              <w:t>3</w:t>
            </w:r>
          </w:p>
        </w:tc>
      </w:tr>
      <w:bookmarkEnd w:id="507"/>
    </w:tbl>
    <w:p w14:paraId="680CD234" w14:textId="77777777" w:rsidR="00795B28" w:rsidRPr="001C101F" w:rsidRDefault="00795B28" w:rsidP="001C101F">
      <w:pPr>
        <w:spacing w:line="240" w:lineRule="auto"/>
        <w:jc w:val="both"/>
        <w:rPr>
          <w:rFonts w:eastAsia="MS Mincho"/>
          <w:sz w:val="20"/>
          <w:szCs w:val="20"/>
          <w:lang w:val="en-GB"/>
        </w:rPr>
      </w:pPr>
    </w:p>
    <w:p w14:paraId="4EE8FDDD" w14:textId="77777777" w:rsidR="00795B28" w:rsidRPr="004E317A" w:rsidRDefault="00795B28" w:rsidP="004E317A">
      <w:pPr>
        <w:pStyle w:val="Heading5"/>
        <w:tabs>
          <w:tab w:val="clear" w:pos="0"/>
          <w:tab w:val="num" w:pos="1134"/>
        </w:tabs>
        <w:spacing w:before="120" w:after="120" w:line="240" w:lineRule="auto"/>
        <w:ind w:left="1134" w:hanging="1134"/>
        <w:rPr>
          <w:rFonts w:ascii="Arial" w:hAnsi="Arial"/>
          <w:b/>
          <w:bCs/>
          <w:color w:val="auto"/>
          <w:sz w:val="20"/>
          <w:szCs w:val="20"/>
          <w:lang w:val="en-GB"/>
        </w:rPr>
      </w:pPr>
      <w:r w:rsidRPr="004E317A">
        <w:rPr>
          <w:rFonts w:ascii="Arial" w:hAnsi="Arial"/>
          <w:b/>
          <w:bCs/>
          <w:color w:val="auto"/>
          <w:sz w:val="20"/>
          <w:szCs w:val="20"/>
          <w:lang w:val="en-GB"/>
        </w:rPr>
        <w:t>S100_CompliancyCategory</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581"/>
        <w:gridCol w:w="3845"/>
        <w:gridCol w:w="691"/>
        <w:gridCol w:w="5641"/>
      </w:tblGrid>
      <w:tr w:rsidR="00795B28" w:rsidRPr="00FF0ACC" w14:paraId="4C13C794" w14:textId="77777777" w:rsidTr="00986C8E">
        <w:trPr>
          <w:trHeight w:val="289"/>
          <w:tblHeader/>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5FF37B" w14:textId="77777777" w:rsidR="00795B28" w:rsidRPr="00C53B20" w:rsidRDefault="00795B28" w:rsidP="00C53B20">
            <w:pPr>
              <w:keepNext/>
              <w:keepLines/>
              <w:snapToGrid w:val="0"/>
              <w:spacing w:before="60" w:after="60" w:line="240" w:lineRule="auto"/>
              <w:rPr>
                <w:b/>
                <w:sz w:val="16"/>
                <w:szCs w:val="16"/>
                <w:lang w:val="en-GB"/>
              </w:rPr>
            </w:pPr>
            <w:r w:rsidRPr="00C53B20">
              <w:rPr>
                <w:b/>
                <w:sz w:val="16"/>
                <w:szCs w:val="16"/>
                <w:lang w:val="en-GB"/>
              </w:rPr>
              <w:t>Role Name</w:t>
            </w:r>
          </w:p>
        </w:tc>
        <w:tc>
          <w:tcPr>
            <w:tcW w:w="25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B0C9A9E" w14:textId="77777777" w:rsidR="00795B28" w:rsidRPr="00C53B20" w:rsidRDefault="00795B28" w:rsidP="00C53B20">
            <w:pPr>
              <w:keepNext/>
              <w:keepLines/>
              <w:snapToGrid w:val="0"/>
              <w:spacing w:before="60" w:after="60" w:line="240" w:lineRule="auto"/>
              <w:rPr>
                <w:b/>
                <w:sz w:val="16"/>
                <w:szCs w:val="16"/>
                <w:lang w:val="en-GB"/>
              </w:rPr>
            </w:pPr>
            <w:r w:rsidRPr="00C53B20">
              <w:rPr>
                <w:b/>
                <w:sz w:val="16"/>
                <w:szCs w:val="16"/>
                <w:lang w:val="en-GB"/>
              </w:rPr>
              <w:t>Name</w:t>
            </w:r>
          </w:p>
        </w:tc>
        <w:tc>
          <w:tcPr>
            <w:tcW w:w="38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944635" w14:textId="77777777" w:rsidR="00795B28" w:rsidRPr="00C53B20" w:rsidRDefault="00795B28" w:rsidP="00C53B20">
            <w:pPr>
              <w:keepNext/>
              <w:keepLines/>
              <w:snapToGrid w:val="0"/>
              <w:spacing w:before="60" w:after="60" w:line="240" w:lineRule="auto"/>
              <w:rPr>
                <w:b/>
                <w:sz w:val="16"/>
                <w:szCs w:val="16"/>
                <w:lang w:val="en-GB"/>
              </w:rPr>
            </w:pPr>
            <w:r w:rsidRPr="00C53B20">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5662E7" w14:textId="77777777" w:rsidR="00795B28" w:rsidRPr="00C53B20" w:rsidRDefault="00795B28" w:rsidP="00C53B20">
            <w:pPr>
              <w:keepNext/>
              <w:keepLines/>
              <w:snapToGrid w:val="0"/>
              <w:spacing w:before="60" w:after="60" w:line="240" w:lineRule="auto"/>
              <w:jc w:val="center"/>
              <w:rPr>
                <w:b/>
                <w:sz w:val="16"/>
                <w:szCs w:val="16"/>
                <w:lang w:val="en-GB"/>
              </w:rPr>
            </w:pPr>
            <w:r w:rsidRPr="00C53B20">
              <w:rPr>
                <w:b/>
                <w:sz w:val="16"/>
                <w:szCs w:val="16"/>
                <w:lang w:val="en-GB"/>
              </w:rPr>
              <w:t>Code</w:t>
            </w:r>
          </w:p>
        </w:tc>
        <w:tc>
          <w:tcPr>
            <w:tcW w:w="56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91D174D" w14:textId="77777777" w:rsidR="00795B28" w:rsidRPr="00C53B20" w:rsidRDefault="00795B28" w:rsidP="00C53B20">
            <w:pPr>
              <w:keepNext/>
              <w:keepLines/>
              <w:snapToGrid w:val="0"/>
              <w:spacing w:before="60" w:after="60" w:line="240" w:lineRule="auto"/>
              <w:rPr>
                <w:b/>
                <w:sz w:val="16"/>
                <w:szCs w:val="16"/>
                <w:lang w:val="en-GB"/>
              </w:rPr>
            </w:pPr>
            <w:r w:rsidRPr="00C53B20">
              <w:rPr>
                <w:b/>
                <w:sz w:val="16"/>
                <w:szCs w:val="16"/>
                <w:lang w:val="en-GB"/>
              </w:rPr>
              <w:t>Remarks</w:t>
            </w:r>
          </w:p>
        </w:tc>
      </w:tr>
      <w:tr w:rsidR="00795B28" w:rsidRPr="00FF0ACC" w14:paraId="359BE685" w14:textId="77777777" w:rsidTr="00986C8E">
        <w:trPr>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2DDC541B"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Enumeration</w:t>
            </w:r>
          </w:p>
        </w:tc>
        <w:tc>
          <w:tcPr>
            <w:tcW w:w="2581" w:type="dxa"/>
            <w:tcBorders>
              <w:top w:val="single" w:sz="4" w:space="0" w:color="000000"/>
              <w:left w:val="single" w:sz="4" w:space="0" w:color="000000"/>
              <w:bottom w:val="single" w:sz="4" w:space="0" w:color="000000"/>
              <w:right w:val="single" w:sz="4" w:space="0" w:color="000000"/>
            </w:tcBorders>
            <w:hideMark/>
          </w:tcPr>
          <w:p w14:paraId="78935364"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S100_CompliancyCategory</w:t>
            </w:r>
          </w:p>
        </w:tc>
        <w:tc>
          <w:tcPr>
            <w:tcW w:w="3845" w:type="dxa"/>
            <w:tcBorders>
              <w:top w:val="single" w:sz="4" w:space="0" w:color="000000"/>
              <w:left w:val="single" w:sz="4" w:space="0" w:color="000000"/>
              <w:bottom w:val="single" w:sz="4" w:space="0" w:color="000000"/>
              <w:right w:val="single" w:sz="4" w:space="0" w:color="000000"/>
            </w:tcBorders>
          </w:tcPr>
          <w:p w14:paraId="46F31D63" w14:textId="77777777" w:rsidR="00795B28" w:rsidRPr="00C53B20" w:rsidRDefault="00795B28" w:rsidP="00C53B20">
            <w:pPr>
              <w:snapToGrid w:val="0"/>
              <w:spacing w:before="60" w:after="60" w:line="240" w:lineRule="auto"/>
              <w:rPr>
                <w:sz w:val="16"/>
                <w:szCs w:val="16"/>
                <w:lang w:val="en-GB"/>
              </w:rPr>
            </w:pPr>
          </w:p>
        </w:tc>
        <w:tc>
          <w:tcPr>
            <w:tcW w:w="691" w:type="dxa"/>
            <w:tcBorders>
              <w:top w:val="single" w:sz="4" w:space="0" w:color="000000"/>
              <w:left w:val="single" w:sz="4" w:space="0" w:color="000000"/>
              <w:bottom w:val="single" w:sz="4" w:space="0" w:color="000000"/>
              <w:right w:val="single" w:sz="4" w:space="0" w:color="000000"/>
            </w:tcBorders>
            <w:hideMark/>
          </w:tcPr>
          <w:p w14:paraId="77BB34C1" w14:textId="77777777" w:rsidR="00795B28" w:rsidRPr="00C53B20" w:rsidRDefault="00795B28" w:rsidP="00C53B20">
            <w:pPr>
              <w:snapToGrid w:val="0"/>
              <w:spacing w:before="60" w:after="60" w:line="240" w:lineRule="auto"/>
              <w:jc w:val="center"/>
              <w:rPr>
                <w:sz w:val="16"/>
                <w:szCs w:val="16"/>
                <w:lang w:val="en-GB"/>
              </w:rPr>
            </w:pPr>
            <w:r w:rsidRPr="00C53B20">
              <w:rPr>
                <w:sz w:val="16"/>
                <w:szCs w:val="16"/>
                <w:lang w:val="en-GB"/>
              </w:rPr>
              <w:t>-</w:t>
            </w:r>
          </w:p>
        </w:tc>
        <w:tc>
          <w:tcPr>
            <w:tcW w:w="5641" w:type="dxa"/>
            <w:tcBorders>
              <w:top w:val="single" w:sz="4" w:space="0" w:color="000000"/>
              <w:left w:val="single" w:sz="4" w:space="0" w:color="000000"/>
              <w:bottom w:val="single" w:sz="4" w:space="0" w:color="000000"/>
              <w:right w:val="single" w:sz="4" w:space="0" w:color="000000"/>
            </w:tcBorders>
            <w:hideMark/>
          </w:tcPr>
          <w:p w14:paraId="63E3CF7D"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w:t>
            </w:r>
          </w:p>
        </w:tc>
      </w:tr>
      <w:tr w:rsidR="00795B28" w:rsidRPr="00FF0ACC" w14:paraId="40BCD4E6" w14:textId="77777777" w:rsidTr="00986C8E">
        <w:trPr>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38E75CAD"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1EDB22F4"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category1</w:t>
            </w:r>
          </w:p>
        </w:tc>
        <w:tc>
          <w:tcPr>
            <w:tcW w:w="3845" w:type="dxa"/>
            <w:tcBorders>
              <w:top w:val="single" w:sz="4" w:space="0" w:color="000000"/>
              <w:left w:val="single" w:sz="4" w:space="0" w:color="000000"/>
              <w:bottom w:val="single" w:sz="4" w:space="0" w:color="000000"/>
              <w:right w:val="single" w:sz="4" w:space="0" w:color="000000"/>
            </w:tcBorders>
            <w:hideMark/>
          </w:tcPr>
          <w:p w14:paraId="57D8B6C4"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IHO S-100 object model compliant</w:t>
            </w:r>
          </w:p>
        </w:tc>
        <w:tc>
          <w:tcPr>
            <w:tcW w:w="691" w:type="dxa"/>
            <w:tcBorders>
              <w:top w:val="single" w:sz="4" w:space="0" w:color="000000"/>
              <w:left w:val="single" w:sz="4" w:space="0" w:color="000000"/>
              <w:bottom w:val="single" w:sz="4" w:space="0" w:color="000000"/>
              <w:right w:val="single" w:sz="4" w:space="0" w:color="000000"/>
            </w:tcBorders>
          </w:tcPr>
          <w:p w14:paraId="2FE86C06" w14:textId="3798E22A" w:rsidR="00795B28" w:rsidRPr="00C53B20" w:rsidRDefault="000C047C" w:rsidP="00C53B20">
            <w:pPr>
              <w:snapToGrid w:val="0"/>
              <w:spacing w:before="60" w:after="60" w:line="240" w:lineRule="auto"/>
              <w:jc w:val="center"/>
              <w:rPr>
                <w:sz w:val="16"/>
                <w:szCs w:val="16"/>
                <w:lang w:val="en-GB"/>
              </w:rPr>
            </w:pPr>
            <w:r>
              <w:rPr>
                <w:sz w:val="16"/>
                <w:szCs w:val="16"/>
                <w:lang w:val="en-GB"/>
              </w:rPr>
              <w:t>1</w:t>
            </w:r>
          </w:p>
        </w:tc>
        <w:tc>
          <w:tcPr>
            <w:tcW w:w="5641" w:type="dxa"/>
            <w:tcBorders>
              <w:top w:val="single" w:sz="4" w:space="0" w:color="000000"/>
              <w:left w:val="single" w:sz="4" w:space="0" w:color="000000"/>
              <w:bottom w:val="single" w:sz="4" w:space="0" w:color="000000"/>
              <w:right w:val="single" w:sz="4" w:space="0" w:color="000000"/>
            </w:tcBorders>
          </w:tcPr>
          <w:p w14:paraId="0284EE76" w14:textId="77777777" w:rsidR="00795B28" w:rsidRPr="00C53B20" w:rsidRDefault="00795B28" w:rsidP="00C53B20">
            <w:pPr>
              <w:snapToGrid w:val="0"/>
              <w:spacing w:before="60" w:after="60" w:line="240" w:lineRule="auto"/>
              <w:rPr>
                <w:sz w:val="16"/>
                <w:szCs w:val="16"/>
                <w:lang w:val="en-GB"/>
              </w:rPr>
            </w:pPr>
          </w:p>
        </w:tc>
      </w:tr>
      <w:tr w:rsidR="00795B28" w:rsidRPr="00FF0ACC" w14:paraId="48EB6817" w14:textId="77777777" w:rsidTr="00986C8E">
        <w:trPr>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27403F98"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66D471FF"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category2</w:t>
            </w:r>
          </w:p>
        </w:tc>
        <w:tc>
          <w:tcPr>
            <w:tcW w:w="3845" w:type="dxa"/>
            <w:tcBorders>
              <w:top w:val="single" w:sz="4" w:space="0" w:color="000000"/>
              <w:left w:val="single" w:sz="4" w:space="0" w:color="000000"/>
              <w:bottom w:val="single" w:sz="4" w:space="0" w:color="000000"/>
              <w:right w:val="single" w:sz="4" w:space="0" w:color="000000"/>
            </w:tcBorders>
            <w:hideMark/>
          </w:tcPr>
          <w:p w14:paraId="7F264449"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IHO S-100 compliant with non-standard encoding</w:t>
            </w:r>
          </w:p>
        </w:tc>
        <w:tc>
          <w:tcPr>
            <w:tcW w:w="691" w:type="dxa"/>
            <w:tcBorders>
              <w:top w:val="single" w:sz="4" w:space="0" w:color="000000"/>
              <w:left w:val="single" w:sz="4" w:space="0" w:color="000000"/>
              <w:bottom w:val="single" w:sz="4" w:space="0" w:color="000000"/>
              <w:right w:val="single" w:sz="4" w:space="0" w:color="000000"/>
            </w:tcBorders>
          </w:tcPr>
          <w:p w14:paraId="7A16A000" w14:textId="7F29253E" w:rsidR="00795B28" w:rsidRPr="00C53B20" w:rsidRDefault="000C047C" w:rsidP="00C53B20">
            <w:pPr>
              <w:snapToGrid w:val="0"/>
              <w:spacing w:before="60" w:after="60" w:line="240" w:lineRule="auto"/>
              <w:jc w:val="center"/>
              <w:rPr>
                <w:sz w:val="16"/>
                <w:szCs w:val="16"/>
                <w:lang w:val="en-GB"/>
              </w:rPr>
            </w:pPr>
            <w:r>
              <w:rPr>
                <w:sz w:val="16"/>
                <w:szCs w:val="16"/>
                <w:lang w:val="en-GB"/>
              </w:rPr>
              <w:t>2</w:t>
            </w:r>
          </w:p>
        </w:tc>
        <w:tc>
          <w:tcPr>
            <w:tcW w:w="5641" w:type="dxa"/>
            <w:tcBorders>
              <w:top w:val="single" w:sz="4" w:space="0" w:color="000000"/>
              <w:left w:val="single" w:sz="4" w:space="0" w:color="000000"/>
              <w:bottom w:val="single" w:sz="4" w:space="0" w:color="000000"/>
              <w:right w:val="single" w:sz="4" w:space="0" w:color="000000"/>
            </w:tcBorders>
          </w:tcPr>
          <w:p w14:paraId="51050707" w14:textId="77777777" w:rsidR="00795B28" w:rsidRPr="00C53B20" w:rsidRDefault="00795B28" w:rsidP="00C53B20">
            <w:pPr>
              <w:snapToGrid w:val="0"/>
              <w:spacing w:before="60" w:after="60" w:line="240" w:lineRule="auto"/>
              <w:rPr>
                <w:sz w:val="16"/>
                <w:szCs w:val="16"/>
                <w:lang w:val="en-GB"/>
              </w:rPr>
            </w:pPr>
          </w:p>
        </w:tc>
      </w:tr>
      <w:tr w:rsidR="00795B28" w:rsidRPr="00FF0ACC" w14:paraId="7A86E3C5" w14:textId="77777777" w:rsidTr="00986C8E">
        <w:trPr>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0A051E50"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0168A262"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category3</w:t>
            </w:r>
          </w:p>
        </w:tc>
        <w:tc>
          <w:tcPr>
            <w:tcW w:w="3845" w:type="dxa"/>
            <w:tcBorders>
              <w:top w:val="single" w:sz="4" w:space="0" w:color="000000"/>
              <w:left w:val="single" w:sz="4" w:space="0" w:color="000000"/>
              <w:bottom w:val="single" w:sz="4" w:space="0" w:color="000000"/>
              <w:right w:val="single" w:sz="4" w:space="0" w:color="000000"/>
            </w:tcBorders>
            <w:hideMark/>
          </w:tcPr>
          <w:p w14:paraId="262A2960"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IHO S-100 compliant with standard encoding</w:t>
            </w:r>
          </w:p>
        </w:tc>
        <w:tc>
          <w:tcPr>
            <w:tcW w:w="691" w:type="dxa"/>
            <w:tcBorders>
              <w:top w:val="single" w:sz="4" w:space="0" w:color="000000"/>
              <w:left w:val="single" w:sz="4" w:space="0" w:color="000000"/>
              <w:bottom w:val="single" w:sz="4" w:space="0" w:color="000000"/>
              <w:right w:val="single" w:sz="4" w:space="0" w:color="000000"/>
            </w:tcBorders>
          </w:tcPr>
          <w:p w14:paraId="3A81FBF4" w14:textId="6886C05F" w:rsidR="00795B28" w:rsidRPr="00C53B20" w:rsidRDefault="000C047C" w:rsidP="00C53B20">
            <w:pPr>
              <w:snapToGrid w:val="0"/>
              <w:spacing w:before="60" w:after="60" w:line="240" w:lineRule="auto"/>
              <w:jc w:val="center"/>
              <w:rPr>
                <w:sz w:val="16"/>
                <w:szCs w:val="16"/>
                <w:lang w:val="en-GB"/>
              </w:rPr>
            </w:pPr>
            <w:r>
              <w:rPr>
                <w:sz w:val="16"/>
                <w:szCs w:val="16"/>
                <w:lang w:val="en-GB"/>
              </w:rPr>
              <w:t>3</w:t>
            </w:r>
          </w:p>
        </w:tc>
        <w:tc>
          <w:tcPr>
            <w:tcW w:w="5641" w:type="dxa"/>
            <w:tcBorders>
              <w:top w:val="single" w:sz="4" w:space="0" w:color="000000"/>
              <w:left w:val="single" w:sz="4" w:space="0" w:color="000000"/>
              <w:bottom w:val="single" w:sz="4" w:space="0" w:color="000000"/>
              <w:right w:val="single" w:sz="4" w:space="0" w:color="000000"/>
            </w:tcBorders>
          </w:tcPr>
          <w:p w14:paraId="27AB87D6" w14:textId="77777777" w:rsidR="00795B28" w:rsidRPr="00C53B20" w:rsidRDefault="00795B28" w:rsidP="00C53B20">
            <w:pPr>
              <w:snapToGrid w:val="0"/>
              <w:spacing w:before="60" w:after="60" w:line="240" w:lineRule="auto"/>
              <w:rPr>
                <w:sz w:val="16"/>
                <w:szCs w:val="16"/>
                <w:lang w:val="en-GB"/>
              </w:rPr>
            </w:pPr>
          </w:p>
        </w:tc>
      </w:tr>
      <w:tr w:rsidR="00795B28" w:rsidRPr="00FF0ACC" w14:paraId="58987154" w14:textId="77777777" w:rsidTr="00986C8E">
        <w:trPr>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23DD0443"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Value</w:t>
            </w:r>
          </w:p>
        </w:tc>
        <w:tc>
          <w:tcPr>
            <w:tcW w:w="2581" w:type="dxa"/>
            <w:tcBorders>
              <w:top w:val="single" w:sz="4" w:space="0" w:color="000000"/>
              <w:left w:val="single" w:sz="4" w:space="0" w:color="000000"/>
              <w:bottom w:val="single" w:sz="4" w:space="0" w:color="000000"/>
              <w:right w:val="single" w:sz="4" w:space="0" w:color="000000"/>
            </w:tcBorders>
            <w:hideMark/>
          </w:tcPr>
          <w:p w14:paraId="70F95661"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category4</w:t>
            </w:r>
          </w:p>
        </w:tc>
        <w:tc>
          <w:tcPr>
            <w:tcW w:w="3845" w:type="dxa"/>
            <w:tcBorders>
              <w:top w:val="single" w:sz="4" w:space="0" w:color="000000"/>
              <w:left w:val="single" w:sz="4" w:space="0" w:color="000000"/>
              <w:bottom w:val="single" w:sz="4" w:space="0" w:color="000000"/>
              <w:right w:val="single" w:sz="4" w:space="0" w:color="000000"/>
            </w:tcBorders>
            <w:hideMark/>
          </w:tcPr>
          <w:p w14:paraId="2873B17D" w14:textId="77777777" w:rsidR="00795B28" w:rsidRPr="00C53B20" w:rsidRDefault="00795B28" w:rsidP="00C53B20">
            <w:pPr>
              <w:snapToGrid w:val="0"/>
              <w:spacing w:before="60" w:after="60" w:line="240" w:lineRule="auto"/>
              <w:rPr>
                <w:sz w:val="16"/>
                <w:szCs w:val="16"/>
                <w:lang w:val="en-GB"/>
              </w:rPr>
            </w:pPr>
            <w:r w:rsidRPr="00C53B20">
              <w:rPr>
                <w:sz w:val="16"/>
                <w:szCs w:val="16"/>
                <w:lang w:val="en-GB"/>
              </w:rPr>
              <w:t>IHO S-100 and IMO harmonized display compliant</w:t>
            </w:r>
          </w:p>
        </w:tc>
        <w:tc>
          <w:tcPr>
            <w:tcW w:w="691" w:type="dxa"/>
            <w:tcBorders>
              <w:top w:val="single" w:sz="4" w:space="0" w:color="000000"/>
              <w:left w:val="single" w:sz="4" w:space="0" w:color="000000"/>
              <w:bottom w:val="single" w:sz="4" w:space="0" w:color="000000"/>
              <w:right w:val="single" w:sz="4" w:space="0" w:color="000000"/>
            </w:tcBorders>
          </w:tcPr>
          <w:p w14:paraId="796CD1C3" w14:textId="148ED84D" w:rsidR="00795B28" w:rsidRPr="00C53B20" w:rsidRDefault="000C047C" w:rsidP="00C53B20">
            <w:pPr>
              <w:snapToGrid w:val="0"/>
              <w:spacing w:before="60" w:after="60" w:line="240" w:lineRule="auto"/>
              <w:jc w:val="center"/>
              <w:rPr>
                <w:sz w:val="16"/>
                <w:szCs w:val="16"/>
                <w:lang w:val="en-GB"/>
              </w:rPr>
            </w:pPr>
            <w:r>
              <w:rPr>
                <w:sz w:val="16"/>
                <w:szCs w:val="16"/>
                <w:lang w:val="en-GB"/>
              </w:rPr>
              <w:t>4</w:t>
            </w:r>
          </w:p>
        </w:tc>
        <w:tc>
          <w:tcPr>
            <w:tcW w:w="5641" w:type="dxa"/>
            <w:tcBorders>
              <w:top w:val="single" w:sz="4" w:space="0" w:color="000000"/>
              <w:left w:val="single" w:sz="4" w:space="0" w:color="000000"/>
              <w:bottom w:val="single" w:sz="4" w:space="0" w:color="000000"/>
              <w:right w:val="single" w:sz="4" w:space="0" w:color="000000"/>
            </w:tcBorders>
          </w:tcPr>
          <w:p w14:paraId="5EB81F5F" w14:textId="77777777" w:rsidR="00795B28" w:rsidRPr="00C53B20" w:rsidRDefault="00795B28" w:rsidP="00C53B20">
            <w:pPr>
              <w:snapToGrid w:val="0"/>
              <w:spacing w:before="60" w:after="60" w:line="240" w:lineRule="auto"/>
              <w:rPr>
                <w:sz w:val="16"/>
                <w:szCs w:val="16"/>
                <w:lang w:val="en-GB"/>
              </w:rPr>
            </w:pPr>
          </w:p>
        </w:tc>
      </w:tr>
    </w:tbl>
    <w:p w14:paraId="6B4079FB" w14:textId="77777777" w:rsidR="00795B28" w:rsidRPr="00894047" w:rsidRDefault="00795B28" w:rsidP="00894047">
      <w:pPr>
        <w:spacing w:line="240" w:lineRule="auto"/>
        <w:jc w:val="both"/>
        <w:rPr>
          <w:rFonts w:eastAsia="MS Mincho"/>
          <w:sz w:val="20"/>
          <w:szCs w:val="20"/>
          <w:lang w:val="en-GB"/>
        </w:rPr>
      </w:pPr>
    </w:p>
    <w:p w14:paraId="13878B52" w14:textId="77777777" w:rsidR="00795B28" w:rsidRPr="00F957C5" w:rsidRDefault="00795B28" w:rsidP="00F957C5">
      <w:pPr>
        <w:pStyle w:val="Heading3"/>
        <w:tabs>
          <w:tab w:val="clear" w:pos="450"/>
          <w:tab w:val="num" w:pos="851"/>
        </w:tabs>
        <w:spacing w:after="120" w:line="240" w:lineRule="auto"/>
        <w:ind w:left="851" w:hanging="851"/>
        <w:rPr>
          <w:sz w:val="20"/>
          <w:szCs w:val="20"/>
          <w:lang w:val="en-GB"/>
        </w:rPr>
      </w:pPr>
      <w:bookmarkStart w:id="508" w:name="_Toc403560573"/>
      <w:bookmarkStart w:id="509" w:name="_Toc512925148"/>
      <w:bookmarkStart w:id="510" w:name="_Toc182149138"/>
      <w:r w:rsidRPr="00F957C5">
        <w:rPr>
          <w:sz w:val="20"/>
          <w:szCs w:val="20"/>
          <w:lang w:val="en-GB"/>
        </w:rPr>
        <w:lastRenderedPageBreak/>
        <w:t>S100_SupportFileDiscoveryMetadata</w:t>
      </w:r>
      <w:bookmarkEnd w:id="508"/>
      <w:bookmarkEnd w:id="509"/>
      <w:bookmarkEnd w:id="510"/>
      <w:r w:rsidRPr="00F957C5">
        <w:rPr>
          <w:sz w:val="20"/>
          <w:szCs w:val="20"/>
          <w:lang w:val="en-GB"/>
        </w:rPr>
        <w:t xml:space="preserve">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918"/>
        <w:gridCol w:w="3119"/>
        <w:gridCol w:w="567"/>
        <w:gridCol w:w="2551"/>
        <w:gridCol w:w="3625"/>
      </w:tblGrid>
      <w:tr w:rsidR="00795B28" w:rsidRPr="00FF0ACC" w14:paraId="7E9F4DA3" w14:textId="77777777" w:rsidTr="002768DE">
        <w:trPr>
          <w:trHeight w:val="176"/>
          <w:tblHeader/>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F88D1F" w14:textId="77777777" w:rsidR="00795B28" w:rsidRPr="00F957C5" w:rsidRDefault="00795B28" w:rsidP="001456A3">
            <w:pPr>
              <w:snapToGrid w:val="0"/>
              <w:spacing w:before="60" w:after="60" w:line="240" w:lineRule="auto"/>
              <w:rPr>
                <w:b/>
                <w:sz w:val="16"/>
                <w:szCs w:val="16"/>
                <w:lang w:val="en-GB"/>
              </w:rPr>
            </w:pPr>
            <w:r w:rsidRPr="00F957C5">
              <w:rPr>
                <w:b/>
                <w:sz w:val="16"/>
                <w:szCs w:val="16"/>
                <w:lang w:val="en-GB"/>
              </w:rPr>
              <w:t>Role Name</w:t>
            </w:r>
          </w:p>
        </w:tc>
        <w:tc>
          <w:tcPr>
            <w:tcW w:w="29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4AD147" w14:textId="77777777" w:rsidR="00795B28" w:rsidRPr="00F957C5" w:rsidRDefault="00795B28" w:rsidP="001456A3">
            <w:pPr>
              <w:snapToGrid w:val="0"/>
              <w:spacing w:before="60" w:after="60" w:line="240" w:lineRule="auto"/>
              <w:rPr>
                <w:b/>
                <w:sz w:val="16"/>
                <w:szCs w:val="16"/>
                <w:lang w:val="en-GB"/>
              </w:rPr>
            </w:pPr>
            <w:r w:rsidRPr="00F957C5">
              <w:rPr>
                <w:b/>
                <w:sz w:val="16"/>
                <w:szCs w:val="16"/>
                <w:lang w:val="en-GB"/>
              </w:rPr>
              <w:t>Name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C4B63AB" w14:textId="77777777" w:rsidR="00795B28" w:rsidRPr="00F957C5" w:rsidRDefault="00795B28" w:rsidP="001456A3">
            <w:pPr>
              <w:snapToGrid w:val="0"/>
              <w:spacing w:before="60" w:after="60" w:line="240" w:lineRule="auto"/>
              <w:rPr>
                <w:b/>
                <w:sz w:val="16"/>
                <w:szCs w:val="16"/>
                <w:lang w:val="en-GB"/>
              </w:rPr>
            </w:pPr>
            <w:r w:rsidRPr="00F957C5">
              <w:rPr>
                <w:b/>
                <w:sz w:val="16"/>
                <w:szCs w:val="16"/>
                <w:lang w:val="en-GB"/>
              </w:rPr>
              <w:t>Description</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3B468E" w14:textId="77777777" w:rsidR="00795B28" w:rsidRPr="00F957C5" w:rsidRDefault="00795B28" w:rsidP="001456A3">
            <w:pPr>
              <w:snapToGrid w:val="0"/>
              <w:spacing w:before="60" w:after="60" w:line="240" w:lineRule="auto"/>
              <w:jc w:val="center"/>
              <w:rPr>
                <w:b/>
                <w:sz w:val="16"/>
                <w:szCs w:val="16"/>
                <w:lang w:val="en-GB"/>
              </w:rPr>
            </w:pPr>
            <w:r w:rsidRPr="00F957C5">
              <w:rPr>
                <w:b/>
                <w:sz w:val="16"/>
                <w:szCs w:val="16"/>
                <w:lang w:val="en-GB"/>
              </w:rPr>
              <w:t>Mult</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40E683C" w14:textId="77777777" w:rsidR="00795B28" w:rsidRPr="00F957C5" w:rsidRDefault="00795B28" w:rsidP="001456A3">
            <w:pPr>
              <w:snapToGrid w:val="0"/>
              <w:spacing w:before="60" w:after="60" w:line="240" w:lineRule="auto"/>
              <w:rPr>
                <w:b/>
                <w:sz w:val="16"/>
                <w:szCs w:val="16"/>
                <w:lang w:val="en-GB"/>
              </w:rPr>
            </w:pPr>
            <w:r w:rsidRPr="00F957C5">
              <w:rPr>
                <w:b/>
                <w:sz w:val="16"/>
                <w:szCs w:val="16"/>
                <w:lang w:val="en-GB"/>
              </w:rPr>
              <w:t>Type</w:t>
            </w:r>
          </w:p>
        </w:tc>
        <w:tc>
          <w:tcPr>
            <w:tcW w:w="36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7C1BDE9" w14:textId="77777777" w:rsidR="00795B28" w:rsidRPr="00F957C5" w:rsidRDefault="00795B28" w:rsidP="001456A3">
            <w:pPr>
              <w:snapToGrid w:val="0"/>
              <w:spacing w:before="60" w:after="60" w:line="240" w:lineRule="auto"/>
              <w:rPr>
                <w:b/>
                <w:sz w:val="16"/>
                <w:szCs w:val="16"/>
                <w:lang w:val="en-GB"/>
              </w:rPr>
            </w:pPr>
            <w:r w:rsidRPr="00F957C5">
              <w:rPr>
                <w:b/>
                <w:sz w:val="16"/>
                <w:szCs w:val="16"/>
                <w:lang w:val="en-GB"/>
              </w:rPr>
              <w:t>Remarks</w:t>
            </w:r>
          </w:p>
        </w:tc>
      </w:tr>
      <w:tr w:rsidR="00795B28" w:rsidRPr="00FF0ACC" w14:paraId="2374050F" w14:textId="77777777" w:rsidTr="002768DE">
        <w:trPr>
          <w:trHeight w:val="335"/>
        </w:trPr>
        <w:tc>
          <w:tcPr>
            <w:tcW w:w="1080" w:type="dxa"/>
            <w:tcBorders>
              <w:top w:val="single" w:sz="4" w:space="0" w:color="000000"/>
              <w:left w:val="single" w:sz="4" w:space="0" w:color="000000"/>
              <w:bottom w:val="single" w:sz="4" w:space="0" w:color="000000"/>
              <w:right w:val="single" w:sz="4" w:space="0" w:color="000000"/>
            </w:tcBorders>
            <w:hideMark/>
          </w:tcPr>
          <w:p w14:paraId="407256AF"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Class</w:t>
            </w:r>
          </w:p>
        </w:tc>
        <w:tc>
          <w:tcPr>
            <w:tcW w:w="2918" w:type="dxa"/>
            <w:tcBorders>
              <w:top w:val="single" w:sz="4" w:space="0" w:color="000000"/>
              <w:left w:val="single" w:sz="4" w:space="0" w:color="000000"/>
              <w:bottom w:val="single" w:sz="4" w:space="0" w:color="000000"/>
              <w:right w:val="single" w:sz="4" w:space="0" w:color="000000"/>
            </w:tcBorders>
            <w:hideMark/>
          </w:tcPr>
          <w:p w14:paraId="7D7443C6"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S100_SupportFileDiscoveryMetadata</w:t>
            </w:r>
          </w:p>
        </w:tc>
        <w:tc>
          <w:tcPr>
            <w:tcW w:w="3119" w:type="dxa"/>
            <w:tcBorders>
              <w:top w:val="single" w:sz="4" w:space="0" w:color="000000"/>
              <w:left w:val="single" w:sz="4" w:space="0" w:color="000000"/>
              <w:bottom w:val="single" w:sz="4" w:space="0" w:color="000000"/>
              <w:right w:val="single" w:sz="4" w:space="0" w:color="000000"/>
            </w:tcBorders>
            <w:hideMark/>
          </w:tcPr>
          <w:p w14:paraId="7058F8B7"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Metadata about the individual support files in the Exchange Catalogue</w:t>
            </w:r>
          </w:p>
        </w:tc>
        <w:tc>
          <w:tcPr>
            <w:tcW w:w="567" w:type="dxa"/>
            <w:tcBorders>
              <w:top w:val="single" w:sz="4" w:space="0" w:color="000000"/>
              <w:left w:val="single" w:sz="4" w:space="0" w:color="000000"/>
              <w:bottom w:val="single" w:sz="4" w:space="0" w:color="000000"/>
              <w:right w:val="single" w:sz="4" w:space="0" w:color="000000"/>
            </w:tcBorders>
            <w:hideMark/>
          </w:tcPr>
          <w:p w14:paraId="204A7301"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w:t>
            </w:r>
          </w:p>
        </w:tc>
        <w:tc>
          <w:tcPr>
            <w:tcW w:w="2551" w:type="dxa"/>
            <w:tcBorders>
              <w:top w:val="single" w:sz="4" w:space="0" w:color="000000"/>
              <w:left w:val="single" w:sz="4" w:space="0" w:color="000000"/>
              <w:bottom w:val="single" w:sz="4" w:space="0" w:color="000000"/>
              <w:right w:val="single" w:sz="4" w:space="0" w:color="000000"/>
            </w:tcBorders>
            <w:hideMark/>
          </w:tcPr>
          <w:p w14:paraId="632A9DD7"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w:t>
            </w:r>
          </w:p>
        </w:tc>
        <w:tc>
          <w:tcPr>
            <w:tcW w:w="3625" w:type="dxa"/>
            <w:tcBorders>
              <w:top w:val="single" w:sz="4" w:space="0" w:color="000000"/>
              <w:left w:val="single" w:sz="4" w:space="0" w:color="000000"/>
              <w:bottom w:val="single" w:sz="4" w:space="0" w:color="000000"/>
              <w:right w:val="single" w:sz="4" w:space="0" w:color="000000"/>
            </w:tcBorders>
            <w:hideMark/>
          </w:tcPr>
          <w:p w14:paraId="74F62EF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w:t>
            </w:r>
          </w:p>
        </w:tc>
      </w:tr>
      <w:tr w:rsidR="00795B28" w:rsidRPr="00FF0ACC" w14:paraId="35618EE8" w14:textId="77777777" w:rsidTr="002768DE">
        <w:trPr>
          <w:trHeight w:val="335"/>
        </w:trPr>
        <w:tc>
          <w:tcPr>
            <w:tcW w:w="1080" w:type="dxa"/>
            <w:tcBorders>
              <w:top w:val="single" w:sz="4" w:space="0" w:color="000000"/>
              <w:left w:val="single" w:sz="4" w:space="0" w:color="000000"/>
              <w:bottom w:val="single" w:sz="4" w:space="0" w:color="000000"/>
              <w:right w:val="single" w:sz="4" w:space="0" w:color="000000"/>
            </w:tcBorders>
            <w:hideMark/>
          </w:tcPr>
          <w:p w14:paraId="34F2CFC4"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62195856"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fileName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015EB5AF"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Name of the support file</w:t>
            </w:r>
          </w:p>
        </w:tc>
        <w:tc>
          <w:tcPr>
            <w:tcW w:w="567" w:type="dxa"/>
            <w:tcBorders>
              <w:top w:val="single" w:sz="4" w:space="0" w:color="000000"/>
              <w:left w:val="single" w:sz="4" w:space="0" w:color="000000"/>
              <w:bottom w:val="single" w:sz="4" w:space="0" w:color="000000"/>
              <w:right w:val="single" w:sz="4" w:space="0" w:color="000000"/>
            </w:tcBorders>
            <w:hideMark/>
          </w:tcPr>
          <w:p w14:paraId="296CB745"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4ABF8A7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URI</w:t>
            </w:r>
          </w:p>
        </w:tc>
        <w:tc>
          <w:tcPr>
            <w:tcW w:w="3625" w:type="dxa"/>
            <w:tcBorders>
              <w:top w:val="single" w:sz="4" w:space="0" w:color="000000"/>
              <w:left w:val="single" w:sz="4" w:space="0" w:color="000000"/>
              <w:bottom w:val="single" w:sz="4" w:space="0" w:color="000000"/>
              <w:right w:val="single" w:sz="4" w:space="0" w:color="000000"/>
            </w:tcBorders>
            <w:hideMark/>
          </w:tcPr>
          <w:p w14:paraId="3130BA2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See Part1, clause 1-4.6</w:t>
            </w:r>
          </w:p>
        </w:tc>
      </w:tr>
      <w:tr w:rsidR="00795B28" w:rsidRPr="00FF0ACC" w14:paraId="35490CA2" w14:textId="77777777" w:rsidTr="002768DE">
        <w:trPr>
          <w:trHeight w:val="335"/>
        </w:trPr>
        <w:tc>
          <w:tcPr>
            <w:tcW w:w="1080" w:type="dxa"/>
            <w:tcBorders>
              <w:top w:val="single" w:sz="4" w:space="0" w:color="000000"/>
              <w:left w:val="single" w:sz="4" w:space="0" w:color="000000"/>
              <w:bottom w:val="single" w:sz="4" w:space="0" w:color="000000"/>
              <w:right w:val="single" w:sz="4" w:space="0" w:color="000000"/>
            </w:tcBorders>
            <w:hideMark/>
          </w:tcPr>
          <w:p w14:paraId="7AB42AFA"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6CE1AAB5"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revisionStatus</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85EE58E"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 xml:space="preserve">The purpose for which the support file has been issued </w:t>
            </w:r>
          </w:p>
        </w:tc>
        <w:tc>
          <w:tcPr>
            <w:tcW w:w="567" w:type="dxa"/>
            <w:tcBorders>
              <w:top w:val="single" w:sz="4" w:space="0" w:color="000000"/>
              <w:left w:val="single" w:sz="4" w:space="0" w:color="000000"/>
              <w:bottom w:val="single" w:sz="4" w:space="0" w:color="000000"/>
              <w:right w:val="single" w:sz="4" w:space="0" w:color="000000"/>
            </w:tcBorders>
            <w:hideMark/>
          </w:tcPr>
          <w:p w14:paraId="5B993F8B"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212791D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S100_SupportFileRevisionStatus</w:t>
            </w:r>
          </w:p>
        </w:tc>
        <w:tc>
          <w:tcPr>
            <w:tcW w:w="3625" w:type="dxa"/>
            <w:tcBorders>
              <w:top w:val="single" w:sz="4" w:space="0" w:color="000000"/>
              <w:left w:val="single" w:sz="4" w:space="0" w:color="000000"/>
              <w:bottom w:val="single" w:sz="4" w:space="0" w:color="000000"/>
              <w:right w:val="single" w:sz="4" w:space="0" w:color="000000"/>
            </w:tcBorders>
            <w:hideMark/>
          </w:tcPr>
          <w:p w14:paraId="0613810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For example new, replacement, etc</w:t>
            </w:r>
          </w:p>
        </w:tc>
      </w:tr>
      <w:tr w:rsidR="00795B28" w:rsidRPr="00FF0ACC" w14:paraId="3CF2D2DE" w14:textId="77777777" w:rsidTr="002768DE">
        <w:trPr>
          <w:trHeight w:val="863"/>
        </w:trPr>
        <w:tc>
          <w:tcPr>
            <w:tcW w:w="1080" w:type="dxa"/>
            <w:tcBorders>
              <w:top w:val="single" w:sz="4" w:space="0" w:color="000000"/>
              <w:left w:val="single" w:sz="4" w:space="0" w:color="000000"/>
              <w:bottom w:val="single" w:sz="4" w:space="0" w:color="000000"/>
              <w:right w:val="single" w:sz="4" w:space="0" w:color="000000"/>
            </w:tcBorders>
            <w:hideMark/>
          </w:tcPr>
          <w:p w14:paraId="4E7673B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3141737E"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editionNumber</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36F87DF8"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The Edition number of the support file</w:t>
            </w:r>
          </w:p>
        </w:tc>
        <w:tc>
          <w:tcPr>
            <w:tcW w:w="567" w:type="dxa"/>
            <w:tcBorders>
              <w:top w:val="single" w:sz="4" w:space="0" w:color="000000"/>
              <w:left w:val="single" w:sz="4" w:space="0" w:color="000000"/>
              <w:bottom w:val="single" w:sz="4" w:space="0" w:color="000000"/>
              <w:right w:val="single" w:sz="4" w:space="0" w:color="000000"/>
            </w:tcBorders>
            <w:hideMark/>
          </w:tcPr>
          <w:p w14:paraId="76055AB9"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46765DEC"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Integer</w:t>
            </w:r>
          </w:p>
        </w:tc>
        <w:tc>
          <w:tcPr>
            <w:tcW w:w="3625" w:type="dxa"/>
            <w:tcBorders>
              <w:top w:val="single" w:sz="4" w:space="0" w:color="000000"/>
              <w:left w:val="single" w:sz="4" w:space="0" w:color="000000"/>
              <w:bottom w:val="single" w:sz="4" w:space="0" w:color="000000"/>
              <w:right w:val="single" w:sz="4" w:space="0" w:color="000000"/>
            </w:tcBorders>
            <w:hideMark/>
          </w:tcPr>
          <w:p w14:paraId="45FE042B" w14:textId="77777777" w:rsidR="00795B28" w:rsidRPr="00F957C5" w:rsidRDefault="00795B28" w:rsidP="001456A3">
            <w:pPr>
              <w:snapToGrid w:val="0"/>
              <w:spacing w:before="60" w:after="60" w:line="240" w:lineRule="auto"/>
              <w:rPr>
                <w:rFonts w:eastAsia="Times New Roman"/>
                <w:sz w:val="16"/>
                <w:szCs w:val="16"/>
                <w:lang w:val="en-GB"/>
              </w:rPr>
            </w:pPr>
            <w:r w:rsidRPr="00F957C5">
              <w:rPr>
                <w:rFonts w:eastAsia="Times New Roman"/>
                <w:sz w:val="16"/>
                <w:szCs w:val="16"/>
                <w:lang w:val="en-GB"/>
              </w:rPr>
              <w:t>When a data set is initially created, the Edition number 1 is assigned to it. The Edition number is increased by 1 at each new Edition. Edition number remains the same for a re-issue</w:t>
            </w:r>
          </w:p>
        </w:tc>
      </w:tr>
      <w:tr w:rsidR="00795B28" w:rsidRPr="00FF0ACC" w14:paraId="54CE1F0A" w14:textId="77777777" w:rsidTr="002768DE">
        <w:trPr>
          <w:trHeight w:val="335"/>
        </w:trPr>
        <w:tc>
          <w:tcPr>
            <w:tcW w:w="1080" w:type="dxa"/>
            <w:tcBorders>
              <w:top w:val="single" w:sz="4" w:space="0" w:color="000000"/>
              <w:left w:val="single" w:sz="4" w:space="0" w:color="000000"/>
              <w:bottom w:val="single" w:sz="4" w:space="0" w:color="000000"/>
              <w:right w:val="single" w:sz="4" w:space="0" w:color="000000"/>
            </w:tcBorders>
            <w:hideMark/>
          </w:tcPr>
          <w:p w14:paraId="4A90620B" w14:textId="77777777" w:rsidR="00795B28" w:rsidRPr="00F957C5" w:rsidRDefault="00795B28" w:rsidP="001456A3">
            <w:pPr>
              <w:snapToGrid w:val="0"/>
              <w:spacing w:before="60" w:after="60" w:line="240" w:lineRule="auto"/>
              <w:rPr>
                <w:rFonts w:eastAsia="MS Mincho"/>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200E2035"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issueDate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8F64D6C"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Date on which the data was made available by the Data Producer</w:t>
            </w:r>
          </w:p>
        </w:tc>
        <w:tc>
          <w:tcPr>
            <w:tcW w:w="567" w:type="dxa"/>
            <w:tcBorders>
              <w:top w:val="single" w:sz="4" w:space="0" w:color="000000"/>
              <w:left w:val="single" w:sz="4" w:space="0" w:color="000000"/>
              <w:bottom w:val="single" w:sz="4" w:space="0" w:color="000000"/>
              <w:right w:val="single" w:sz="4" w:space="0" w:color="000000"/>
            </w:tcBorders>
            <w:hideMark/>
          </w:tcPr>
          <w:p w14:paraId="7C04FC9A"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665B8E0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Date</w:t>
            </w:r>
          </w:p>
        </w:tc>
        <w:tc>
          <w:tcPr>
            <w:tcW w:w="3625" w:type="dxa"/>
            <w:tcBorders>
              <w:top w:val="single" w:sz="4" w:space="0" w:color="000000"/>
              <w:left w:val="single" w:sz="4" w:space="0" w:color="000000"/>
              <w:bottom w:val="single" w:sz="4" w:space="0" w:color="000000"/>
              <w:right w:val="single" w:sz="4" w:space="0" w:color="000000"/>
            </w:tcBorders>
          </w:tcPr>
          <w:p w14:paraId="616402D9" w14:textId="77777777" w:rsidR="00795B28" w:rsidRPr="00F957C5" w:rsidRDefault="00795B28" w:rsidP="001456A3">
            <w:pPr>
              <w:snapToGrid w:val="0"/>
              <w:spacing w:before="60" w:after="60" w:line="240" w:lineRule="auto"/>
              <w:rPr>
                <w:sz w:val="16"/>
                <w:szCs w:val="16"/>
                <w:lang w:val="en-GB"/>
              </w:rPr>
            </w:pPr>
          </w:p>
        </w:tc>
      </w:tr>
      <w:tr w:rsidR="00795B28" w:rsidRPr="00FF0ACC" w14:paraId="19744A1F" w14:textId="77777777" w:rsidTr="002768DE">
        <w:trPr>
          <w:trHeight w:val="335"/>
        </w:trPr>
        <w:tc>
          <w:tcPr>
            <w:tcW w:w="1080" w:type="dxa"/>
            <w:tcBorders>
              <w:top w:val="single" w:sz="4" w:space="0" w:color="000000"/>
              <w:left w:val="single" w:sz="4" w:space="0" w:color="000000"/>
              <w:bottom w:val="single" w:sz="4" w:space="0" w:color="000000"/>
              <w:right w:val="single" w:sz="4" w:space="0" w:color="000000"/>
            </w:tcBorders>
            <w:hideMark/>
          </w:tcPr>
          <w:p w14:paraId="0289A52B"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759210A0"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supportFileSpecification</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7F94B832"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The specification used to create this file</w:t>
            </w:r>
          </w:p>
        </w:tc>
        <w:tc>
          <w:tcPr>
            <w:tcW w:w="567" w:type="dxa"/>
            <w:tcBorders>
              <w:top w:val="single" w:sz="4" w:space="0" w:color="000000"/>
              <w:left w:val="single" w:sz="4" w:space="0" w:color="000000"/>
              <w:bottom w:val="single" w:sz="4" w:space="0" w:color="000000"/>
              <w:right w:val="single" w:sz="4" w:space="0" w:color="000000"/>
            </w:tcBorders>
            <w:hideMark/>
          </w:tcPr>
          <w:p w14:paraId="076B407E"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3895CBA9"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S100_SupportFileSpecification</w:t>
            </w:r>
          </w:p>
        </w:tc>
        <w:tc>
          <w:tcPr>
            <w:tcW w:w="3625" w:type="dxa"/>
            <w:tcBorders>
              <w:top w:val="single" w:sz="4" w:space="0" w:color="000000"/>
              <w:left w:val="single" w:sz="4" w:space="0" w:color="000000"/>
              <w:bottom w:val="single" w:sz="4" w:space="0" w:color="000000"/>
              <w:right w:val="single" w:sz="4" w:space="0" w:color="000000"/>
            </w:tcBorders>
          </w:tcPr>
          <w:p w14:paraId="65B2DA79" w14:textId="77777777" w:rsidR="00795B28" w:rsidRPr="00F957C5" w:rsidRDefault="00795B28" w:rsidP="001456A3">
            <w:pPr>
              <w:snapToGrid w:val="0"/>
              <w:spacing w:before="60" w:after="60" w:line="240" w:lineRule="auto"/>
              <w:rPr>
                <w:sz w:val="16"/>
                <w:szCs w:val="16"/>
                <w:lang w:val="en-GB"/>
              </w:rPr>
            </w:pPr>
          </w:p>
        </w:tc>
      </w:tr>
      <w:tr w:rsidR="00795B28" w:rsidRPr="00FF0ACC" w14:paraId="31BF3813" w14:textId="77777777" w:rsidTr="002768DE">
        <w:trPr>
          <w:trHeight w:val="160"/>
        </w:trPr>
        <w:tc>
          <w:tcPr>
            <w:tcW w:w="1080" w:type="dxa"/>
            <w:tcBorders>
              <w:top w:val="single" w:sz="4" w:space="0" w:color="000000"/>
              <w:left w:val="single" w:sz="4" w:space="0" w:color="000000"/>
              <w:bottom w:val="single" w:sz="4" w:space="0" w:color="000000"/>
              <w:right w:val="single" w:sz="4" w:space="0" w:color="000000"/>
            </w:tcBorders>
            <w:hideMark/>
          </w:tcPr>
          <w:p w14:paraId="1D4C4BE6"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130878B8"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dataType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470BED3B"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The format of the support file</w:t>
            </w:r>
          </w:p>
        </w:tc>
        <w:tc>
          <w:tcPr>
            <w:tcW w:w="567" w:type="dxa"/>
            <w:tcBorders>
              <w:top w:val="single" w:sz="4" w:space="0" w:color="000000"/>
              <w:left w:val="single" w:sz="4" w:space="0" w:color="000000"/>
              <w:bottom w:val="single" w:sz="4" w:space="0" w:color="000000"/>
              <w:right w:val="single" w:sz="4" w:space="0" w:color="000000"/>
            </w:tcBorders>
            <w:hideMark/>
          </w:tcPr>
          <w:p w14:paraId="2F98C7BA"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1332F580"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S100_SupportFileFormat</w:t>
            </w:r>
          </w:p>
        </w:tc>
        <w:tc>
          <w:tcPr>
            <w:tcW w:w="3625" w:type="dxa"/>
            <w:tcBorders>
              <w:top w:val="single" w:sz="4" w:space="0" w:color="000000"/>
              <w:left w:val="single" w:sz="4" w:space="0" w:color="000000"/>
              <w:bottom w:val="single" w:sz="4" w:space="0" w:color="000000"/>
              <w:right w:val="single" w:sz="4" w:space="0" w:color="000000"/>
            </w:tcBorders>
          </w:tcPr>
          <w:p w14:paraId="2500FB8E" w14:textId="77777777" w:rsidR="00795B28" w:rsidRPr="00F957C5" w:rsidRDefault="00795B28" w:rsidP="001456A3">
            <w:pPr>
              <w:snapToGrid w:val="0"/>
              <w:spacing w:before="60" w:after="60" w:line="240" w:lineRule="auto"/>
              <w:rPr>
                <w:sz w:val="16"/>
                <w:szCs w:val="16"/>
                <w:lang w:val="en-GB"/>
              </w:rPr>
            </w:pPr>
          </w:p>
        </w:tc>
      </w:tr>
      <w:tr w:rsidR="00795B28" w:rsidRPr="00FF0ACC" w14:paraId="3599B51F" w14:textId="77777777" w:rsidTr="002768DE">
        <w:trPr>
          <w:trHeight w:val="176"/>
        </w:trPr>
        <w:tc>
          <w:tcPr>
            <w:tcW w:w="1080" w:type="dxa"/>
            <w:tcBorders>
              <w:top w:val="single" w:sz="4" w:space="0" w:color="000000"/>
              <w:left w:val="single" w:sz="4" w:space="0" w:color="000000"/>
              <w:bottom w:val="single" w:sz="4" w:space="0" w:color="000000"/>
              <w:right w:val="single" w:sz="4" w:space="0" w:color="000000"/>
            </w:tcBorders>
            <w:hideMark/>
          </w:tcPr>
          <w:p w14:paraId="0FD7014E"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4659BCFE"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otherDataTypeDescription</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7BB423D4"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Support file format other than those listed</w:t>
            </w:r>
          </w:p>
        </w:tc>
        <w:tc>
          <w:tcPr>
            <w:tcW w:w="567" w:type="dxa"/>
            <w:tcBorders>
              <w:top w:val="single" w:sz="4" w:space="0" w:color="000000"/>
              <w:left w:val="single" w:sz="4" w:space="0" w:color="000000"/>
              <w:bottom w:val="single" w:sz="4" w:space="0" w:color="000000"/>
              <w:right w:val="single" w:sz="4" w:space="0" w:color="000000"/>
            </w:tcBorders>
            <w:hideMark/>
          </w:tcPr>
          <w:p w14:paraId="48CF67C3"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57CC8578"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CharacterString</w:t>
            </w:r>
            <w:proofErr w:type="spellEnd"/>
          </w:p>
        </w:tc>
        <w:tc>
          <w:tcPr>
            <w:tcW w:w="3625" w:type="dxa"/>
            <w:tcBorders>
              <w:top w:val="single" w:sz="4" w:space="0" w:color="000000"/>
              <w:left w:val="single" w:sz="4" w:space="0" w:color="000000"/>
              <w:bottom w:val="single" w:sz="4" w:space="0" w:color="000000"/>
              <w:right w:val="single" w:sz="4" w:space="0" w:color="000000"/>
            </w:tcBorders>
          </w:tcPr>
          <w:p w14:paraId="5C29406E" w14:textId="77777777" w:rsidR="00795B28" w:rsidRPr="00F957C5" w:rsidRDefault="00795B28" w:rsidP="001456A3">
            <w:pPr>
              <w:snapToGrid w:val="0"/>
              <w:spacing w:before="60" w:after="60" w:line="240" w:lineRule="auto"/>
              <w:rPr>
                <w:sz w:val="16"/>
                <w:szCs w:val="16"/>
                <w:lang w:val="en-GB"/>
              </w:rPr>
            </w:pPr>
          </w:p>
        </w:tc>
      </w:tr>
      <w:tr w:rsidR="00795B28" w:rsidRPr="00FF0ACC" w14:paraId="6FDC1414" w14:textId="77777777" w:rsidTr="002768DE">
        <w:trPr>
          <w:trHeight w:val="160"/>
        </w:trPr>
        <w:tc>
          <w:tcPr>
            <w:tcW w:w="1080" w:type="dxa"/>
            <w:tcBorders>
              <w:top w:val="single" w:sz="4" w:space="0" w:color="000000"/>
              <w:left w:val="single" w:sz="4" w:space="0" w:color="000000"/>
              <w:bottom w:val="single" w:sz="4" w:space="0" w:color="000000"/>
              <w:right w:val="single" w:sz="4" w:space="0" w:color="000000"/>
            </w:tcBorders>
            <w:hideMark/>
          </w:tcPr>
          <w:p w14:paraId="64C63516"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22EF6A21"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comment</w:t>
            </w:r>
          </w:p>
        </w:tc>
        <w:tc>
          <w:tcPr>
            <w:tcW w:w="3119" w:type="dxa"/>
            <w:tcBorders>
              <w:top w:val="single" w:sz="4" w:space="0" w:color="000000"/>
              <w:left w:val="single" w:sz="4" w:space="0" w:color="000000"/>
              <w:bottom w:val="single" w:sz="4" w:space="0" w:color="000000"/>
              <w:right w:val="single" w:sz="4" w:space="0" w:color="000000"/>
            </w:tcBorders>
            <w:hideMark/>
          </w:tcPr>
          <w:p w14:paraId="55C7455C" w14:textId="77777777" w:rsidR="00795B28" w:rsidRPr="00F957C5" w:rsidRDefault="00795B28" w:rsidP="001456A3">
            <w:pPr>
              <w:autoSpaceDE w:val="0"/>
              <w:snapToGrid w:val="0"/>
              <w:spacing w:before="60" w:after="60" w:line="240" w:lineRule="auto"/>
              <w:rPr>
                <w:sz w:val="16"/>
                <w:szCs w:val="16"/>
                <w:lang w:val="en-GB"/>
              </w:rPr>
            </w:pPr>
            <w:r w:rsidRPr="00F957C5">
              <w:rPr>
                <w:sz w:val="16"/>
                <w:szCs w:val="16"/>
                <w:lang w:val="en-GB"/>
              </w:rPr>
              <w:t>Optional comment</w:t>
            </w:r>
          </w:p>
        </w:tc>
        <w:tc>
          <w:tcPr>
            <w:tcW w:w="567" w:type="dxa"/>
            <w:tcBorders>
              <w:top w:val="single" w:sz="4" w:space="0" w:color="000000"/>
              <w:left w:val="single" w:sz="4" w:space="0" w:color="000000"/>
              <w:bottom w:val="single" w:sz="4" w:space="0" w:color="000000"/>
              <w:right w:val="single" w:sz="4" w:space="0" w:color="000000"/>
            </w:tcBorders>
            <w:hideMark/>
          </w:tcPr>
          <w:p w14:paraId="58BCBE4D"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5BDD6EAE"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CharacterString</w:t>
            </w:r>
            <w:proofErr w:type="spellEnd"/>
          </w:p>
        </w:tc>
        <w:tc>
          <w:tcPr>
            <w:tcW w:w="3625" w:type="dxa"/>
            <w:tcBorders>
              <w:top w:val="single" w:sz="4" w:space="0" w:color="000000"/>
              <w:left w:val="single" w:sz="4" w:space="0" w:color="000000"/>
              <w:bottom w:val="single" w:sz="4" w:space="0" w:color="000000"/>
              <w:right w:val="single" w:sz="4" w:space="0" w:color="000000"/>
            </w:tcBorders>
          </w:tcPr>
          <w:p w14:paraId="58EBF9D4" w14:textId="77777777" w:rsidR="00795B28" w:rsidRPr="00F957C5" w:rsidRDefault="00795B28" w:rsidP="001456A3">
            <w:pPr>
              <w:snapToGrid w:val="0"/>
              <w:spacing w:before="60" w:after="60" w:line="240" w:lineRule="auto"/>
              <w:rPr>
                <w:sz w:val="16"/>
                <w:szCs w:val="16"/>
                <w:lang w:val="en-GB"/>
              </w:rPr>
            </w:pPr>
          </w:p>
        </w:tc>
      </w:tr>
      <w:tr w:rsidR="00795B28" w:rsidRPr="00FF0ACC" w14:paraId="050F59FD" w14:textId="77777777" w:rsidTr="002768DE">
        <w:trPr>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68FB29D7"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06811093"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compressionFlag</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065875C"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Indicates if the resource is compressed</w:t>
            </w:r>
          </w:p>
        </w:tc>
        <w:tc>
          <w:tcPr>
            <w:tcW w:w="567" w:type="dxa"/>
            <w:tcBorders>
              <w:top w:val="single" w:sz="4" w:space="0" w:color="000000"/>
              <w:left w:val="single" w:sz="4" w:space="0" w:color="000000"/>
              <w:bottom w:val="single" w:sz="4" w:space="0" w:color="000000"/>
              <w:right w:val="single" w:sz="4" w:space="0" w:color="000000"/>
            </w:tcBorders>
            <w:hideMark/>
          </w:tcPr>
          <w:p w14:paraId="7206917C"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010843A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Boolean</w:t>
            </w:r>
          </w:p>
        </w:tc>
        <w:tc>
          <w:tcPr>
            <w:tcW w:w="3625" w:type="dxa"/>
            <w:tcBorders>
              <w:top w:val="single" w:sz="4" w:space="0" w:color="000000"/>
              <w:left w:val="single" w:sz="4" w:space="0" w:color="000000"/>
              <w:bottom w:val="single" w:sz="4" w:space="0" w:color="000000"/>
              <w:right w:val="single" w:sz="4" w:space="0" w:color="000000"/>
            </w:tcBorders>
            <w:hideMark/>
          </w:tcPr>
          <w:p w14:paraId="3519009E" w14:textId="77777777" w:rsidR="00795B28" w:rsidRPr="00F957C5" w:rsidRDefault="00795B28" w:rsidP="001456A3">
            <w:pPr>
              <w:snapToGrid w:val="0"/>
              <w:spacing w:before="60" w:after="60" w:line="240" w:lineRule="auto"/>
              <w:rPr>
                <w:sz w:val="16"/>
                <w:szCs w:val="16"/>
                <w:lang w:val="en-GB"/>
              </w:rPr>
            </w:pPr>
            <w:r w:rsidRPr="00F957C5">
              <w:rPr>
                <w:i/>
                <w:sz w:val="16"/>
                <w:szCs w:val="16"/>
                <w:lang w:val="en-GB"/>
              </w:rPr>
              <w:t>True</w:t>
            </w:r>
            <w:r w:rsidRPr="00F957C5">
              <w:rPr>
                <w:sz w:val="16"/>
                <w:szCs w:val="16"/>
                <w:lang w:val="en-GB"/>
              </w:rPr>
              <w:t xml:space="preserve"> indicates a compressed resource</w:t>
            </w:r>
          </w:p>
          <w:p w14:paraId="1B396CCB" w14:textId="77777777" w:rsidR="00795B28" w:rsidRPr="00F957C5" w:rsidRDefault="00795B28" w:rsidP="001456A3">
            <w:pPr>
              <w:snapToGrid w:val="0"/>
              <w:spacing w:before="60" w:after="60" w:line="240" w:lineRule="auto"/>
              <w:rPr>
                <w:sz w:val="16"/>
                <w:szCs w:val="16"/>
                <w:lang w:val="en-GB"/>
              </w:rPr>
            </w:pPr>
            <w:r w:rsidRPr="00F957C5">
              <w:rPr>
                <w:i/>
                <w:sz w:val="16"/>
                <w:szCs w:val="16"/>
                <w:lang w:val="en-GB"/>
              </w:rPr>
              <w:t>False</w:t>
            </w:r>
            <w:r w:rsidRPr="00F957C5">
              <w:rPr>
                <w:sz w:val="16"/>
                <w:szCs w:val="16"/>
                <w:lang w:val="en-GB"/>
              </w:rPr>
              <w:t xml:space="preserve"> indicates an uncompressed resource</w:t>
            </w:r>
          </w:p>
        </w:tc>
      </w:tr>
      <w:tr w:rsidR="00795B28" w:rsidRPr="00FF0ACC" w14:paraId="41B28D10" w14:textId="77777777" w:rsidTr="002768DE">
        <w:trPr>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38FBFD8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36396E6F"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digitalSignatureReference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44E6068"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 xml:space="preserve">Specifies the algorithm used to compute </w:t>
            </w:r>
            <w:proofErr w:type="spellStart"/>
            <w:r w:rsidRPr="00F957C5">
              <w:rPr>
                <w:sz w:val="16"/>
                <w:szCs w:val="16"/>
                <w:lang w:val="en-GB"/>
              </w:rPr>
              <w:t>digitalSignatureValue</w:t>
            </w:r>
            <w:proofErr w:type="spellEnd"/>
          </w:p>
        </w:tc>
        <w:tc>
          <w:tcPr>
            <w:tcW w:w="567" w:type="dxa"/>
            <w:tcBorders>
              <w:top w:val="single" w:sz="4" w:space="0" w:color="000000"/>
              <w:left w:val="single" w:sz="4" w:space="0" w:color="000000"/>
              <w:bottom w:val="single" w:sz="4" w:space="0" w:color="000000"/>
              <w:right w:val="single" w:sz="4" w:space="0" w:color="000000"/>
            </w:tcBorders>
            <w:hideMark/>
          </w:tcPr>
          <w:p w14:paraId="5DD54594"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59DB29C3" w14:textId="24DDF1B6" w:rsidR="00795B28" w:rsidRPr="00F957C5" w:rsidRDefault="00795B28" w:rsidP="001456A3">
            <w:pPr>
              <w:snapToGrid w:val="0"/>
              <w:spacing w:before="60" w:after="60" w:line="240" w:lineRule="auto"/>
              <w:rPr>
                <w:sz w:val="16"/>
                <w:szCs w:val="16"/>
                <w:lang w:val="en-GB"/>
              </w:rPr>
            </w:pPr>
            <w:r w:rsidRPr="00F957C5">
              <w:rPr>
                <w:sz w:val="16"/>
                <w:szCs w:val="16"/>
                <w:lang w:val="en-GB"/>
              </w:rPr>
              <w:t>S100_</w:t>
            </w:r>
            <w:r w:rsidR="00D70DE2">
              <w:rPr>
                <w:sz w:val="16"/>
                <w:szCs w:val="16"/>
                <w:lang w:val="en-GB"/>
              </w:rPr>
              <w:t>SE_</w:t>
            </w:r>
            <w:r w:rsidRPr="00F957C5">
              <w:rPr>
                <w:sz w:val="16"/>
                <w:szCs w:val="16"/>
                <w:lang w:val="en-GB"/>
              </w:rPr>
              <w:t>DigitalSignatureReference</w:t>
            </w:r>
          </w:p>
          <w:p w14:paraId="47DE065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(see S-100 Part 15)</w:t>
            </w:r>
          </w:p>
        </w:tc>
        <w:tc>
          <w:tcPr>
            <w:tcW w:w="3625" w:type="dxa"/>
            <w:tcBorders>
              <w:top w:val="single" w:sz="4" w:space="0" w:color="000000"/>
              <w:left w:val="single" w:sz="4" w:space="0" w:color="000000"/>
              <w:bottom w:val="single" w:sz="4" w:space="0" w:color="000000"/>
              <w:right w:val="single" w:sz="4" w:space="0" w:color="000000"/>
            </w:tcBorders>
          </w:tcPr>
          <w:p w14:paraId="2BA70689" w14:textId="77777777" w:rsidR="00795B28" w:rsidRPr="00F957C5" w:rsidRDefault="00795B28" w:rsidP="001456A3">
            <w:pPr>
              <w:snapToGrid w:val="0"/>
              <w:spacing w:before="60" w:after="60" w:line="240" w:lineRule="auto"/>
              <w:rPr>
                <w:sz w:val="16"/>
                <w:szCs w:val="16"/>
                <w:lang w:val="en-GB"/>
              </w:rPr>
            </w:pPr>
          </w:p>
        </w:tc>
      </w:tr>
      <w:tr w:rsidR="00795B28" w:rsidRPr="00FF0ACC" w14:paraId="1C2AABD7" w14:textId="77777777" w:rsidTr="002768D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79DA69B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4B176A13"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digitalSignatureValue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C4D42D4"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Value derived from the digital signature</w:t>
            </w:r>
          </w:p>
        </w:tc>
        <w:tc>
          <w:tcPr>
            <w:tcW w:w="567" w:type="dxa"/>
            <w:tcBorders>
              <w:top w:val="single" w:sz="4" w:space="0" w:color="000000"/>
              <w:left w:val="single" w:sz="4" w:space="0" w:color="000000"/>
              <w:bottom w:val="single" w:sz="4" w:space="0" w:color="000000"/>
              <w:right w:val="single" w:sz="4" w:space="0" w:color="000000"/>
            </w:tcBorders>
            <w:hideMark/>
          </w:tcPr>
          <w:p w14:paraId="1B099662"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1..*</w:t>
            </w:r>
          </w:p>
        </w:tc>
        <w:tc>
          <w:tcPr>
            <w:tcW w:w="2551" w:type="dxa"/>
            <w:tcBorders>
              <w:top w:val="single" w:sz="4" w:space="0" w:color="000000"/>
              <w:left w:val="single" w:sz="4" w:space="0" w:color="000000"/>
              <w:bottom w:val="single" w:sz="4" w:space="0" w:color="000000"/>
              <w:right w:val="single" w:sz="4" w:space="0" w:color="000000"/>
            </w:tcBorders>
            <w:hideMark/>
          </w:tcPr>
          <w:p w14:paraId="59DAFF7F" w14:textId="6D97C2FB" w:rsidR="00795B28" w:rsidRPr="00F957C5" w:rsidRDefault="00795B28" w:rsidP="001456A3">
            <w:pPr>
              <w:snapToGrid w:val="0"/>
              <w:spacing w:before="60" w:after="60" w:line="240" w:lineRule="auto"/>
              <w:rPr>
                <w:sz w:val="16"/>
                <w:szCs w:val="16"/>
                <w:lang w:val="en-GB"/>
              </w:rPr>
            </w:pPr>
            <w:r w:rsidRPr="00F957C5">
              <w:rPr>
                <w:sz w:val="16"/>
                <w:szCs w:val="16"/>
                <w:lang w:val="en-GB"/>
              </w:rPr>
              <w:t>S100_</w:t>
            </w:r>
            <w:r w:rsidR="00D70DE2">
              <w:rPr>
                <w:sz w:val="16"/>
                <w:szCs w:val="16"/>
                <w:lang w:val="en-GB"/>
              </w:rPr>
              <w:t>SE_</w:t>
            </w:r>
            <w:r w:rsidRPr="00F957C5">
              <w:rPr>
                <w:sz w:val="16"/>
                <w:szCs w:val="16"/>
                <w:lang w:val="en-GB"/>
              </w:rPr>
              <w:t>DigitalSignature</w:t>
            </w:r>
          </w:p>
          <w:p w14:paraId="4188996E"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(see S-100 Part 15)</w:t>
            </w:r>
          </w:p>
        </w:tc>
        <w:tc>
          <w:tcPr>
            <w:tcW w:w="3625" w:type="dxa"/>
            <w:tcBorders>
              <w:top w:val="single" w:sz="4" w:space="0" w:color="000000"/>
              <w:left w:val="single" w:sz="4" w:space="0" w:color="000000"/>
              <w:bottom w:val="single" w:sz="4" w:space="0" w:color="000000"/>
              <w:right w:val="single" w:sz="4" w:space="0" w:color="000000"/>
            </w:tcBorders>
            <w:hideMark/>
          </w:tcPr>
          <w:p w14:paraId="3072F930"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 xml:space="preserve">The value resulting from application of </w:t>
            </w:r>
            <w:proofErr w:type="spellStart"/>
            <w:r w:rsidRPr="00F957C5">
              <w:rPr>
                <w:sz w:val="16"/>
                <w:szCs w:val="16"/>
                <w:lang w:val="en-GB"/>
              </w:rPr>
              <w:t>digitalSignatureReference</w:t>
            </w:r>
            <w:proofErr w:type="spellEnd"/>
          </w:p>
          <w:p w14:paraId="45CE7350"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Implemented as the digital signature format specified in S-100 Part 15</w:t>
            </w:r>
          </w:p>
        </w:tc>
      </w:tr>
      <w:tr w:rsidR="00795B28" w:rsidRPr="00FF0ACC" w14:paraId="2BE0F119" w14:textId="77777777" w:rsidTr="002768D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2C0F2089"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5B6001E8"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defaultLocale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0D360ED4"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Default language and character set used in the support file</w:t>
            </w:r>
          </w:p>
        </w:tc>
        <w:tc>
          <w:tcPr>
            <w:tcW w:w="567" w:type="dxa"/>
            <w:tcBorders>
              <w:top w:val="single" w:sz="4" w:space="0" w:color="000000"/>
              <w:left w:val="single" w:sz="4" w:space="0" w:color="000000"/>
              <w:bottom w:val="single" w:sz="4" w:space="0" w:color="000000"/>
              <w:right w:val="single" w:sz="4" w:space="0" w:color="000000"/>
            </w:tcBorders>
            <w:hideMark/>
          </w:tcPr>
          <w:p w14:paraId="6DE3A3EB"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51146475"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PT_Locale</w:t>
            </w:r>
            <w:proofErr w:type="spellEnd"/>
          </w:p>
        </w:tc>
        <w:tc>
          <w:tcPr>
            <w:tcW w:w="3625" w:type="dxa"/>
            <w:tcBorders>
              <w:top w:val="single" w:sz="4" w:space="0" w:color="000000"/>
              <w:left w:val="single" w:sz="4" w:space="0" w:color="000000"/>
              <w:bottom w:val="single" w:sz="4" w:space="0" w:color="000000"/>
              <w:right w:val="single" w:sz="4" w:space="0" w:color="000000"/>
            </w:tcBorders>
            <w:hideMark/>
          </w:tcPr>
          <w:p w14:paraId="165EC089"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 xml:space="preserve">In absence of </w:t>
            </w:r>
            <w:proofErr w:type="spellStart"/>
            <w:r w:rsidRPr="00F957C5">
              <w:rPr>
                <w:sz w:val="16"/>
                <w:szCs w:val="16"/>
                <w:lang w:val="en-GB"/>
              </w:rPr>
              <w:t>defaultLocale</w:t>
            </w:r>
            <w:proofErr w:type="spellEnd"/>
            <w:r w:rsidRPr="00F957C5">
              <w:rPr>
                <w:sz w:val="16"/>
                <w:szCs w:val="16"/>
                <w:lang w:val="en-GB"/>
              </w:rPr>
              <w:t xml:space="preserve"> the language is English in UTF-8</w:t>
            </w:r>
          </w:p>
          <w:p w14:paraId="4C0D0E0D"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 support file is expected to use only one as locale. Additional support files can be created for other locales</w:t>
            </w:r>
          </w:p>
        </w:tc>
      </w:tr>
      <w:tr w:rsidR="00795B28" w:rsidRPr="00FF0ACC" w14:paraId="19CF15AC" w14:textId="77777777" w:rsidTr="002768D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6F8E26E4"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3B76FEBA"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supportedResource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F16EFD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Identifier of the resource supported by this support file</w:t>
            </w:r>
          </w:p>
        </w:tc>
        <w:tc>
          <w:tcPr>
            <w:tcW w:w="567" w:type="dxa"/>
            <w:tcBorders>
              <w:top w:val="single" w:sz="4" w:space="0" w:color="000000"/>
              <w:left w:val="single" w:sz="4" w:space="0" w:color="000000"/>
              <w:bottom w:val="single" w:sz="4" w:space="0" w:color="000000"/>
              <w:right w:val="single" w:sz="4" w:space="0" w:color="000000"/>
            </w:tcBorders>
            <w:hideMark/>
          </w:tcPr>
          <w:p w14:paraId="0DFB4BB8"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w:t>
            </w:r>
          </w:p>
        </w:tc>
        <w:tc>
          <w:tcPr>
            <w:tcW w:w="2551" w:type="dxa"/>
            <w:tcBorders>
              <w:top w:val="single" w:sz="4" w:space="0" w:color="000000"/>
              <w:left w:val="single" w:sz="4" w:space="0" w:color="000000"/>
              <w:bottom w:val="single" w:sz="4" w:space="0" w:color="000000"/>
              <w:right w:val="single" w:sz="4" w:space="0" w:color="000000"/>
            </w:tcBorders>
            <w:hideMark/>
          </w:tcPr>
          <w:p w14:paraId="7C94920E"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CharacterString</w:t>
            </w:r>
            <w:proofErr w:type="spellEnd"/>
          </w:p>
        </w:tc>
        <w:tc>
          <w:tcPr>
            <w:tcW w:w="3625" w:type="dxa"/>
            <w:tcBorders>
              <w:top w:val="single" w:sz="4" w:space="0" w:color="000000"/>
              <w:left w:val="single" w:sz="4" w:space="0" w:color="000000"/>
              <w:bottom w:val="single" w:sz="4" w:space="0" w:color="000000"/>
              <w:right w:val="single" w:sz="4" w:space="0" w:color="000000"/>
            </w:tcBorders>
            <w:hideMark/>
          </w:tcPr>
          <w:p w14:paraId="6AB41679"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Conventions for identifiers are detailed in S-100 Part 15. S-100 allows file URI, digital signature or cryptographic hash checksums to be used.</w:t>
            </w:r>
          </w:p>
        </w:tc>
      </w:tr>
      <w:tr w:rsidR="00795B28" w:rsidRPr="00FF0ACC" w14:paraId="63DD2FCE" w14:textId="77777777" w:rsidTr="002768DE">
        <w:trPr>
          <w:cantSplit/>
          <w:trHeight w:val="351"/>
        </w:trPr>
        <w:tc>
          <w:tcPr>
            <w:tcW w:w="1080" w:type="dxa"/>
            <w:tcBorders>
              <w:top w:val="single" w:sz="4" w:space="0" w:color="000000"/>
              <w:left w:val="single" w:sz="4" w:space="0" w:color="000000"/>
              <w:bottom w:val="single" w:sz="4" w:space="0" w:color="000000"/>
              <w:right w:val="single" w:sz="4" w:space="0" w:color="000000"/>
            </w:tcBorders>
            <w:hideMark/>
          </w:tcPr>
          <w:p w14:paraId="387F28AC"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Attribute</w:t>
            </w:r>
          </w:p>
        </w:tc>
        <w:tc>
          <w:tcPr>
            <w:tcW w:w="2918" w:type="dxa"/>
            <w:tcBorders>
              <w:top w:val="single" w:sz="4" w:space="0" w:color="000000"/>
              <w:left w:val="single" w:sz="4" w:space="0" w:color="000000"/>
              <w:bottom w:val="single" w:sz="4" w:space="0" w:color="000000"/>
              <w:right w:val="single" w:sz="4" w:space="0" w:color="000000"/>
            </w:tcBorders>
            <w:hideMark/>
          </w:tcPr>
          <w:p w14:paraId="01482960" w14:textId="77777777" w:rsidR="00795B28" w:rsidRPr="00F957C5" w:rsidRDefault="00795B28" w:rsidP="001456A3">
            <w:pPr>
              <w:snapToGrid w:val="0"/>
              <w:spacing w:before="60" w:after="60" w:line="240" w:lineRule="auto"/>
              <w:rPr>
                <w:sz w:val="16"/>
                <w:szCs w:val="16"/>
                <w:lang w:val="en-GB"/>
              </w:rPr>
            </w:pPr>
            <w:proofErr w:type="spellStart"/>
            <w:r w:rsidRPr="00F957C5">
              <w:rPr>
                <w:sz w:val="16"/>
                <w:szCs w:val="16"/>
                <w:lang w:val="en-GB"/>
              </w:rPr>
              <w:t>resourcePurpose</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48680803"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The purpose of the supporting resource</w:t>
            </w:r>
          </w:p>
        </w:tc>
        <w:tc>
          <w:tcPr>
            <w:tcW w:w="567" w:type="dxa"/>
            <w:tcBorders>
              <w:top w:val="single" w:sz="4" w:space="0" w:color="000000"/>
              <w:left w:val="single" w:sz="4" w:space="0" w:color="000000"/>
              <w:bottom w:val="single" w:sz="4" w:space="0" w:color="000000"/>
              <w:right w:val="single" w:sz="4" w:space="0" w:color="000000"/>
            </w:tcBorders>
            <w:hideMark/>
          </w:tcPr>
          <w:p w14:paraId="5A084783" w14:textId="77777777" w:rsidR="00795B28" w:rsidRPr="00F957C5" w:rsidRDefault="00795B28" w:rsidP="001456A3">
            <w:pPr>
              <w:snapToGrid w:val="0"/>
              <w:spacing w:before="60" w:after="60" w:line="240" w:lineRule="auto"/>
              <w:jc w:val="center"/>
              <w:rPr>
                <w:sz w:val="16"/>
                <w:szCs w:val="16"/>
                <w:lang w:val="en-GB"/>
              </w:rPr>
            </w:pPr>
            <w:r w:rsidRPr="00F957C5">
              <w:rPr>
                <w:sz w:val="16"/>
                <w:szCs w:val="16"/>
                <w:lang w:val="en-GB"/>
              </w:rPr>
              <w:t>0..1</w:t>
            </w:r>
          </w:p>
        </w:tc>
        <w:tc>
          <w:tcPr>
            <w:tcW w:w="2551" w:type="dxa"/>
            <w:tcBorders>
              <w:top w:val="single" w:sz="4" w:space="0" w:color="000000"/>
              <w:left w:val="single" w:sz="4" w:space="0" w:color="000000"/>
              <w:bottom w:val="single" w:sz="4" w:space="0" w:color="000000"/>
              <w:right w:val="single" w:sz="4" w:space="0" w:color="000000"/>
            </w:tcBorders>
            <w:hideMark/>
          </w:tcPr>
          <w:p w14:paraId="0AAC4B87"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S100_ResourcePurpose</w:t>
            </w:r>
          </w:p>
        </w:tc>
        <w:tc>
          <w:tcPr>
            <w:tcW w:w="3625" w:type="dxa"/>
            <w:tcBorders>
              <w:top w:val="single" w:sz="4" w:space="0" w:color="000000"/>
              <w:left w:val="single" w:sz="4" w:space="0" w:color="000000"/>
              <w:bottom w:val="single" w:sz="4" w:space="0" w:color="000000"/>
              <w:right w:val="single" w:sz="4" w:space="0" w:color="000000"/>
            </w:tcBorders>
            <w:hideMark/>
          </w:tcPr>
          <w:p w14:paraId="0EDA32D8" w14:textId="77777777" w:rsidR="00795B28" w:rsidRPr="00F957C5" w:rsidRDefault="00795B28" w:rsidP="001456A3">
            <w:pPr>
              <w:snapToGrid w:val="0"/>
              <w:spacing w:before="60" w:after="60" w:line="240" w:lineRule="auto"/>
              <w:rPr>
                <w:sz w:val="16"/>
                <w:szCs w:val="16"/>
                <w:lang w:val="en-GB"/>
              </w:rPr>
            </w:pPr>
            <w:r w:rsidRPr="00F957C5">
              <w:rPr>
                <w:sz w:val="16"/>
                <w:szCs w:val="16"/>
                <w:lang w:val="en-GB"/>
              </w:rPr>
              <w:t>Identifies how the supporting resource is used</w:t>
            </w:r>
          </w:p>
        </w:tc>
      </w:tr>
    </w:tbl>
    <w:p w14:paraId="377FD98A" w14:textId="77777777" w:rsidR="00795B28" w:rsidRPr="00334522" w:rsidRDefault="00795B28" w:rsidP="00334522">
      <w:pPr>
        <w:spacing w:line="240" w:lineRule="auto"/>
        <w:jc w:val="both"/>
        <w:rPr>
          <w:rFonts w:eastAsia="MS Mincho" w:cs="Times New Roman"/>
          <w:sz w:val="20"/>
          <w:szCs w:val="20"/>
          <w:lang w:val="en-GB"/>
        </w:rPr>
      </w:pPr>
    </w:p>
    <w:p w14:paraId="3EC94598" w14:textId="77777777" w:rsidR="00795B28" w:rsidRPr="00C953C4" w:rsidRDefault="00795B28" w:rsidP="00C953C4">
      <w:pPr>
        <w:pStyle w:val="Heading4"/>
        <w:tabs>
          <w:tab w:val="left" w:pos="993"/>
        </w:tabs>
        <w:spacing w:line="240" w:lineRule="auto"/>
        <w:ind w:left="992" w:hanging="992"/>
        <w:rPr>
          <w:sz w:val="20"/>
          <w:szCs w:val="20"/>
          <w:lang w:val="en-GB"/>
        </w:rPr>
      </w:pPr>
      <w:bookmarkStart w:id="511" w:name="_Toc403560574"/>
      <w:bookmarkStart w:id="512" w:name="_Toc512925149"/>
      <w:r w:rsidRPr="00C953C4">
        <w:rPr>
          <w:sz w:val="20"/>
          <w:szCs w:val="20"/>
          <w:lang w:val="en-GB"/>
        </w:rPr>
        <w:t>S100_SupportFileFormat</w:t>
      </w:r>
      <w:bookmarkEnd w:id="511"/>
      <w:bookmarkEnd w:id="512"/>
    </w:p>
    <w:tbl>
      <w:tblPr>
        <w:tblW w:w="13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864"/>
        <w:gridCol w:w="3119"/>
        <w:gridCol w:w="708"/>
        <w:gridCol w:w="6065"/>
      </w:tblGrid>
      <w:tr w:rsidR="00795B28" w:rsidRPr="00FF0ACC" w14:paraId="211A3C60" w14:textId="77777777" w:rsidTr="00EF486F">
        <w:trPr>
          <w:trHeight w:val="289"/>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A7FB67A" w14:textId="77777777" w:rsidR="00795B28" w:rsidRPr="006E45B6" w:rsidRDefault="00795B28" w:rsidP="006E45B6">
            <w:pPr>
              <w:keepNext/>
              <w:keepLines/>
              <w:snapToGrid w:val="0"/>
              <w:spacing w:before="60" w:after="60" w:line="240" w:lineRule="auto"/>
              <w:rPr>
                <w:b/>
                <w:sz w:val="16"/>
                <w:szCs w:val="16"/>
                <w:lang w:val="en-GB"/>
              </w:rPr>
            </w:pPr>
            <w:r w:rsidRPr="006E45B6">
              <w:rPr>
                <w:b/>
                <w:sz w:val="16"/>
                <w:szCs w:val="16"/>
                <w:lang w:val="en-GB"/>
              </w:rPr>
              <w:t>Role Name</w:t>
            </w:r>
          </w:p>
        </w:tc>
        <w:tc>
          <w:tcPr>
            <w:tcW w:w="28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088537E" w14:textId="77777777" w:rsidR="00795B28" w:rsidRPr="006E45B6" w:rsidRDefault="00795B28" w:rsidP="006E45B6">
            <w:pPr>
              <w:keepNext/>
              <w:keepLines/>
              <w:snapToGrid w:val="0"/>
              <w:spacing w:before="60" w:after="60" w:line="240" w:lineRule="auto"/>
              <w:rPr>
                <w:b/>
                <w:sz w:val="16"/>
                <w:szCs w:val="16"/>
                <w:lang w:val="en-GB"/>
              </w:rPr>
            </w:pPr>
            <w:r w:rsidRPr="006E45B6">
              <w:rPr>
                <w:b/>
                <w:sz w:val="16"/>
                <w:szCs w:val="16"/>
                <w:lang w:val="en-GB"/>
              </w:rPr>
              <w:t>Name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F7D534" w14:textId="77777777" w:rsidR="00795B28" w:rsidRPr="006E45B6" w:rsidRDefault="00795B28" w:rsidP="006E45B6">
            <w:pPr>
              <w:keepNext/>
              <w:keepLines/>
              <w:snapToGrid w:val="0"/>
              <w:spacing w:before="60" w:after="60" w:line="240" w:lineRule="auto"/>
              <w:rPr>
                <w:b/>
                <w:sz w:val="16"/>
                <w:szCs w:val="16"/>
                <w:lang w:val="en-GB"/>
              </w:rPr>
            </w:pPr>
            <w:r w:rsidRPr="006E45B6">
              <w:rPr>
                <w:b/>
                <w:sz w:val="16"/>
                <w:szCs w:val="16"/>
                <w:lang w:val="en-GB"/>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6BAE9DB" w14:textId="77777777" w:rsidR="00795B28" w:rsidRPr="006E45B6" w:rsidRDefault="00795B28" w:rsidP="006E45B6">
            <w:pPr>
              <w:keepNext/>
              <w:keepLines/>
              <w:snapToGrid w:val="0"/>
              <w:spacing w:before="60" w:after="60" w:line="240" w:lineRule="auto"/>
              <w:jc w:val="center"/>
              <w:rPr>
                <w:b/>
                <w:sz w:val="16"/>
                <w:szCs w:val="16"/>
                <w:lang w:val="en-GB"/>
              </w:rPr>
            </w:pPr>
            <w:r w:rsidRPr="006E45B6">
              <w:rPr>
                <w:b/>
                <w:sz w:val="16"/>
                <w:szCs w:val="16"/>
                <w:lang w:val="en-GB"/>
              </w:rPr>
              <w:t>Code</w:t>
            </w:r>
          </w:p>
        </w:tc>
        <w:tc>
          <w:tcPr>
            <w:tcW w:w="60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BAA58B8" w14:textId="77777777" w:rsidR="00795B28" w:rsidRPr="006E45B6" w:rsidRDefault="00795B28" w:rsidP="006E45B6">
            <w:pPr>
              <w:keepNext/>
              <w:keepLines/>
              <w:snapToGrid w:val="0"/>
              <w:spacing w:before="60" w:after="60" w:line="240" w:lineRule="auto"/>
              <w:rPr>
                <w:b/>
                <w:sz w:val="16"/>
                <w:szCs w:val="16"/>
                <w:lang w:val="en-GB"/>
              </w:rPr>
            </w:pPr>
            <w:r w:rsidRPr="006E45B6">
              <w:rPr>
                <w:b/>
                <w:sz w:val="16"/>
                <w:szCs w:val="16"/>
                <w:lang w:val="en-GB"/>
              </w:rPr>
              <w:t>Remarks</w:t>
            </w:r>
          </w:p>
        </w:tc>
      </w:tr>
      <w:tr w:rsidR="00795B28" w:rsidRPr="00FF0ACC" w14:paraId="72843A3C" w14:textId="77777777" w:rsidTr="00EF486F">
        <w:trPr>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068AE4D4"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Enumeration</w:t>
            </w:r>
          </w:p>
        </w:tc>
        <w:tc>
          <w:tcPr>
            <w:tcW w:w="2864" w:type="dxa"/>
            <w:tcBorders>
              <w:top w:val="single" w:sz="4" w:space="0" w:color="000000"/>
              <w:left w:val="single" w:sz="4" w:space="0" w:color="000000"/>
              <w:bottom w:val="single" w:sz="4" w:space="0" w:color="000000"/>
              <w:right w:val="single" w:sz="4" w:space="0" w:color="000000"/>
            </w:tcBorders>
            <w:hideMark/>
          </w:tcPr>
          <w:p w14:paraId="1979441A"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S100_SupportFileFormat</w:t>
            </w:r>
          </w:p>
        </w:tc>
        <w:tc>
          <w:tcPr>
            <w:tcW w:w="3119" w:type="dxa"/>
            <w:tcBorders>
              <w:top w:val="single" w:sz="4" w:space="0" w:color="000000"/>
              <w:left w:val="single" w:sz="4" w:space="0" w:color="000000"/>
              <w:bottom w:val="single" w:sz="4" w:space="0" w:color="000000"/>
              <w:right w:val="single" w:sz="4" w:space="0" w:color="000000"/>
            </w:tcBorders>
            <w:hideMark/>
          </w:tcPr>
          <w:p w14:paraId="5C365DEE"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The format used for the support file</w:t>
            </w:r>
          </w:p>
        </w:tc>
        <w:tc>
          <w:tcPr>
            <w:tcW w:w="708" w:type="dxa"/>
            <w:tcBorders>
              <w:top w:val="single" w:sz="4" w:space="0" w:color="000000"/>
              <w:left w:val="single" w:sz="4" w:space="0" w:color="000000"/>
              <w:bottom w:val="single" w:sz="4" w:space="0" w:color="000000"/>
              <w:right w:val="single" w:sz="4" w:space="0" w:color="000000"/>
            </w:tcBorders>
            <w:hideMark/>
          </w:tcPr>
          <w:p w14:paraId="2CBE4E0D"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w:t>
            </w:r>
          </w:p>
        </w:tc>
        <w:tc>
          <w:tcPr>
            <w:tcW w:w="6065" w:type="dxa"/>
            <w:tcBorders>
              <w:top w:val="single" w:sz="4" w:space="0" w:color="000000"/>
              <w:left w:val="single" w:sz="4" w:space="0" w:color="000000"/>
              <w:bottom w:val="single" w:sz="4" w:space="0" w:color="000000"/>
              <w:right w:val="single" w:sz="4" w:space="0" w:color="000000"/>
            </w:tcBorders>
            <w:hideMark/>
          </w:tcPr>
          <w:p w14:paraId="1BC5135B"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w:t>
            </w:r>
          </w:p>
        </w:tc>
      </w:tr>
      <w:tr w:rsidR="00795B28" w:rsidRPr="00FF0ACC" w14:paraId="5A0C7ADD" w14:textId="77777777" w:rsidTr="00EF486F">
        <w:trPr>
          <w:cantSplit/>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55BB0821"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0333CF68"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ASCII</w:t>
            </w:r>
          </w:p>
        </w:tc>
        <w:tc>
          <w:tcPr>
            <w:tcW w:w="3119" w:type="dxa"/>
            <w:tcBorders>
              <w:top w:val="single" w:sz="4" w:space="0" w:color="000000"/>
              <w:left w:val="single" w:sz="4" w:space="0" w:color="000000"/>
              <w:bottom w:val="single" w:sz="4" w:space="0" w:color="000000"/>
              <w:right w:val="single" w:sz="4" w:space="0" w:color="000000"/>
            </w:tcBorders>
            <w:hideMark/>
          </w:tcPr>
          <w:p w14:paraId="75A86E18"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UTF-8 text excluding control codes</w:t>
            </w:r>
          </w:p>
        </w:tc>
        <w:tc>
          <w:tcPr>
            <w:tcW w:w="708" w:type="dxa"/>
            <w:tcBorders>
              <w:top w:val="single" w:sz="4" w:space="0" w:color="000000"/>
              <w:left w:val="single" w:sz="4" w:space="0" w:color="000000"/>
              <w:bottom w:val="single" w:sz="4" w:space="0" w:color="000000"/>
              <w:right w:val="single" w:sz="4" w:space="0" w:color="000000"/>
            </w:tcBorders>
            <w:hideMark/>
          </w:tcPr>
          <w:p w14:paraId="59947A18"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1</w:t>
            </w:r>
          </w:p>
        </w:tc>
        <w:tc>
          <w:tcPr>
            <w:tcW w:w="6065" w:type="dxa"/>
            <w:tcBorders>
              <w:top w:val="single" w:sz="4" w:space="0" w:color="000000"/>
              <w:left w:val="single" w:sz="4" w:space="0" w:color="000000"/>
              <w:bottom w:val="single" w:sz="4" w:space="0" w:color="000000"/>
              <w:right w:val="single" w:sz="4" w:space="0" w:color="000000"/>
            </w:tcBorders>
            <w:hideMark/>
          </w:tcPr>
          <w:p w14:paraId="301CC05D"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w:t>
            </w:r>
          </w:p>
        </w:tc>
      </w:tr>
      <w:tr w:rsidR="00795B28" w:rsidRPr="00FF0ACC" w14:paraId="70069A71"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2BD24A47"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3D783F0A"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JPEG2000</w:t>
            </w:r>
          </w:p>
        </w:tc>
        <w:tc>
          <w:tcPr>
            <w:tcW w:w="3119" w:type="dxa"/>
            <w:tcBorders>
              <w:top w:val="single" w:sz="4" w:space="0" w:color="000000"/>
              <w:left w:val="single" w:sz="4" w:space="0" w:color="000000"/>
              <w:bottom w:val="single" w:sz="4" w:space="0" w:color="000000"/>
              <w:right w:val="single" w:sz="4" w:space="0" w:color="000000"/>
            </w:tcBorders>
            <w:hideMark/>
          </w:tcPr>
          <w:p w14:paraId="491733C8"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JPEG2000 format</w:t>
            </w:r>
          </w:p>
        </w:tc>
        <w:tc>
          <w:tcPr>
            <w:tcW w:w="708" w:type="dxa"/>
            <w:tcBorders>
              <w:top w:val="single" w:sz="4" w:space="0" w:color="000000"/>
              <w:left w:val="single" w:sz="4" w:space="0" w:color="000000"/>
              <w:bottom w:val="single" w:sz="4" w:space="0" w:color="000000"/>
              <w:right w:val="single" w:sz="4" w:space="0" w:color="000000"/>
            </w:tcBorders>
            <w:hideMark/>
          </w:tcPr>
          <w:p w14:paraId="1A2A4EA2"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2</w:t>
            </w:r>
          </w:p>
        </w:tc>
        <w:tc>
          <w:tcPr>
            <w:tcW w:w="6065" w:type="dxa"/>
            <w:tcBorders>
              <w:top w:val="single" w:sz="4" w:space="0" w:color="000000"/>
              <w:left w:val="single" w:sz="4" w:space="0" w:color="000000"/>
              <w:bottom w:val="single" w:sz="4" w:space="0" w:color="000000"/>
              <w:right w:val="single" w:sz="4" w:space="0" w:color="000000"/>
            </w:tcBorders>
            <w:hideMark/>
          </w:tcPr>
          <w:p w14:paraId="6417618F"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ISO 15444</w:t>
            </w:r>
          </w:p>
        </w:tc>
      </w:tr>
      <w:tr w:rsidR="00795B28" w:rsidRPr="00FF0ACC" w14:paraId="5659E3FA" w14:textId="77777777" w:rsidTr="00EF486F">
        <w:trPr>
          <w:cantSplit/>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485FC5AE"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1D2F7BF4"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HTML</w:t>
            </w:r>
          </w:p>
        </w:tc>
        <w:tc>
          <w:tcPr>
            <w:tcW w:w="3119" w:type="dxa"/>
            <w:tcBorders>
              <w:top w:val="single" w:sz="4" w:space="0" w:color="000000"/>
              <w:left w:val="single" w:sz="4" w:space="0" w:color="000000"/>
              <w:bottom w:val="single" w:sz="4" w:space="0" w:color="000000"/>
              <w:right w:val="single" w:sz="4" w:space="0" w:color="000000"/>
            </w:tcBorders>
            <w:hideMark/>
          </w:tcPr>
          <w:p w14:paraId="41B30E04"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Hypertext Markup Language</w:t>
            </w:r>
          </w:p>
        </w:tc>
        <w:tc>
          <w:tcPr>
            <w:tcW w:w="708" w:type="dxa"/>
            <w:tcBorders>
              <w:top w:val="single" w:sz="4" w:space="0" w:color="000000"/>
              <w:left w:val="single" w:sz="4" w:space="0" w:color="000000"/>
              <w:bottom w:val="single" w:sz="4" w:space="0" w:color="000000"/>
              <w:right w:val="single" w:sz="4" w:space="0" w:color="000000"/>
            </w:tcBorders>
            <w:hideMark/>
          </w:tcPr>
          <w:p w14:paraId="0D2D8925"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3</w:t>
            </w:r>
          </w:p>
        </w:tc>
        <w:tc>
          <w:tcPr>
            <w:tcW w:w="6065" w:type="dxa"/>
            <w:tcBorders>
              <w:top w:val="single" w:sz="4" w:space="0" w:color="000000"/>
              <w:left w:val="single" w:sz="4" w:space="0" w:color="000000"/>
              <w:bottom w:val="single" w:sz="4" w:space="0" w:color="000000"/>
              <w:right w:val="single" w:sz="4" w:space="0" w:color="000000"/>
            </w:tcBorders>
          </w:tcPr>
          <w:p w14:paraId="26F3142E" w14:textId="77777777" w:rsidR="00795B28" w:rsidRPr="006E45B6" w:rsidRDefault="00795B28" w:rsidP="006E45B6">
            <w:pPr>
              <w:snapToGrid w:val="0"/>
              <w:spacing w:before="60" w:after="60" w:line="240" w:lineRule="auto"/>
              <w:rPr>
                <w:sz w:val="16"/>
                <w:szCs w:val="16"/>
                <w:lang w:val="en-GB"/>
              </w:rPr>
            </w:pPr>
          </w:p>
        </w:tc>
      </w:tr>
      <w:tr w:rsidR="00795B28" w:rsidRPr="00FF0ACC" w14:paraId="42DE98FF"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518BE1A9"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7E5CE330"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XML</w:t>
            </w:r>
          </w:p>
        </w:tc>
        <w:tc>
          <w:tcPr>
            <w:tcW w:w="3119" w:type="dxa"/>
            <w:tcBorders>
              <w:top w:val="single" w:sz="4" w:space="0" w:color="000000"/>
              <w:left w:val="single" w:sz="4" w:space="0" w:color="000000"/>
              <w:bottom w:val="single" w:sz="4" w:space="0" w:color="000000"/>
              <w:right w:val="single" w:sz="4" w:space="0" w:color="000000"/>
            </w:tcBorders>
            <w:hideMark/>
          </w:tcPr>
          <w:p w14:paraId="4C849DA0"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Extensible Markup Language</w:t>
            </w:r>
          </w:p>
        </w:tc>
        <w:tc>
          <w:tcPr>
            <w:tcW w:w="708" w:type="dxa"/>
            <w:tcBorders>
              <w:top w:val="single" w:sz="4" w:space="0" w:color="000000"/>
              <w:left w:val="single" w:sz="4" w:space="0" w:color="000000"/>
              <w:bottom w:val="single" w:sz="4" w:space="0" w:color="000000"/>
              <w:right w:val="single" w:sz="4" w:space="0" w:color="000000"/>
            </w:tcBorders>
            <w:hideMark/>
          </w:tcPr>
          <w:p w14:paraId="169FE044"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4</w:t>
            </w:r>
          </w:p>
        </w:tc>
        <w:tc>
          <w:tcPr>
            <w:tcW w:w="6065" w:type="dxa"/>
            <w:tcBorders>
              <w:top w:val="single" w:sz="4" w:space="0" w:color="000000"/>
              <w:left w:val="single" w:sz="4" w:space="0" w:color="000000"/>
              <w:bottom w:val="single" w:sz="4" w:space="0" w:color="000000"/>
              <w:right w:val="single" w:sz="4" w:space="0" w:color="000000"/>
            </w:tcBorders>
          </w:tcPr>
          <w:p w14:paraId="0E6B3BB7" w14:textId="77777777" w:rsidR="00795B28" w:rsidRPr="006E45B6" w:rsidRDefault="00795B28" w:rsidP="006E45B6">
            <w:pPr>
              <w:snapToGrid w:val="0"/>
              <w:spacing w:before="60" w:after="60" w:line="240" w:lineRule="auto"/>
              <w:rPr>
                <w:sz w:val="16"/>
                <w:szCs w:val="16"/>
                <w:lang w:val="en-GB"/>
              </w:rPr>
            </w:pPr>
          </w:p>
        </w:tc>
      </w:tr>
      <w:tr w:rsidR="00795B28" w:rsidRPr="00FF0ACC" w14:paraId="7927F311" w14:textId="77777777" w:rsidTr="00EF486F">
        <w:trPr>
          <w:cantSplit/>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70A04D58"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50C41996"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XSLT</w:t>
            </w:r>
          </w:p>
        </w:tc>
        <w:tc>
          <w:tcPr>
            <w:tcW w:w="3119" w:type="dxa"/>
            <w:tcBorders>
              <w:top w:val="single" w:sz="4" w:space="0" w:color="000000"/>
              <w:left w:val="single" w:sz="4" w:space="0" w:color="000000"/>
              <w:bottom w:val="single" w:sz="4" w:space="0" w:color="000000"/>
              <w:right w:val="single" w:sz="4" w:space="0" w:color="000000"/>
            </w:tcBorders>
            <w:hideMark/>
          </w:tcPr>
          <w:p w14:paraId="0E1669A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Extensible Stylesheet Language Transformations</w:t>
            </w:r>
          </w:p>
        </w:tc>
        <w:tc>
          <w:tcPr>
            <w:tcW w:w="708" w:type="dxa"/>
            <w:tcBorders>
              <w:top w:val="single" w:sz="4" w:space="0" w:color="000000"/>
              <w:left w:val="single" w:sz="4" w:space="0" w:color="000000"/>
              <w:bottom w:val="single" w:sz="4" w:space="0" w:color="000000"/>
              <w:right w:val="single" w:sz="4" w:space="0" w:color="000000"/>
            </w:tcBorders>
            <w:hideMark/>
          </w:tcPr>
          <w:p w14:paraId="0CDF3309"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5</w:t>
            </w:r>
          </w:p>
        </w:tc>
        <w:tc>
          <w:tcPr>
            <w:tcW w:w="6065" w:type="dxa"/>
            <w:tcBorders>
              <w:top w:val="single" w:sz="4" w:space="0" w:color="000000"/>
              <w:left w:val="single" w:sz="4" w:space="0" w:color="000000"/>
              <w:bottom w:val="single" w:sz="4" w:space="0" w:color="000000"/>
              <w:right w:val="single" w:sz="4" w:space="0" w:color="000000"/>
            </w:tcBorders>
          </w:tcPr>
          <w:p w14:paraId="69B5A92C" w14:textId="77777777" w:rsidR="00795B28" w:rsidRPr="006E45B6" w:rsidRDefault="00795B28" w:rsidP="006E45B6">
            <w:pPr>
              <w:snapToGrid w:val="0"/>
              <w:spacing w:before="60" w:after="60" w:line="240" w:lineRule="auto"/>
              <w:rPr>
                <w:sz w:val="16"/>
                <w:szCs w:val="16"/>
                <w:lang w:val="en-GB"/>
              </w:rPr>
            </w:pPr>
          </w:p>
        </w:tc>
      </w:tr>
      <w:tr w:rsidR="00795B28" w:rsidRPr="00FF0ACC" w14:paraId="67114473" w14:textId="77777777" w:rsidTr="00EF486F">
        <w:trPr>
          <w:cantSplit/>
          <w:trHeight w:val="263"/>
        </w:trPr>
        <w:tc>
          <w:tcPr>
            <w:tcW w:w="1134" w:type="dxa"/>
            <w:tcBorders>
              <w:top w:val="single" w:sz="4" w:space="0" w:color="000000"/>
              <w:left w:val="single" w:sz="4" w:space="0" w:color="000000"/>
              <w:bottom w:val="single" w:sz="4" w:space="0" w:color="000000"/>
              <w:right w:val="single" w:sz="4" w:space="0" w:color="000000"/>
            </w:tcBorders>
            <w:hideMark/>
          </w:tcPr>
          <w:p w14:paraId="0CA4DD9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2BD4F066"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VIDEO</w:t>
            </w:r>
          </w:p>
        </w:tc>
        <w:tc>
          <w:tcPr>
            <w:tcW w:w="3119" w:type="dxa"/>
            <w:tcBorders>
              <w:top w:val="single" w:sz="4" w:space="0" w:color="000000"/>
              <w:left w:val="single" w:sz="4" w:space="0" w:color="000000"/>
              <w:bottom w:val="single" w:sz="4" w:space="0" w:color="000000"/>
              <w:right w:val="single" w:sz="4" w:space="0" w:color="000000"/>
            </w:tcBorders>
            <w:hideMark/>
          </w:tcPr>
          <w:p w14:paraId="23174209"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Representation of moving images in unspecified format</w:t>
            </w:r>
          </w:p>
        </w:tc>
        <w:tc>
          <w:tcPr>
            <w:tcW w:w="708" w:type="dxa"/>
            <w:tcBorders>
              <w:top w:val="single" w:sz="4" w:space="0" w:color="000000"/>
              <w:left w:val="single" w:sz="4" w:space="0" w:color="000000"/>
              <w:bottom w:val="single" w:sz="4" w:space="0" w:color="000000"/>
              <w:right w:val="single" w:sz="4" w:space="0" w:color="000000"/>
            </w:tcBorders>
            <w:hideMark/>
          </w:tcPr>
          <w:p w14:paraId="4E4D29F6"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6</w:t>
            </w:r>
          </w:p>
        </w:tc>
        <w:tc>
          <w:tcPr>
            <w:tcW w:w="6065" w:type="dxa"/>
            <w:tcBorders>
              <w:top w:val="single" w:sz="4" w:space="0" w:color="000000"/>
              <w:left w:val="single" w:sz="4" w:space="0" w:color="000000"/>
              <w:bottom w:val="single" w:sz="4" w:space="0" w:color="000000"/>
              <w:right w:val="single" w:sz="4" w:space="0" w:color="000000"/>
            </w:tcBorders>
          </w:tcPr>
          <w:p w14:paraId="014FA248" w14:textId="77777777" w:rsidR="00795B28" w:rsidRPr="006E45B6" w:rsidRDefault="00795B28" w:rsidP="006E45B6">
            <w:pPr>
              <w:snapToGrid w:val="0"/>
              <w:spacing w:before="60" w:after="60" w:line="240" w:lineRule="auto"/>
              <w:rPr>
                <w:sz w:val="16"/>
                <w:szCs w:val="16"/>
                <w:lang w:val="en-GB"/>
              </w:rPr>
            </w:pPr>
          </w:p>
        </w:tc>
      </w:tr>
      <w:tr w:rsidR="00795B28" w:rsidRPr="00FF0ACC" w14:paraId="5442C70E"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1C7BD4A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55991C86"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TIFF</w:t>
            </w:r>
          </w:p>
        </w:tc>
        <w:tc>
          <w:tcPr>
            <w:tcW w:w="3119" w:type="dxa"/>
            <w:tcBorders>
              <w:top w:val="single" w:sz="4" w:space="0" w:color="000000"/>
              <w:left w:val="single" w:sz="4" w:space="0" w:color="000000"/>
              <w:bottom w:val="single" w:sz="4" w:space="0" w:color="000000"/>
              <w:right w:val="single" w:sz="4" w:space="0" w:color="000000"/>
            </w:tcBorders>
            <w:hideMark/>
          </w:tcPr>
          <w:p w14:paraId="6DE81A11"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Tagged Image File Format</w:t>
            </w:r>
          </w:p>
        </w:tc>
        <w:tc>
          <w:tcPr>
            <w:tcW w:w="708" w:type="dxa"/>
            <w:tcBorders>
              <w:top w:val="single" w:sz="4" w:space="0" w:color="000000"/>
              <w:left w:val="single" w:sz="4" w:space="0" w:color="000000"/>
              <w:bottom w:val="single" w:sz="4" w:space="0" w:color="000000"/>
              <w:right w:val="single" w:sz="4" w:space="0" w:color="000000"/>
            </w:tcBorders>
            <w:hideMark/>
          </w:tcPr>
          <w:p w14:paraId="7C3CF2C3"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7</w:t>
            </w:r>
          </w:p>
        </w:tc>
        <w:tc>
          <w:tcPr>
            <w:tcW w:w="6065" w:type="dxa"/>
            <w:tcBorders>
              <w:top w:val="single" w:sz="4" w:space="0" w:color="000000"/>
              <w:left w:val="single" w:sz="4" w:space="0" w:color="000000"/>
              <w:bottom w:val="single" w:sz="4" w:space="0" w:color="000000"/>
              <w:right w:val="single" w:sz="4" w:space="0" w:color="000000"/>
            </w:tcBorders>
          </w:tcPr>
          <w:p w14:paraId="493A14F5" w14:textId="77777777" w:rsidR="00795B28" w:rsidRPr="006E45B6" w:rsidRDefault="00795B28" w:rsidP="006E45B6">
            <w:pPr>
              <w:snapToGrid w:val="0"/>
              <w:spacing w:before="60" w:after="60" w:line="240" w:lineRule="auto"/>
              <w:rPr>
                <w:sz w:val="16"/>
                <w:szCs w:val="16"/>
                <w:lang w:val="en-GB"/>
              </w:rPr>
            </w:pPr>
          </w:p>
        </w:tc>
      </w:tr>
      <w:tr w:rsidR="00795B28" w:rsidRPr="00FF0ACC" w14:paraId="73FE9569"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20DB4BF0"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17FD0697"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PDF/</w:t>
            </w:r>
            <w:proofErr w:type="spellStart"/>
            <w:r w:rsidRPr="006E45B6">
              <w:rPr>
                <w:sz w:val="16"/>
                <w:szCs w:val="16"/>
                <w:lang w:val="en-GB"/>
              </w:rPr>
              <w:t>AorUA</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60F27E8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Portable Document Format</w:t>
            </w:r>
          </w:p>
        </w:tc>
        <w:tc>
          <w:tcPr>
            <w:tcW w:w="708" w:type="dxa"/>
            <w:tcBorders>
              <w:top w:val="single" w:sz="4" w:space="0" w:color="000000"/>
              <w:left w:val="single" w:sz="4" w:space="0" w:color="000000"/>
              <w:bottom w:val="single" w:sz="4" w:space="0" w:color="000000"/>
              <w:right w:val="single" w:sz="4" w:space="0" w:color="000000"/>
            </w:tcBorders>
            <w:hideMark/>
          </w:tcPr>
          <w:p w14:paraId="51EC2F25"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8</w:t>
            </w:r>
          </w:p>
        </w:tc>
        <w:tc>
          <w:tcPr>
            <w:tcW w:w="6065" w:type="dxa"/>
            <w:tcBorders>
              <w:top w:val="single" w:sz="4" w:space="0" w:color="000000"/>
              <w:left w:val="single" w:sz="4" w:space="0" w:color="000000"/>
              <w:bottom w:val="single" w:sz="4" w:space="0" w:color="000000"/>
              <w:right w:val="single" w:sz="4" w:space="0" w:color="000000"/>
            </w:tcBorders>
            <w:hideMark/>
          </w:tcPr>
          <w:p w14:paraId="6CD98A30"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ISO 19005, ISO 32000</w:t>
            </w:r>
          </w:p>
          <w:p w14:paraId="709734EB"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p w14:paraId="73D60158"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Must be PDF/A or UA</w:t>
            </w:r>
          </w:p>
        </w:tc>
      </w:tr>
      <w:tr w:rsidR="00795B28" w:rsidRPr="00FF0ACC" w14:paraId="6C303CCE"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08B6D48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69034056"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LUA</w:t>
            </w:r>
          </w:p>
        </w:tc>
        <w:tc>
          <w:tcPr>
            <w:tcW w:w="3119" w:type="dxa"/>
            <w:tcBorders>
              <w:top w:val="single" w:sz="4" w:space="0" w:color="000000"/>
              <w:left w:val="single" w:sz="4" w:space="0" w:color="000000"/>
              <w:bottom w:val="single" w:sz="4" w:space="0" w:color="000000"/>
              <w:right w:val="single" w:sz="4" w:space="0" w:color="000000"/>
            </w:tcBorders>
            <w:hideMark/>
          </w:tcPr>
          <w:p w14:paraId="3CC81D87"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Lua programming language</w:t>
            </w:r>
          </w:p>
        </w:tc>
        <w:tc>
          <w:tcPr>
            <w:tcW w:w="708" w:type="dxa"/>
            <w:tcBorders>
              <w:top w:val="single" w:sz="4" w:space="0" w:color="000000"/>
              <w:left w:val="single" w:sz="4" w:space="0" w:color="000000"/>
              <w:bottom w:val="single" w:sz="4" w:space="0" w:color="000000"/>
              <w:right w:val="single" w:sz="4" w:space="0" w:color="000000"/>
            </w:tcBorders>
            <w:hideMark/>
          </w:tcPr>
          <w:p w14:paraId="6421884D"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9</w:t>
            </w:r>
          </w:p>
        </w:tc>
        <w:tc>
          <w:tcPr>
            <w:tcW w:w="6065" w:type="dxa"/>
            <w:tcBorders>
              <w:top w:val="single" w:sz="4" w:space="0" w:color="000000"/>
              <w:left w:val="single" w:sz="4" w:space="0" w:color="000000"/>
              <w:bottom w:val="single" w:sz="4" w:space="0" w:color="000000"/>
              <w:right w:val="single" w:sz="4" w:space="0" w:color="000000"/>
            </w:tcBorders>
          </w:tcPr>
          <w:p w14:paraId="7576DE04" w14:textId="77777777" w:rsidR="00795B28" w:rsidRPr="006E45B6" w:rsidRDefault="00795B28" w:rsidP="006E45B6">
            <w:pPr>
              <w:snapToGrid w:val="0"/>
              <w:spacing w:before="60" w:after="60" w:line="240" w:lineRule="auto"/>
              <w:rPr>
                <w:sz w:val="16"/>
                <w:szCs w:val="16"/>
                <w:lang w:val="en-GB"/>
              </w:rPr>
            </w:pPr>
          </w:p>
        </w:tc>
      </w:tr>
      <w:tr w:rsidR="00795B28" w:rsidRPr="00FF0ACC" w14:paraId="6C7F33ED" w14:textId="77777777" w:rsidTr="00EF486F">
        <w:trPr>
          <w:cantSplit/>
          <w:trHeight w:val="289"/>
        </w:trPr>
        <w:tc>
          <w:tcPr>
            <w:tcW w:w="1134" w:type="dxa"/>
            <w:tcBorders>
              <w:top w:val="single" w:sz="4" w:space="0" w:color="000000"/>
              <w:left w:val="single" w:sz="4" w:space="0" w:color="000000"/>
              <w:bottom w:val="single" w:sz="4" w:space="0" w:color="000000"/>
              <w:right w:val="single" w:sz="4" w:space="0" w:color="000000"/>
            </w:tcBorders>
            <w:hideMark/>
          </w:tcPr>
          <w:p w14:paraId="1199A6B2"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4E9CB7E1"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other</w:t>
            </w:r>
          </w:p>
        </w:tc>
        <w:tc>
          <w:tcPr>
            <w:tcW w:w="3119" w:type="dxa"/>
            <w:tcBorders>
              <w:top w:val="single" w:sz="4" w:space="0" w:color="000000"/>
              <w:left w:val="single" w:sz="4" w:space="0" w:color="000000"/>
              <w:bottom w:val="single" w:sz="4" w:space="0" w:color="000000"/>
              <w:right w:val="single" w:sz="4" w:space="0" w:color="000000"/>
            </w:tcBorders>
            <w:hideMark/>
          </w:tcPr>
          <w:p w14:paraId="6D471BEF" w14:textId="77777777" w:rsidR="00795B28" w:rsidRPr="006E45B6" w:rsidRDefault="00795B28" w:rsidP="006E45B6">
            <w:pPr>
              <w:snapToGrid w:val="0"/>
              <w:spacing w:before="60" w:after="60" w:line="240" w:lineRule="auto"/>
              <w:rPr>
                <w:sz w:val="16"/>
                <w:szCs w:val="16"/>
                <w:lang w:val="en-GB"/>
              </w:rPr>
            </w:pPr>
            <w:r w:rsidRPr="006E45B6">
              <w:rPr>
                <w:sz w:val="16"/>
                <w:szCs w:val="16"/>
                <w:lang w:val="en-GB"/>
              </w:rPr>
              <w:t>Other format</w:t>
            </w:r>
          </w:p>
        </w:tc>
        <w:tc>
          <w:tcPr>
            <w:tcW w:w="708" w:type="dxa"/>
            <w:tcBorders>
              <w:top w:val="single" w:sz="4" w:space="0" w:color="000000"/>
              <w:left w:val="single" w:sz="4" w:space="0" w:color="000000"/>
              <w:bottom w:val="single" w:sz="4" w:space="0" w:color="000000"/>
              <w:right w:val="single" w:sz="4" w:space="0" w:color="000000"/>
            </w:tcBorders>
            <w:hideMark/>
          </w:tcPr>
          <w:p w14:paraId="5C07A0ED" w14:textId="77777777" w:rsidR="00795B28" w:rsidRPr="006E45B6" w:rsidRDefault="00795B28" w:rsidP="006E45B6">
            <w:pPr>
              <w:snapToGrid w:val="0"/>
              <w:spacing w:before="60" w:after="60" w:line="240" w:lineRule="auto"/>
              <w:jc w:val="center"/>
              <w:rPr>
                <w:sz w:val="16"/>
                <w:szCs w:val="16"/>
                <w:lang w:val="en-GB"/>
              </w:rPr>
            </w:pPr>
            <w:r w:rsidRPr="006E45B6">
              <w:rPr>
                <w:sz w:val="16"/>
                <w:szCs w:val="16"/>
                <w:lang w:val="en-GB"/>
              </w:rPr>
              <w:t>100</w:t>
            </w:r>
          </w:p>
        </w:tc>
        <w:tc>
          <w:tcPr>
            <w:tcW w:w="6065" w:type="dxa"/>
            <w:tcBorders>
              <w:top w:val="single" w:sz="4" w:space="0" w:color="000000"/>
              <w:left w:val="single" w:sz="4" w:space="0" w:color="000000"/>
              <w:bottom w:val="single" w:sz="4" w:space="0" w:color="000000"/>
              <w:right w:val="single" w:sz="4" w:space="0" w:color="000000"/>
            </w:tcBorders>
          </w:tcPr>
          <w:p w14:paraId="2BB57CBD" w14:textId="77777777" w:rsidR="00795B28" w:rsidRPr="006E45B6" w:rsidRDefault="00795B28" w:rsidP="006E45B6">
            <w:pPr>
              <w:snapToGrid w:val="0"/>
              <w:spacing w:before="60" w:after="60" w:line="240" w:lineRule="auto"/>
              <w:rPr>
                <w:sz w:val="16"/>
                <w:szCs w:val="16"/>
                <w:lang w:val="en-GB"/>
              </w:rPr>
            </w:pPr>
          </w:p>
        </w:tc>
      </w:tr>
    </w:tbl>
    <w:p w14:paraId="66F8000F" w14:textId="77777777" w:rsidR="00795B28" w:rsidRPr="007315B1" w:rsidRDefault="00795B28" w:rsidP="007315B1">
      <w:pPr>
        <w:spacing w:line="240" w:lineRule="auto"/>
        <w:jc w:val="both"/>
        <w:rPr>
          <w:rFonts w:eastAsia="MS Mincho"/>
          <w:sz w:val="20"/>
          <w:szCs w:val="20"/>
          <w:lang w:val="en-GB"/>
        </w:rPr>
      </w:pPr>
      <w:bookmarkStart w:id="513" w:name="_Toc403560575"/>
      <w:bookmarkStart w:id="514" w:name="_Toc512925150"/>
      <w:bookmarkStart w:id="515" w:name="_Hlk86169208"/>
    </w:p>
    <w:p w14:paraId="53272E1E" w14:textId="77777777" w:rsidR="00795B28" w:rsidRPr="00BF0A0F" w:rsidRDefault="00795B28" w:rsidP="00BF0A0F">
      <w:pPr>
        <w:pStyle w:val="Heading4"/>
        <w:tabs>
          <w:tab w:val="left" w:pos="993"/>
        </w:tabs>
        <w:spacing w:line="240" w:lineRule="auto"/>
        <w:ind w:left="992" w:hanging="992"/>
        <w:rPr>
          <w:sz w:val="20"/>
          <w:szCs w:val="20"/>
          <w:lang w:val="en-GB"/>
        </w:rPr>
      </w:pPr>
      <w:r w:rsidRPr="00BF0A0F">
        <w:rPr>
          <w:sz w:val="20"/>
          <w:szCs w:val="20"/>
          <w:lang w:val="en-GB"/>
        </w:rPr>
        <w:t>S100_SupportFileRevisionStatus</w:t>
      </w:r>
      <w:bookmarkEnd w:id="513"/>
      <w:bookmarkEnd w:id="514"/>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864"/>
        <w:gridCol w:w="3562"/>
        <w:gridCol w:w="691"/>
        <w:gridCol w:w="5641"/>
      </w:tblGrid>
      <w:tr w:rsidR="00795B28" w:rsidRPr="00FF0ACC" w14:paraId="532B4B69" w14:textId="77777777" w:rsidTr="00BF0A0F">
        <w:trPr>
          <w:trHeight w:val="304"/>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121199B" w14:textId="77777777" w:rsidR="00795B28" w:rsidRPr="00BF0A0F" w:rsidRDefault="00795B28" w:rsidP="002E389E">
            <w:pPr>
              <w:keepNext/>
              <w:keepLines/>
              <w:snapToGrid w:val="0"/>
              <w:spacing w:before="60" w:after="60"/>
              <w:rPr>
                <w:b/>
                <w:sz w:val="16"/>
                <w:szCs w:val="16"/>
                <w:lang w:val="en-GB"/>
              </w:rPr>
            </w:pPr>
            <w:r w:rsidRPr="00BF0A0F">
              <w:rPr>
                <w:b/>
                <w:sz w:val="16"/>
                <w:szCs w:val="16"/>
                <w:lang w:val="en-GB"/>
              </w:rPr>
              <w:t>Role Name</w:t>
            </w:r>
          </w:p>
        </w:tc>
        <w:tc>
          <w:tcPr>
            <w:tcW w:w="28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DE00795" w14:textId="77777777" w:rsidR="00795B28" w:rsidRPr="00BF0A0F" w:rsidRDefault="00795B28" w:rsidP="002E389E">
            <w:pPr>
              <w:keepNext/>
              <w:keepLines/>
              <w:snapToGrid w:val="0"/>
              <w:spacing w:before="60" w:after="60"/>
              <w:rPr>
                <w:b/>
                <w:sz w:val="16"/>
                <w:szCs w:val="16"/>
                <w:lang w:val="en-GB"/>
              </w:rPr>
            </w:pPr>
            <w:r w:rsidRPr="00BF0A0F">
              <w:rPr>
                <w:b/>
                <w:sz w:val="16"/>
                <w:szCs w:val="16"/>
                <w:lang w:val="en-GB"/>
              </w:rPr>
              <w:t>Name</w:t>
            </w:r>
          </w:p>
        </w:tc>
        <w:tc>
          <w:tcPr>
            <w:tcW w:w="3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8FA26A" w14:textId="77777777" w:rsidR="00795B28" w:rsidRPr="00BF0A0F" w:rsidRDefault="00795B28" w:rsidP="002E389E">
            <w:pPr>
              <w:keepNext/>
              <w:keepLines/>
              <w:snapToGrid w:val="0"/>
              <w:spacing w:before="60" w:after="60"/>
              <w:rPr>
                <w:b/>
                <w:sz w:val="16"/>
                <w:szCs w:val="16"/>
                <w:lang w:val="en-GB"/>
              </w:rPr>
            </w:pPr>
            <w:r w:rsidRPr="00BF0A0F">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F569AB2" w14:textId="77777777" w:rsidR="00795B28" w:rsidRPr="00BF0A0F" w:rsidRDefault="00795B28" w:rsidP="002E389E">
            <w:pPr>
              <w:keepNext/>
              <w:keepLines/>
              <w:snapToGrid w:val="0"/>
              <w:spacing w:before="60" w:after="60"/>
              <w:jc w:val="center"/>
              <w:rPr>
                <w:b/>
                <w:sz w:val="16"/>
                <w:szCs w:val="16"/>
                <w:lang w:val="en-GB"/>
              </w:rPr>
            </w:pPr>
            <w:r w:rsidRPr="00BF0A0F">
              <w:rPr>
                <w:b/>
                <w:sz w:val="16"/>
                <w:szCs w:val="16"/>
                <w:lang w:val="en-GB"/>
              </w:rPr>
              <w:t>Code</w:t>
            </w:r>
          </w:p>
        </w:tc>
        <w:tc>
          <w:tcPr>
            <w:tcW w:w="56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795E81" w14:textId="77777777" w:rsidR="00795B28" w:rsidRPr="00BF0A0F" w:rsidRDefault="00795B28" w:rsidP="002E389E">
            <w:pPr>
              <w:keepNext/>
              <w:keepLines/>
              <w:snapToGrid w:val="0"/>
              <w:spacing w:before="60" w:after="60"/>
              <w:rPr>
                <w:b/>
                <w:sz w:val="16"/>
                <w:szCs w:val="16"/>
                <w:lang w:val="en-GB"/>
              </w:rPr>
            </w:pPr>
            <w:r w:rsidRPr="00BF0A0F">
              <w:rPr>
                <w:b/>
                <w:sz w:val="16"/>
                <w:szCs w:val="16"/>
                <w:lang w:val="en-GB"/>
              </w:rPr>
              <w:t>Remarks</w:t>
            </w:r>
          </w:p>
        </w:tc>
      </w:tr>
      <w:tr w:rsidR="00795B28" w:rsidRPr="00FF0ACC" w14:paraId="535A5A8A" w14:textId="77777777" w:rsidTr="00BF0A0F">
        <w:trPr>
          <w:trHeight w:val="276"/>
        </w:trPr>
        <w:tc>
          <w:tcPr>
            <w:tcW w:w="1134" w:type="dxa"/>
            <w:tcBorders>
              <w:top w:val="single" w:sz="4" w:space="0" w:color="000000"/>
              <w:left w:val="single" w:sz="4" w:space="0" w:color="000000"/>
              <w:bottom w:val="single" w:sz="4" w:space="0" w:color="000000"/>
              <w:right w:val="single" w:sz="4" w:space="0" w:color="000000"/>
            </w:tcBorders>
            <w:hideMark/>
          </w:tcPr>
          <w:p w14:paraId="3EF8DF19" w14:textId="77777777" w:rsidR="00795B28" w:rsidRPr="00BF0A0F" w:rsidRDefault="00795B28" w:rsidP="002E389E">
            <w:pPr>
              <w:keepNext/>
              <w:keepLines/>
              <w:snapToGrid w:val="0"/>
              <w:spacing w:before="60" w:after="60"/>
              <w:rPr>
                <w:sz w:val="16"/>
                <w:szCs w:val="16"/>
                <w:lang w:val="en-GB"/>
              </w:rPr>
            </w:pPr>
            <w:r w:rsidRPr="00BF0A0F">
              <w:rPr>
                <w:sz w:val="16"/>
                <w:szCs w:val="16"/>
                <w:lang w:val="en-GB"/>
              </w:rPr>
              <w:t>Enumeration</w:t>
            </w:r>
          </w:p>
        </w:tc>
        <w:tc>
          <w:tcPr>
            <w:tcW w:w="2864" w:type="dxa"/>
            <w:tcBorders>
              <w:top w:val="single" w:sz="4" w:space="0" w:color="000000"/>
              <w:left w:val="single" w:sz="4" w:space="0" w:color="000000"/>
              <w:bottom w:val="single" w:sz="4" w:space="0" w:color="000000"/>
              <w:right w:val="single" w:sz="4" w:space="0" w:color="000000"/>
            </w:tcBorders>
            <w:hideMark/>
          </w:tcPr>
          <w:p w14:paraId="6C93A7C2" w14:textId="77777777" w:rsidR="00795B28" w:rsidRPr="00BF0A0F" w:rsidRDefault="00795B28" w:rsidP="002E389E">
            <w:pPr>
              <w:keepNext/>
              <w:keepLines/>
              <w:snapToGrid w:val="0"/>
              <w:spacing w:before="60" w:after="60"/>
              <w:rPr>
                <w:sz w:val="16"/>
                <w:szCs w:val="16"/>
                <w:lang w:val="en-GB"/>
              </w:rPr>
            </w:pPr>
            <w:r w:rsidRPr="00BF0A0F">
              <w:rPr>
                <w:sz w:val="16"/>
                <w:szCs w:val="16"/>
                <w:lang w:val="en-GB"/>
              </w:rPr>
              <w:t>S100_SupportFileRevisionStatus</w:t>
            </w:r>
          </w:p>
        </w:tc>
        <w:tc>
          <w:tcPr>
            <w:tcW w:w="3562" w:type="dxa"/>
            <w:tcBorders>
              <w:top w:val="single" w:sz="4" w:space="0" w:color="000000"/>
              <w:left w:val="single" w:sz="4" w:space="0" w:color="000000"/>
              <w:bottom w:val="single" w:sz="4" w:space="0" w:color="000000"/>
              <w:right w:val="single" w:sz="4" w:space="0" w:color="000000"/>
            </w:tcBorders>
            <w:hideMark/>
          </w:tcPr>
          <w:p w14:paraId="7797A9F8" w14:textId="77777777" w:rsidR="00795B28" w:rsidRPr="00BF0A0F" w:rsidRDefault="00795B28" w:rsidP="002E389E">
            <w:pPr>
              <w:keepNext/>
              <w:keepLines/>
              <w:snapToGrid w:val="0"/>
              <w:spacing w:before="60" w:after="60"/>
              <w:rPr>
                <w:sz w:val="16"/>
                <w:szCs w:val="16"/>
                <w:lang w:val="en-GB"/>
              </w:rPr>
            </w:pPr>
            <w:r w:rsidRPr="00BF0A0F">
              <w:rPr>
                <w:sz w:val="16"/>
                <w:szCs w:val="16"/>
                <w:lang w:val="en-GB"/>
              </w:rPr>
              <w:t>The reason for inclusion of the support file in this Exchange Set</w:t>
            </w:r>
          </w:p>
        </w:tc>
        <w:tc>
          <w:tcPr>
            <w:tcW w:w="691" w:type="dxa"/>
            <w:tcBorders>
              <w:top w:val="single" w:sz="4" w:space="0" w:color="000000"/>
              <w:left w:val="single" w:sz="4" w:space="0" w:color="000000"/>
              <w:bottom w:val="single" w:sz="4" w:space="0" w:color="000000"/>
              <w:right w:val="single" w:sz="4" w:space="0" w:color="000000"/>
            </w:tcBorders>
            <w:hideMark/>
          </w:tcPr>
          <w:p w14:paraId="10608FE6" w14:textId="77777777" w:rsidR="00795B28" w:rsidRPr="00BF0A0F" w:rsidRDefault="00795B28" w:rsidP="002E389E">
            <w:pPr>
              <w:keepNext/>
              <w:keepLines/>
              <w:snapToGrid w:val="0"/>
              <w:spacing w:before="60" w:after="60"/>
              <w:jc w:val="center"/>
              <w:rPr>
                <w:sz w:val="16"/>
                <w:szCs w:val="16"/>
                <w:lang w:val="en-GB"/>
              </w:rPr>
            </w:pPr>
            <w:r w:rsidRPr="00BF0A0F">
              <w:rPr>
                <w:sz w:val="16"/>
                <w:szCs w:val="16"/>
                <w:lang w:val="en-GB"/>
              </w:rPr>
              <w:t>-</w:t>
            </w:r>
          </w:p>
        </w:tc>
        <w:tc>
          <w:tcPr>
            <w:tcW w:w="5641" w:type="dxa"/>
            <w:tcBorders>
              <w:top w:val="single" w:sz="4" w:space="0" w:color="000000"/>
              <w:left w:val="single" w:sz="4" w:space="0" w:color="000000"/>
              <w:bottom w:val="single" w:sz="4" w:space="0" w:color="000000"/>
              <w:right w:val="single" w:sz="4" w:space="0" w:color="000000"/>
            </w:tcBorders>
            <w:hideMark/>
          </w:tcPr>
          <w:p w14:paraId="637D2752" w14:textId="77777777" w:rsidR="00795B28" w:rsidRPr="00BF0A0F" w:rsidRDefault="00795B28" w:rsidP="002E389E">
            <w:pPr>
              <w:keepNext/>
              <w:keepLines/>
              <w:snapToGrid w:val="0"/>
              <w:spacing w:before="60" w:after="60"/>
              <w:rPr>
                <w:sz w:val="16"/>
                <w:szCs w:val="16"/>
                <w:lang w:val="en-GB"/>
              </w:rPr>
            </w:pPr>
            <w:r w:rsidRPr="00BF0A0F">
              <w:rPr>
                <w:sz w:val="16"/>
                <w:szCs w:val="16"/>
                <w:lang w:val="en-GB"/>
              </w:rPr>
              <w:t>-</w:t>
            </w:r>
          </w:p>
        </w:tc>
      </w:tr>
      <w:tr w:rsidR="00795B28" w:rsidRPr="00FF0ACC" w14:paraId="47159E45" w14:textId="77777777" w:rsidTr="00BF0A0F">
        <w:trPr>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4C505399" w14:textId="77777777" w:rsidR="00795B28" w:rsidRPr="00BF0A0F" w:rsidRDefault="00795B28" w:rsidP="002E389E">
            <w:pPr>
              <w:snapToGrid w:val="0"/>
              <w:spacing w:before="60" w:after="60"/>
              <w:rPr>
                <w:sz w:val="16"/>
                <w:szCs w:val="16"/>
                <w:lang w:val="en-GB"/>
              </w:rPr>
            </w:pPr>
            <w:r w:rsidRPr="00BF0A0F">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40A3EAE6" w14:textId="77777777" w:rsidR="00795B28" w:rsidRPr="00BF0A0F" w:rsidRDefault="00795B28" w:rsidP="002E389E">
            <w:pPr>
              <w:snapToGrid w:val="0"/>
              <w:spacing w:before="60" w:after="60"/>
              <w:rPr>
                <w:sz w:val="16"/>
                <w:szCs w:val="16"/>
                <w:lang w:val="en-GB"/>
              </w:rPr>
            </w:pPr>
            <w:r w:rsidRPr="00BF0A0F">
              <w:rPr>
                <w:sz w:val="16"/>
                <w:szCs w:val="16"/>
                <w:lang w:val="en-GB"/>
              </w:rPr>
              <w:t>new</w:t>
            </w:r>
          </w:p>
        </w:tc>
        <w:tc>
          <w:tcPr>
            <w:tcW w:w="3562" w:type="dxa"/>
            <w:tcBorders>
              <w:top w:val="single" w:sz="4" w:space="0" w:color="000000"/>
              <w:left w:val="single" w:sz="4" w:space="0" w:color="000000"/>
              <w:bottom w:val="single" w:sz="4" w:space="0" w:color="000000"/>
              <w:right w:val="single" w:sz="4" w:space="0" w:color="000000"/>
            </w:tcBorders>
            <w:hideMark/>
          </w:tcPr>
          <w:p w14:paraId="6B775CFB" w14:textId="77777777" w:rsidR="00795B28" w:rsidRPr="00BF0A0F" w:rsidRDefault="00795B28" w:rsidP="002E389E">
            <w:pPr>
              <w:snapToGrid w:val="0"/>
              <w:spacing w:before="60" w:after="60"/>
              <w:rPr>
                <w:sz w:val="16"/>
                <w:szCs w:val="16"/>
                <w:lang w:val="en-GB"/>
              </w:rPr>
            </w:pPr>
            <w:r w:rsidRPr="00BF0A0F">
              <w:rPr>
                <w:sz w:val="16"/>
                <w:szCs w:val="16"/>
                <w:lang w:val="en-GB"/>
              </w:rPr>
              <w:t>A file which is new</w:t>
            </w:r>
          </w:p>
        </w:tc>
        <w:tc>
          <w:tcPr>
            <w:tcW w:w="691" w:type="dxa"/>
            <w:tcBorders>
              <w:top w:val="single" w:sz="4" w:space="0" w:color="000000"/>
              <w:left w:val="single" w:sz="4" w:space="0" w:color="000000"/>
              <w:bottom w:val="single" w:sz="4" w:space="0" w:color="000000"/>
              <w:right w:val="single" w:sz="4" w:space="0" w:color="000000"/>
            </w:tcBorders>
            <w:hideMark/>
          </w:tcPr>
          <w:p w14:paraId="5D370ACF" w14:textId="77777777" w:rsidR="00795B28" w:rsidRPr="00BF0A0F" w:rsidRDefault="00795B28" w:rsidP="002E389E">
            <w:pPr>
              <w:snapToGrid w:val="0"/>
              <w:spacing w:before="60" w:after="60"/>
              <w:jc w:val="center"/>
              <w:rPr>
                <w:sz w:val="16"/>
                <w:szCs w:val="16"/>
                <w:lang w:val="en-GB"/>
              </w:rPr>
            </w:pPr>
            <w:r w:rsidRPr="00BF0A0F">
              <w:rPr>
                <w:sz w:val="16"/>
                <w:szCs w:val="16"/>
                <w:lang w:val="en-GB"/>
              </w:rPr>
              <w:t>1</w:t>
            </w:r>
          </w:p>
        </w:tc>
        <w:tc>
          <w:tcPr>
            <w:tcW w:w="5641" w:type="dxa"/>
            <w:tcBorders>
              <w:top w:val="single" w:sz="4" w:space="0" w:color="000000"/>
              <w:left w:val="single" w:sz="4" w:space="0" w:color="000000"/>
              <w:bottom w:val="single" w:sz="4" w:space="0" w:color="000000"/>
              <w:right w:val="single" w:sz="4" w:space="0" w:color="000000"/>
            </w:tcBorders>
            <w:hideMark/>
          </w:tcPr>
          <w:p w14:paraId="23A68A55" w14:textId="77777777" w:rsidR="00795B28" w:rsidRPr="00BF0A0F" w:rsidRDefault="00795B28" w:rsidP="002E389E">
            <w:pPr>
              <w:snapToGrid w:val="0"/>
              <w:spacing w:before="60" w:after="60"/>
              <w:rPr>
                <w:sz w:val="16"/>
                <w:szCs w:val="16"/>
                <w:lang w:val="en-GB"/>
              </w:rPr>
            </w:pPr>
            <w:r w:rsidRPr="00BF0A0F">
              <w:rPr>
                <w:sz w:val="16"/>
                <w:szCs w:val="16"/>
                <w:lang w:val="en-GB"/>
              </w:rPr>
              <w:t>Signifies a new file</w:t>
            </w:r>
          </w:p>
        </w:tc>
      </w:tr>
      <w:tr w:rsidR="00795B28" w:rsidRPr="00FF0ACC" w14:paraId="23029BC5" w14:textId="77777777" w:rsidTr="00BF0A0F">
        <w:trPr>
          <w:trHeight w:val="276"/>
        </w:trPr>
        <w:tc>
          <w:tcPr>
            <w:tcW w:w="1134" w:type="dxa"/>
            <w:tcBorders>
              <w:top w:val="single" w:sz="4" w:space="0" w:color="000000"/>
              <w:left w:val="single" w:sz="4" w:space="0" w:color="000000"/>
              <w:bottom w:val="single" w:sz="4" w:space="0" w:color="000000"/>
              <w:right w:val="single" w:sz="4" w:space="0" w:color="000000"/>
            </w:tcBorders>
            <w:hideMark/>
          </w:tcPr>
          <w:p w14:paraId="23658A2B" w14:textId="77777777" w:rsidR="00795B28" w:rsidRPr="00BF0A0F" w:rsidRDefault="00795B28" w:rsidP="002E389E">
            <w:pPr>
              <w:snapToGrid w:val="0"/>
              <w:spacing w:before="60" w:after="60"/>
              <w:rPr>
                <w:sz w:val="16"/>
                <w:szCs w:val="16"/>
                <w:lang w:val="en-GB"/>
              </w:rPr>
            </w:pPr>
            <w:r w:rsidRPr="00BF0A0F">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097269F1" w14:textId="77777777" w:rsidR="00795B28" w:rsidRPr="00BF0A0F" w:rsidRDefault="00795B28" w:rsidP="002E389E">
            <w:pPr>
              <w:snapToGrid w:val="0"/>
              <w:spacing w:before="60" w:after="60"/>
              <w:rPr>
                <w:sz w:val="16"/>
                <w:szCs w:val="16"/>
                <w:lang w:val="en-GB"/>
              </w:rPr>
            </w:pPr>
            <w:r w:rsidRPr="00BF0A0F">
              <w:rPr>
                <w:sz w:val="16"/>
                <w:szCs w:val="16"/>
                <w:lang w:val="en-GB"/>
              </w:rPr>
              <w:t>replacement</w:t>
            </w:r>
          </w:p>
        </w:tc>
        <w:tc>
          <w:tcPr>
            <w:tcW w:w="3562" w:type="dxa"/>
            <w:tcBorders>
              <w:top w:val="single" w:sz="4" w:space="0" w:color="000000"/>
              <w:left w:val="single" w:sz="4" w:space="0" w:color="000000"/>
              <w:bottom w:val="single" w:sz="4" w:space="0" w:color="000000"/>
              <w:right w:val="single" w:sz="4" w:space="0" w:color="000000"/>
            </w:tcBorders>
            <w:hideMark/>
          </w:tcPr>
          <w:p w14:paraId="0556FF9F" w14:textId="77777777" w:rsidR="00795B28" w:rsidRPr="00BF0A0F" w:rsidRDefault="00795B28" w:rsidP="002E389E">
            <w:pPr>
              <w:snapToGrid w:val="0"/>
              <w:spacing w:before="60" w:after="60"/>
              <w:rPr>
                <w:sz w:val="16"/>
                <w:szCs w:val="16"/>
                <w:lang w:val="en-GB"/>
              </w:rPr>
            </w:pPr>
            <w:r w:rsidRPr="00BF0A0F">
              <w:rPr>
                <w:sz w:val="16"/>
                <w:szCs w:val="16"/>
                <w:lang w:val="en-GB"/>
              </w:rPr>
              <w:t>A file which replaces an existing file</w:t>
            </w:r>
          </w:p>
        </w:tc>
        <w:tc>
          <w:tcPr>
            <w:tcW w:w="691" w:type="dxa"/>
            <w:tcBorders>
              <w:top w:val="single" w:sz="4" w:space="0" w:color="000000"/>
              <w:left w:val="single" w:sz="4" w:space="0" w:color="000000"/>
              <w:bottom w:val="single" w:sz="4" w:space="0" w:color="000000"/>
              <w:right w:val="single" w:sz="4" w:space="0" w:color="000000"/>
            </w:tcBorders>
            <w:hideMark/>
          </w:tcPr>
          <w:p w14:paraId="75992BA8" w14:textId="77777777" w:rsidR="00795B28" w:rsidRPr="00BF0A0F" w:rsidRDefault="00795B28" w:rsidP="002E389E">
            <w:pPr>
              <w:snapToGrid w:val="0"/>
              <w:spacing w:before="60" w:after="60"/>
              <w:jc w:val="center"/>
              <w:rPr>
                <w:sz w:val="16"/>
                <w:szCs w:val="16"/>
                <w:lang w:val="en-GB"/>
              </w:rPr>
            </w:pPr>
            <w:r w:rsidRPr="00BF0A0F">
              <w:rPr>
                <w:sz w:val="16"/>
                <w:szCs w:val="16"/>
                <w:lang w:val="en-GB"/>
              </w:rPr>
              <w:t>2</w:t>
            </w:r>
          </w:p>
        </w:tc>
        <w:tc>
          <w:tcPr>
            <w:tcW w:w="5641" w:type="dxa"/>
            <w:tcBorders>
              <w:top w:val="single" w:sz="4" w:space="0" w:color="000000"/>
              <w:left w:val="single" w:sz="4" w:space="0" w:color="000000"/>
              <w:bottom w:val="single" w:sz="4" w:space="0" w:color="000000"/>
              <w:right w:val="single" w:sz="4" w:space="0" w:color="000000"/>
            </w:tcBorders>
            <w:hideMark/>
          </w:tcPr>
          <w:p w14:paraId="102CD561" w14:textId="77777777" w:rsidR="00795B28" w:rsidRPr="00BF0A0F" w:rsidRDefault="00795B28" w:rsidP="002E389E">
            <w:pPr>
              <w:snapToGrid w:val="0"/>
              <w:spacing w:before="60" w:after="60"/>
              <w:rPr>
                <w:sz w:val="16"/>
                <w:szCs w:val="16"/>
                <w:lang w:val="en-GB"/>
              </w:rPr>
            </w:pPr>
            <w:r w:rsidRPr="00BF0A0F">
              <w:rPr>
                <w:sz w:val="16"/>
                <w:szCs w:val="16"/>
                <w:lang w:val="en-GB"/>
              </w:rPr>
              <w:t>Signifies a replacement for a file of the same name</w:t>
            </w:r>
          </w:p>
        </w:tc>
      </w:tr>
      <w:tr w:rsidR="00795B28" w:rsidRPr="00FF0ACC" w14:paraId="7B309B19" w14:textId="77777777" w:rsidTr="00BF0A0F">
        <w:trPr>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361E8A84" w14:textId="77777777" w:rsidR="00795B28" w:rsidRPr="00BF0A0F" w:rsidRDefault="00795B28" w:rsidP="002E389E">
            <w:pPr>
              <w:snapToGrid w:val="0"/>
              <w:spacing w:before="60" w:after="60"/>
              <w:rPr>
                <w:sz w:val="16"/>
                <w:szCs w:val="16"/>
                <w:lang w:val="en-GB"/>
              </w:rPr>
            </w:pPr>
            <w:r w:rsidRPr="00BF0A0F">
              <w:rPr>
                <w:sz w:val="16"/>
                <w:szCs w:val="16"/>
                <w:lang w:val="en-GB"/>
              </w:rPr>
              <w:t>Value</w:t>
            </w:r>
          </w:p>
        </w:tc>
        <w:tc>
          <w:tcPr>
            <w:tcW w:w="2864" w:type="dxa"/>
            <w:tcBorders>
              <w:top w:val="single" w:sz="4" w:space="0" w:color="000000"/>
              <w:left w:val="single" w:sz="4" w:space="0" w:color="000000"/>
              <w:bottom w:val="single" w:sz="4" w:space="0" w:color="000000"/>
              <w:right w:val="single" w:sz="4" w:space="0" w:color="000000"/>
            </w:tcBorders>
            <w:hideMark/>
          </w:tcPr>
          <w:p w14:paraId="4CB4BB66" w14:textId="77777777" w:rsidR="00795B28" w:rsidRPr="00BF0A0F" w:rsidRDefault="00795B28" w:rsidP="002E389E">
            <w:pPr>
              <w:snapToGrid w:val="0"/>
              <w:spacing w:before="60" w:after="60"/>
              <w:rPr>
                <w:sz w:val="16"/>
                <w:szCs w:val="16"/>
                <w:lang w:val="en-GB"/>
              </w:rPr>
            </w:pPr>
            <w:r w:rsidRPr="00BF0A0F">
              <w:rPr>
                <w:sz w:val="16"/>
                <w:szCs w:val="16"/>
                <w:lang w:val="en-GB"/>
              </w:rPr>
              <w:t>deletion</w:t>
            </w:r>
          </w:p>
        </w:tc>
        <w:tc>
          <w:tcPr>
            <w:tcW w:w="3562" w:type="dxa"/>
            <w:tcBorders>
              <w:top w:val="single" w:sz="4" w:space="0" w:color="000000"/>
              <w:left w:val="single" w:sz="4" w:space="0" w:color="000000"/>
              <w:bottom w:val="single" w:sz="4" w:space="0" w:color="000000"/>
              <w:right w:val="single" w:sz="4" w:space="0" w:color="000000"/>
            </w:tcBorders>
            <w:hideMark/>
          </w:tcPr>
          <w:p w14:paraId="4C8622E7" w14:textId="77777777" w:rsidR="00795B28" w:rsidRPr="00BF0A0F" w:rsidRDefault="00795B28" w:rsidP="002E389E">
            <w:pPr>
              <w:snapToGrid w:val="0"/>
              <w:spacing w:before="60" w:after="60"/>
              <w:rPr>
                <w:sz w:val="16"/>
                <w:szCs w:val="16"/>
                <w:lang w:val="en-GB"/>
              </w:rPr>
            </w:pPr>
            <w:r w:rsidRPr="00BF0A0F">
              <w:rPr>
                <w:sz w:val="16"/>
                <w:szCs w:val="16"/>
                <w:lang w:val="en-GB"/>
              </w:rPr>
              <w:t>Deletes an existing file</w:t>
            </w:r>
          </w:p>
        </w:tc>
        <w:tc>
          <w:tcPr>
            <w:tcW w:w="691" w:type="dxa"/>
            <w:tcBorders>
              <w:top w:val="single" w:sz="4" w:space="0" w:color="000000"/>
              <w:left w:val="single" w:sz="4" w:space="0" w:color="000000"/>
              <w:bottom w:val="single" w:sz="4" w:space="0" w:color="000000"/>
              <w:right w:val="single" w:sz="4" w:space="0" w:color="000000"/>
            </w:tcBorders>
            <w:hideMark/>
          </w:tcPr>
          <w:p w14:paraId="50F5D281" w14:textId="77777777" w:rsidR="00795B28" w:rsidRPr="00BF0A0F" w:rsidRDefault="00795B28" w:rsidP="002E389E">
            <w:pPr>
              <w:snapToGrid w:val="0"/>
              <w:spacing w:before="60" w:after="60"/>
              <w:jc w:val="center"/>
              <w:rPr>
                <w:sz w:val="16"/>
                <w:szCs w:val="16"/>
                <w:lang w:val="en-GB"/>
              </w:rPr>
            </w:pPr>
            <w:r w:rsidRPr="00BF0A0F">
              <w:rPr>
                <w:sz w:val="16"/>
                <w:szCs w:val="16"/>
                <w:lang w:val="en-GB"/>
              </w:rPr>
              <w:t>3</w:t>
            </w:r>
          </w:p>
        </w:tc>
        <w:tc>
          <w:tcPr>
            <w:tcW w:w="5641" w:type="dxa"/>
            <w:tcBorders>
              <w:top w:val="single" w:sz="4" w:space="0" w:color="000000"/>
              <w:left w:val="single" w:sz="4" w:space="0" w:color="000000"/>
              <w:bottom w:val="single" w:sz="4" w:space="0" w:color="000000"/>
              <w:right w:val="single" w:sz="4" w:space="0" w:color="000000"/>
            </w:tcBorders>
            <w:hideMark/>
          </w:tcPr>
          <w:p w14:paraId="01998FDC" w14:textId="77777777" w:rsidR="00795B28" w:rsidRPr="00BF0A0F" w:rsidRDefault="00795B28" w:rsidP="002E389E">
            <w:pPr>
              <w:snapToGrid w:val="0"/>
              <w:spacing w:before="60" w:after="60"/>
              <w:rPr>
                <w:sz w:val="16"/>
                <w:szCs w:val="16"/>
                <w:lang w:val="en-GB"/>
              </w:rPr>
            </w:pPr>
            <w:r w:rsidRPr="00BF0A0F">
              <w:rPr>
                <w:sz w:val="16"/>
                <w:szCs w:val="16"/>
                <w:lang w:val="en-GB"/>
              </w:rPr>
              <w:t>Signifies deletion of a file of that name</w:t>
            </w:r>
          </w:p>
        </w:tc>
      </w:tr>
      <w:bookmarkEnd w:id="515"/>
    </w:tbl>
    <w:p w14:paraId="12BB066C" w14:textId="77777777" w:rsidR="00795B28" w:rsidRPr="00971BFE" w:rsidRDefault="00795B28" w:rsidP="00971BFE">
      <w:pPr>
        <w:spacing w:line="240" w:lineRule="auto"/>
        <w:jc w:val="both"/>
        <w:rPr>
          <w:rFonts w:eastAsia="MS Mincho"/>
          <w:sz w:val="20"/>
          <w:szCs w:val="20"/>
          <w:lang w:val="en-GB"/>
        </w:rPr>
      </w:pPr>
    </w:p>
    <w:p w14:paraId="2BF21150" w14:textId="77777777" w:rsidR="00795B28" w:rsidRPr="00971BFE" w:rsidRDefault="00795B28" w:rsidP="00971BFE">
      <w:pPr>
        <w:pStyle w:val="Heading4"/>
        <w:tabs>
          <w:tab w:val="left" w:pos="993"/>
        </w:tabs>
        <w:spacing w:line="240" w:lineRule="auto"/>
        <w:ind w:left="992" w:hanging="992"/>
        <w:rPr>
          <w:sz w:val="20"/>
          <w:szCs w:val="20"/>
          <w:lang w:val="en-GB"/>
        </w:rPr>
      </w:pPr>
      <w:r w:rsidRPr="00971BFE">
        <w:rPr>
          <w:sz w:val="20"/>
          <w:szCs w:val="20"/>
          <w:lang w:val="en-GB"/>
        </w:rPr>
        <w:lastRenderedPageBreak/>
        <w:t>S100_SupportFileSpecification</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2892"/>
        <w:gridCol w:w="3562"/>
        <w:gridCol w:w="549"/>
        <w:gridCol w:w="2691"/>
        <w:gridCol w:w="3060"/>
      </w:tblGrid>
      <w:tr w:rsidR="00795B28" w:rsidRPr="00FF0ACC" w14:paraId="75F470EC" w14:textId="77777777" w:rsidTr="00F72153">
        <w:trPr>
          <w:trHeight w:val="153"/>
        </w:trPr>
        <w:tc>
          <w:tcPr>
            <w:tcW w:w="11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08EE6C2" w14:textId="77777777" w:rsidR="00795B28" w:rsidRPr="00AC49E4" w:rsidRDefault="00795B28" w:rsidP="00AC49E4">
            <w:pPr>
              <w:keepNext/>
              <w:keepLines/>
              <w:snapToGrid w:val="0"/>
              <w:spacing w:before="60" w:after="60" w:line="240" w:lineRule="auto"/>
              <w:rPr>
                <w:b/>
                <w:sz w:val="16"/>
                <w:szCs w:val="16"/>
                <w:lang w:val="en-GB"/>
              </w:rPr>
            </w:pPr>
            <w:r w:rsidRPr="00AC49E4">
              <w:rPr>
                <w:b/>
                <w:sz w:val="16"/>
                <w:szCs w:val="16"/>
                <w:lang w:val="en-GB"/>
              </w:rPr>
              <w:t>Role Name</w:t>
            </w:r>
          </w:p>
        </w:tc>
        <w:tc>
          <w:tcPr>
            <w:tcW w:w="28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3758E7" w14:textId="77777777" w:rsidR="00795B28" w:rsidRPr="00AC49E4" w:rsidRDefault="00795B28" w:rsidP="00AC49E4">
            <w:pPr>
              <w:keepNext/>
              <w:keepLines/>
              <w:snapToGrid w:val="0"/>
              <w:spacing w:before="60" w:after="60" w:line="240" w:lineRule="auto"/>
              <w:rPr>
                <w:b/>
                <w:sz w:val="16"/>
                <w:szCs w:val="16"/>
                <w:lang w:val="en-GB"/>
              </w:rPr>
            </w:pPr>
            <w:r w:rsidRPr="00AC49E4">
              <w:rPr>
                <w:b/>
                <w:sz w:val="16"/>
                <w:szCs w:val="16"/>
                <w:lang w:val="en-GB"/>
              </w:rPr>
              <w:t>Name</w:t>
            </w:r>
          </w:p>
        </w:tc>
        <w:tc>
          <w:tcPr>
            <w:tcW w:w="3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5A40C7" w14:textId="77777777" w:rsidR="00795B28" w:rsidRPr="00AC49E4" w:rsidRDefault="00795B28" w:rsidP="00AC49E4">
            <w:pPr>
              <w:keepNext/>
              <w:keepLines/>
              <w:snapToGrid w:val="0"/>
              <w:spacing w:before="60" w:after="60" w:line="240" w:lineRule="auto"/>
              <w:rPr>
                <w:b/>
                <w:sz w:val="16"/>
                <w:szCs w:val="16"/>
                <w:lang w:val="en-GB"/>
              </w:rPr>
            </w:pPr>
            <w:r w:rsidRPr="00AC49E4">
              <w:rPr>
                <w:b/>
                <w:sz w:val="16"/>
                <w:szCs w:val="16"/>
                <w:lang w:val="en-GB"/>
              </w:rPr>
              <w:t>Description</w:t>
            </w:r>
          </w:p>
        </w:tc>
        <w:tc>
          <w:tcPr>
            <w:tcW w:w="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C73F3BC" w14:textId="77777777" w:rsidR="00795B28" w:rsidRPr="00AC49E4" w:rsidRDefault="00795B28" w:rsidP="00AC49E4">
            <w:pPr>
              <w:keepNext/>
              <w:keepLines/>
              <w:snapToGrid w:val="0"/>
              <w:spacing w:before="60" w:after="60" w:line="240" w:lineRule="auto"/>
              <w:jc w:val="center"/>
              <w:rPr>
                <w:b/>
                <w:sz w:val="16"/>
                <w:szCs w:val="16"/>
                <w:lang w:val="en-GB"/>
              </w:rPr>
            </w:pPr>
            <w:r w:rsidRPr="00AC49E4">
              <w:rPr>
                <w:b/>
                <w:sz w:val="16"/>
                <w:szCs w:val="16"/>
                <w:lang w:val="en-GB"/>
              </w:rPr>
              <w:t>Mult</w:t>
            </w:r>
          </w:p>
        </w:tc>
        <w:tc>
          <w:tcPr>
            <w:tcW w:w="2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75A3AEE" w14:textId="77777777" w:rsidR="00795B28" w:rsidRPr="00AC49E4" w:rsidRDefault="00795B28" w:rsidP="00AC49E4">
            <w:pPr>
              <w:keepNext/>
              <w:keepLines/>
              <w:snapToGrid w:val="0"/>
              <w:spacing w:before="60" w:after="60" w:line="240" w:lineRule="auto"/>
              <w:rPr>
                <w:b/>
                <w:sz w:val="16"/>
                <w:szCs w:val="16"/>
                <w:lang w:val="en-GB"/>
              </w:rPr>
            </w:pPr>
            <w:r w:rsidRPr="00AC49E4">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B9388D0" w14:textId="77777777" w:rsidR="00795B28" w:rsidRPr="00AC49E4" w:rsidRDefault="00795B28" w:rsidP="00AC49E4">
            <w:pPr>
              <w:keepNext/>
              <w:keepLines/>
              <w:snapToGrid w:val="0"/>
              <w:spacing w:before="60" w:after="60" w:line="240" w:lineRule="auto"/>
              <w:rPr>
                <w:b/>
                <w:sz w:val="16"/>
                <w:szCs w:val="16"/>
                <w:lang w:val="en-GB"/>
              </w:rPr>
            </w:pPr>
            <w:r w:rsidRPr="00AC49E4">
              <w:rPr>
                <w:b/>
                <w:sz w:val="16"/>
                <w:szCs w:val="16"/>
                <w:lang w:val="en-GB"/>
              </w:rPr>
              <w:t>Remarks</w:t>
            </w:r>
          </w:p>
        </w:tc>
      </w:tr>
      <w:tr w:rsidR="00795B28" w:rsidRPr="00FF0ACC" w14:paraId="378CB1E4" w14:textId="77777777" w:rsidTr="00F72153">
        <w:trPr>
          <w:trHeight w:val="490"/>
        </w:trPr>
        <w:tc>
          <w:tcPr>
            <w:tcW w:w="1106" w:type="dxa"/>
            <w:tcBorders>
              <w:top w:val="single" w:sz="4" w:space="0" w:color="000000"/>
              <w:left w:val="single" w:sz="4" w:space="0" w:color="000000"/>
              <w:bottom w:val="single" w:sz="4" w:space="0" w:color="000000"/>
              <w:right w:val="single" w:sz="4" w:space="0" w:color="000000"/>
            </w:tcBorders>
            <w:hideMark/>
          </w:tcPr>
          <w:p w14:paraId="3D9CF403"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Class</w:t>
            </w:r>
          </w:p>
        </w:tc>
        <w:tc>
          <w:tcPr>
            <w:tcW w:w="2892" w:type="dxa"/>
            <w:tcBorders>
              <w:top w:val="single" w:sz="4" w:space="0" w:color="000000"/>
              <w:left w:val="single" w:sz="4" w:space="0" w:color="000000"/>
              <w:bottom w:val="single" w:sz="4" w:space="0" w:color="000000"/>
              <w:right w:val="single" w:sz="4" w:space="0" w:color="000000"/>
            </w:tcBorders>
            <w:hideMark/>
          </w:tcPr>
          <w:p w14:paraId="4949EEAE"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S100_SupportFileSpecification</w:t>
            </w:r>
          </w:p>
        </w:tc>
        <w:tc>
          <w:tcPr>
            <w:tcW w:w="3562" w:type="dxa"/>
            <w:tcBorders>
              <w:top w:val="single" w:sz="4" w:space="0" w:color="000000"/>
              <w:left w:val="single" w:sz="4" w:space="0" w:color="000000"/>
              <w:bottom w:val="single" w:sz="4" w:space="0" w:color="000000"/>
              <w:right w:val="single" w:sz="4" w:space="0" w:color="000000"/>
            </w:tcBorders>
            <w:hideMark/>
          </w:tcPr>
          <w:p w14:paraId="34567003"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The standard or specification to which a support file conforms</w:t>
            </w:r>
          </w:p>
        </w:tc>
        <w:tc>
          <w:tcPr>
            <w:tcW w:w="549" w:type="dxa"/>
            <w:tcBorders>
              <w:top w:val="single" w:sz="4" w:space="0" w:color="000000"/>
              <w:left w:val="single" w:sz="4" w:space="0" w:color="000000"/>
              <w:bottom w:val="single" w:sz="4" w:space="0" w:color="000000"/>
              <w:right w:val="single" w:sz="4" w:space="0" w:color="000000"/>
            </w:tcBorders>
            <w:hideMark/>
          </w:tcPr>
          <w:p w14:paraId="73140505" w14:textId="77777777" w:rsidR="00795B28" w:rsidRPr="00AC49E4" w:rsidRDefault="00795B28" w:rsidP="00AC49E4">
            <w:pPr>
              <w:snapToGrid w:val="0"/>
              <w:spacing w:before="60" w:after="60" w:line="240" w:lineRule="auto"/>
              <w:jc w:val="center"/>
              <w:rPr>
                <w:sz w:val="16"/>
                <w:szCs w:val="16"/>
                <w:lang w:val="en-GB"/>
              </w:rPr>
            </w:pPr>
            <w:r w:rsidRPr="00AC49E4">
              <w:rPr>
                <w:sz w:val="16"/>
                <w:szCs w:val="16"/>
                <w:lang w:val="en-GB"/>
              </w:rPr>
              <w:t>-</w:t>
            </w:r>
          </w:p>
        </w:tc>
        <w:tc>
          <w:tcPr>
            <w:tcW w:w="2691" w:type="dxa"/>
            <w:tcBorders>
              <w:top w:val="single" w:sz="4" w:space="0" w:color="000000"/>
              <w:left w:val="single" w:sz="4" w:space="0" w:color="000000"/>
              <w:bottom w:val="single" w:sz="4" w:space="0" w:color="000000"/>
              <w:right w:val="single" w:sz="4" w:space="0" w:color="000000"/>
            </w:tcBorders>
            <w:hideMark/>
          </w:tcPr>
          <w:p w14:paraId="62117A2A"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53888615"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w:t>
            </w:r>
          </w:p>
        </w:tc>
      </w:tr>
      <w:tr w:rsidR="00795B28" w:rsidRPr="00FF0ACC" w14:paraId="15EB9AEB" w14:textId="77777777" w:rsidTr="00F72153">
        <w:trPr>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2B913EA3"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Attribute</w:t>
            </w:r>
          </w:p>
        </w:tc>
        <w:tc>
          <w:tcPr>
            <w:tcW w:w="2892" w:type="dxa"/>
            <w:tcBorders>
              <w:top w:val="single" w:sz="4" w:space="0" w:color="000000"/>
              <w:left w:val="single" w:sz="4" w:space="0" w:color="000000"/>
              <w:bottom w:val="single" w:sz="4" w:space="0" w:color="000000"/>
              <w:right w:val="single" w:sz="4" w:space="0" w:color="000000"/>
            </w:tcBorders>
            <w:hideMark/>
          </w:tcPr>
          <w:p w14:paraId="7E1CBFA3"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name</w:t>
            </w:r>
          </w:p>
        </w:tc>
        <w:tc>
          <w:tcPr>
            <w:tcW w:w="3562" w:type="dxa"/>
            <w:tcBorders>
              <w:top w:val="single" w:sz="4" w:space="0" w:color="000000"/>
              <w:left w:val="single" w:sz="4" w:space="0" w:color="000000"/>
              <w:bottom w:val="single" w:sz="4" w:space="0" w:color="000000"/>
              <w:right w:val="single" w:sz="4" w:space="0" w:color="000000"/>
            </w:tcBorders>
            <w:hideMark/>
          </w:tcPr>
          <w:p w14:paraId="2FF0DAE9"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The name of the specification used to create the support file</w:t>
            </w:r>
          </w:p>
        </w:tc>
        <w:tc>
          <w:tcPr>
            <w:tcW w:w="549" w:type="dxa"/>
            <w:tcBorders>
              <w:top w:val="single" w:sz="4" w:space="0" w:color="000000"/>
              <w:left w:val="single" w:sz="4" w:space="0" w:color="000000"/>
              <w:bottom w:val="single" w:sz="4" w:space="0" w:color="000000"/>
              <w:right w:val="single" w:sz="4" w:space="0" w:color="000000"/>
            </w:tcBorders>
            <w:hideMark/>
          </w:tcPr>
          <w:p w14:paraId="460AD883" w14:textId="77777777" w:rsidR="00795B28" w:rsidRPr="00AC49E4" w:rsidRDefault="00795B28" w:rsidP="00AC49E4">
            <w:pPr>
              <w:snapToGrid w:val="0"/>
              <w:spacing w:before="60" w:after="60" w:line="240" w:lineRule="auto"/>
              <w:jc w:val="center"/>
              <w:rPr>
                <w:sz w:val="16"/>
                <w:szCs w:val="16"/>
                <w:lang w:val="en-GB"/>
              </w:rPr>
            </w:pPr>
            <w:r w:rsidRPr="00AC49E4">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2920F873" w14:textId="77777777" w:rsidR="00795B28" w:rsidRPr="00AC49E4" w:rsidRDefault="00795B28" w:rsidP="00AC49E4">
            <w:pPr>
              <w:snapToGrid w:val="0"/>
              <w:spacing w:before="60" w:after="60" w:line="240" w:lineRule="auto"/>
              <w:rPr>
                <w:sz w:val="16"/>
                <w:szCs w:val="16"/>
                <w:lang w:val="en-GB"/>
              </w:rPr>
            </w:pPr>
            <w:proofErr w:type="spellStart"/>
            <w:r w:rsidRPr="00AC49E4">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70E82BF7" w14:textId="77777777" w:rsidR="00795B28" w:rsidRPr="00AC49E4" w:rsidRDefault="00795B28" w:rsidP="00AC49E4">
            <w:pPr>
              <w:snapToGrid w:val="0"/>
              <w:spacing w:before="60" w:after="60" w:line="240" w:lineRule="auto"/>
              <w:rPr>
                <w:sz w:val="16"/>
                <w:szCs w:val="16"/>
                <w:lang w:val="en-GB"/>
              </w:rPr>
            </w:pPr>
          </w:p>
        </w:tc>
      </w:tr>
      <w:tr w:rsidR="00795B28" w:rsidRPr="00FF0ACC" w14:paraId="3C7F053D" w14:textId="77777777" w:rsidTr="00F72153">
        <w:trPr>
          <w:trHeight w:val="337"/>
        </w:trPr>
        <w:tc>
          <w:tcPr>
            <w:tcW w:w="1106" w:type="dxa"/>
            <w:tcBorders>
              <w:top w:val="single" w:sz="4" w:space="0" w:color="000000"/>
              <w:left w:val="single" w:sz="4" w:space="0" w:color="000000"/>
              <w:bottom w:val="single" w:sz="4" w:space="0" w:color="000000"/>
              <w:right w:val="single" w:sz="4" w:space="0" w:color="000000"/>
            </w:tcBorders>
            <w:hideMark/>
          </w:tcPr>
          <w:p w14:paraId="0AA2EA56"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Attribute</w:t>
            </w:r>
          </w:p>
        </w:tc>
        <w:tc>
          <w:tcPr>
            <w:tcW w:w="2892" w:type="dxa"/>
            <w:tcBorders>
              <w:top w:val="single" w:sz="4" w:space="0" w:color="000000"/>
              <w:left w:val="single" w:sz="4" w:space="0" w:color="000000"/>
              <w:bottom w:val="single" w:sz="4" w:space="0" w:color="000000"/>
              <w:right w:val="single" w:sz="4" w:space="0" w:color="000000"/>
            </w:tcBorders>
            <w:hideMark/>
          </w:tcPr>
          <w:p w14:paraId="2704AB3A"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version</w:t>
            </w:r>
          </w:p>
        </w:tc>
        <w:tc>
          <w:tcPr>
            <w:tcW w:w="3562" w:type="dxa"/>
            <w:tcBorders>
              <w:top w:val="single" w:sz="4" w:space="0" w:color="000000"/>
              <w:left w:val="single" w:sz="4" w:space="0" w:color="000000"/>
              <w:bottom w:val="single" w:sz="4" w:space="0" w:color="000000"/>
              <w:right w:val="single" w:sz="4" w:space="0" w:color="000000"/>
            </w:tcBorders>
            <w:hideMark/>
          </w:tcPr>
          <w:p w14:paraId="79299C92"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The version number of the specification</w:t>
            </w:r>
          </w:p>
        </w:tc>
        <w:tc>
          <w:tcPr>
            <w:tcW w:w="549" w:type="dxa"/>
            <w:tcBorders>
              <w:top w:val="single" w:sz="4" w:space="0" w:color="000000"/>
              <w:left w:val="single" w:sz="4" w:space="0" w:color="000000"/>
              <w:bottom w:val="single" w:sz="4" w:space="0" w:color="000000"/>
              <w:right w:val="single" w:sz="4" w:space="0" w:color="000000"/>
            </w:tcBorders>
            <w:hideMark/>
          </w:tcPr>
          <w:p w14:paraId="4C687856" w14:textId="77777777" w:rsidR="00795B28" w:rsidRPr="00AC49E4" w:rsidRDefault="00795B28" w:rsidP="00AC49E4">
            <w:pPr>
              <w:snapToGrid w:val="0"/>
              <w:spacing w:before="60" w:after="60" w:line="240" w:lineRule="auto"/>
              <w:jc w:val="center"/>
              <w:rPr>
                <w:sz w:val="16"/>
                <w:szCs w:val="16"/>
                <w:lang w:val="en-GB"/>
              </w:rPr>
            </w:pPr>
            <w:r w:rsidRPr="00AC49E4">
              <w:rPr>
                <w:sz w:val="16"/>
                <w:szCs w:val="16"/>
                <w:lang w:val="en-GB"/>
              </w:rPr>
              <w:t>0..1</w:t>
            </w:r>
          </w:p>
        </w:tc>
        <w:tc>
          <w:tcPr>
            <w:tcW w:w="2691" w:type="dxa"/>
            <w:tcBorders>
              <w:top w:val="single" w:sz="4" w:space="0" w:color="000000"/>
              <w:left w:val="single" w:sz="4" w:space="0" w:color="000000"/>
              <w:bottom w:val="single" w:sz="4" w:space="0" w:color="000000"/>
              <w:right w:val="single" w:sz="4" w:space="0" w:color="000000"/>
            </w:tcBorders>
            <w:hideMark/>
          </w:tcPr>
          <w:p w14:paraId="5EDD5947" w14:textId="77777777" w:rsidR="00795B28" w:rsidRPr="00AC49E4" w:rsidRDefault="00795B28" w:rsidP="00AC49E4">
            <w:pPr>
              <w:snapToGrid w:val="0"/>
              <w:spacing w:before="60" w:after="60" w:line="240" w:lineRule="auto"/>
              <w:rPr>
                <w:sz w:val="16"/>
                <w:szCs w:val="16"/>
                <w:lang w:val="en-GB"/>
              </w:rPr>
            </w:pPr>
            <w:proofErr w:type="spellStart"/>
            <w:r w:rsidRPr="00AC49E4">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6CB6D10E" w14:textId="77777777" w:rsidR="00795B28" w:rsidRPr="00AC49E4" w:rsidRDefault="00795B28" w:rsidP="00AC49E4">
            <w:pPr>
              <w:snapToGrid w:val="0"/>
              <w:spacing w:before="60" w:after="60" w:line="240" w:lineRule="auto"/>
              <w:rPr>
                <w:sz w:val="16"/>
                <w:szCs w:val="16"/>
                <w:lang w:val="en-GB"/>
              </w:rPr>
            </w:pPr>
          </w:p>
        </w:tc>
      </w:tr>
      <w:tr w:rsidR="00795B28" w:rsidRPr="00FF0ACC" w14:paraId="6285D2B5" w14:textId="77777777" w:rsidTr="00F72153">
        <w:trPr>
          <w:trHeight w:val="321"/>
        </w:trPr>
        <w:tc>
          <w:tcPr>
            <w:tcW w:w="1106" w:type="dxa"/>
            <w:tcBorders>
              <w:top w:val="single" w:sz="4" w:space="0" w:color="000000"/>
              <w:left w:val="single" w:sz="4" w:space="0" w:color="000000"/>
              <w:bottom w:val="single" w:sz="4" w:space="0" w:color="000000"/>
              <w:right w:val="single" w:sz="4" w:space="0" w:color="000000"/>
            </w:tcBorders>
            <w:hideMark/>
          </w:tcPr>
          <w:p w14:paraId="6FF8D870"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Attribute</w:t>
            </w:r>
          </w:p>
        </w:tc>
        <w:tc>
          <w:tcPr>
            <w:tcW w:w="2892" w:type="dxa"/>
            <w:tcBorders>
              <w:top w:val="single" w:sz="4" w:space="0" w:color="000000"/>
              <w:left w:val="single" w:sz="4" w:space="0" w:color="000000"/>
              <w:bottom w:val="single" w:sz="4" w:space="0" w:color="000000"/>
              <w:right w:val="single" w:sz="4" w:space="0" w:color="000000"/>
            </w:tcBorders>
            <w:hideMark/>
          </w:tcPr>
          <w:p w14:paraId="38943461"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date</w:t>
            </w:r>
          </w:p>
        </w:tc>
        <w:tc>
          <w:tcPr>
            <w:tcW w:w="3562" w:type="dxa"/>
            <w:tcBorders>
              <w:top w:val="single" w:sz="4" w:space="0" w:color="000000"/>
              <w:left w:val="single" w:sz="4" w:space="0" w:color="000000"/>
              <w:bottom w:val="single" w:sz="4" w:space="0" w:color="000000"/>
              <w:right w:val="single" w:sz="4" w:space="0" w:color="000000"/>
            </w:tcBorders>
            <w:hideMark/>
          </w:tcPr>
          <w:p w14:paraId="28AA3219"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The version date of the specification</w:t>
            </w:r>
          </w:p>
        </w:tc>
        <w:tc>
          <w:tcPr>
            <w:tcW w:w="549" w:type="dxa"/>
            <w:tcBorders>
              <w:top w:val="single" w:sz="4" w:space="0" w:color="000000"/>
              <w:left w:val="single" w:sz="4" w:space="0" w:color="000000"/>
              <w:bottom w:val="single" w:sz="4" w:space="0" w:color="000000"/>
              <w:right w:val="single" w:sz="4" w:space="0" w:color="000000"/>
            </w:tcBorders>
            <w:hideMark/>
          </w:tcPr>
          <w:p w14:paraId="2450C027" w14:textId="77777777" w:rsidR="00795B28" w:rsidRPr="00AC49E4" w:rsidRDefault="00795B28" w:rsidP="00AC49E4">
            <w:pPr>
              <w:snapToGrid w:val="0"/>
              <w:spacing w:before="60" w:after="60" w:line="240" w:lineRule="auto"/>
              <w:jc w:val="center"/>
              <w:rPr>
                <w:sz w:val="16"/>
                <w:szCs w:val="16"/>
                <w:lang w:val="en-GB"/>
              </w:rPr>
            </w:pPr>
            <w:r w:rsidRPr="00AC49E4">
              <w:rPr>
                <w:sz w:val="16"/>
                <w:szCs w:val="16"/>
                <w:lang w:val="en-GB"/>
              </w:rPr>
              <w:t>0..1</w:t>
            </w:r>
          </w:p>
        </w:tc>
        <w:tc>
          <w:tcPr>
            <w:tcW w:w="2691" w:type="dxa"/>
            <w:tcBorders>
              <w:top w:val="single" w:sz="4" w:space="0" w:color="000000"/>
              <w:left w:val="single" w:sz="4" w:space="0" w:color="000000"/>
              <w:bottom w:val="single" w:sz="4" w:space="0" w:color="000000"/>
              <w:right w:val="single" w:sz="4" w:space="0" w:color="000000"/>
            </w:tcBorders>
            <w:hideMark/>
          </w:tcPr>
          <w:p w14:paraId="48E84E31" w14:textId="77777777" w:rsidR="00795B28" w:rsidRPr="00AC49E4" w:rsidRDefault="00795B28" w:rsidP="00AC49E4">
            <w:pPr>
              <w:snapToGrid w:val="0"/>
              <w:spacing w:before="60" w:after="60" w:line="240" w:lineRule="auto"/>
              <w:rPr>
                <w:sz w:val="16"/>
                <w:szCs w:val="16"/>
                <w:lang w:val="en-GB"/>
              </w:rPr>
            </w:pPr>
            <w:r w:rsidRPr="00AC49E4">
              <w:rPr>
                <w:sz w:val="16"/>
                <w:szCs w:val="16"/>
                <w:lang w:val="en-GB"/>
              </w:rPr>
              <w:t>Date</w:t>
            </w:r>
          </w:p>
        </w:tc>
        <w:tc>
          <w:tcPr>
            <w:tcW w:w="3060" w:type="dxa"/>
            <w:tcBorders>
              <w:top w:val="single" w:sz="4" w:space="0" w:color="000000"/>
              <w:left w:val="single" w:sz="4" w:space="0" w:color="000000"/>
              <w:bottom w:val="single" w:sz="4" w:space="0" w:color="000000"/>
              <w:right w:val="single" w:sz="4" w:space="0" w:color="000000"/>
            </w:tcBorders>
          </w:tcPr>
          <w:p w14:paraId="130C8638" w14:textId="77777777" w:rsidR="00795B28" w:rsidRPr="00AC49E4" w:rsidRDefault="00795B28" w:rsidP="00AC49E4">
            <w:pPr>
              <w:snapToGrid w:val="0"/>
              <w:spacing w:before="60" w:after="60" w:line="240" w:lineRule="auto"/>
              <w:rPr>
                <w:sz w:val="16"/>
                <w:szCs w:val="16"/>
                <w:lang w:val="en-GB"/>
              </w:rPr>
            </w:pPr>
          </w:p>
        </w:tc>
      </w:tr>
    </w:tbl>
    <w:p w14:paraId="42F144B8" w14:textId="77777777" w:rsidR="00795B28" w:rsidRPr="009D1E65" w:rsidRDefault="00795B28" w:rsidP="00191443">
      <w:pPr>
        <w:spacing w:line="240" w:lineRule="auto"/>
        <w:jc w:val="both"/>
        <w:rPr>
          <w:rFonts w:eastAsia="MS Mincho"/>
          <w:sz w:val="20"/>
          <w:szCs w:val="20"/>
          <w:lang w:val="en-GB"/>
        </w:rPr>
      </w:pPr>
    </w:p>
    <w:p w14:paraId="3CE60DF4" w14:textId="77777777" w:rsidR="00795B28" w:rsidRPr="00191443" w:rsidRDefault="00795B28" w:rsidP="00191443">
      <w:pPr>
        <w:pStyle w:val="Heading4"/>
        <w:tabs>
          <w:tab w:val="left" w:pos="993"/>
        </w:tabs>
        <w:spacing w:line="240" w:lineRule="auto"/>
        <w:ind w:left="992" w:hanging="992"/>
        <w:rPr>
          <w:sz w:val="20"/>
          <w:szCs w:val="20"/>
          <w:lang w:val="en-GB"/>
        </w:rPr>
      </w:pPr>
      <w:r w:rsidRPr="00191443">
        <w:rPr>
          <w:sz w:val="20"/>
          <w:szCs w:val="20"/>
          <w:lang w:val="en-GB"/>
        </w:rPr>
        <w:t>S100_ResourcePurpose</w:t>
      </w:r>
    </w:p>
    <w:tbl>
      <w:tblPr>
        <w:tblW w:w="13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3006"/>
        <w:gridCol w:w="3685"/>
        <w:gridCol w:w="709"/>
        <w:gridCol w:w="5356"/>
      </w:tblGrid>
      <w:tr w:rsidR="00795B28" w:rsidRPr="00FF0ACC" w14:paraId="5581C2B8" w14:textId="77777777" w:rsidTr="00B30230">
        <w:trPr>
          <w:trHeight w:val="304"/>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0B20B93" w14:textId="77777777" w:rsidR="00795B28" w:rsidRPr="00191443" w:rsidRDefault="00795B28" w:rsidP="00B30230">
            <w:pPr>
              <w:keepNext/>
              <w:keepLines/>
              <w:snapToGrid w:val="0"/>
              <w:spacing w:before="60" w:after="60" w:line="240" w:lineRule="auto"/>
              <w:rPr>
                <w:b/>
                <w:sz w:val="16"/>
                <w:szCs w:val="16"/>
                <w:lang w:val="en-GB"/>
              </w:rPr>
            </w:pPr>
            <w:r w:rsidRPr="00191443">
              <w:rPr>
                <w:b/>
                <w:sz w:val="16"/>
                <w:szCs w:val="16"/>
                <w:lang w:val="en-GB"/>
              </w:rPr>
              <w:t>Role Name</w:t>
            </w:r>
          </w:p>
        </w:tc>
        <w:tc>
          <w:tcPr>
            <w:tcW w:w="30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73009D" w14:textId="77777777" w:rsidR="00795B28" w:rsidRPr="00191443" w:rsidRDefault="00795B28" w:rsidP="00B30230">
            <w:pPr>
              <w:keepNext/>
              <w:keepLines/>
              <w:snapToGrid w:val="0"/>
              <w:spacing w:before="60" w:after="60" w:line="240" w:lineRule="auto"/>
              <w:rPr>
                <w:b/>
                <w:sz w:val="16"/>
                <w:szCs w:val="16"/>
                <w:lang w:val="en-GB"/>
              </w:rPr>
            </w:pPr>
            <w:r w:rsidRPr="00191443">
              <w:rPr>
                <w:b/>
                <w:sz w:val="16"/>
                <w:szCs w:val="16"/>
                <w:lang w:val="en-GB"/>
              </w:rPr>
              <w:t>Name</w:t>
            </w:r>
          </w:p>
        </w:tc>
        <w:tc>
          <w:tcPr>
            <w:tcW w:w="36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BEB4454" w14:textId="77777777" w:rsidR="00795B28" w:rsidRPr="00191443" w:rsidRDefault="00795B28" w:rsidP="00B30230">
            <w:pPr>
              <w:keepNext/>
              <w:keepLines/>
              <w:snapToGrid w:val="0"/>
              <w:spacing w:before="60" w:after="60" w:line="240" w:lineRule="auto"/>
              <w:rPr>
                <w:b/>
                <w:sz w:val="16"/>
                <w:szCs w:val="16"/>
                <w:lang w:val="en-GB"/>
              </w:rPr>
            </w:pPr>
            <w:r w:rsidRPr="00191443">
              <w:rPr>
                <w:b/>
                <w:sz w:val="16"/>
                <w:szCs w:val="16"/>
                <w:lang w:val="en-GB"/>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BA91452" w14:textId="77777777" w:rsidR="00795B28" w:rsidRPr="00191443" w:rsidRDefault="00795B28" w:rsidP="00B30230">
            <w:pPr>
              <w:keepNext/>
              <w:keepLines/>
              <w:snapToGrid w:val="0"/>
              <w:spacing w:before="60" w:after="60" w:line="240" w:lineRule="auto"/>
              <w:jc w:val="center"/>
              <w:rPr>
                <w:b/>
                <w:sz w:val="16"/>
                <w:szCs w:val="16"/>
                <w:lang w:val="en-GB"/>
              </w:rPr>
            </w:pPr>
            <w:r w:rsidRPr="00191443">
              <w:rPr>
                <w:b/>
                <w:sz w:val="16"/>
                <w:szCs w:val="16"/>
                <w:lang w:val="en-GB"/>
              </w:rPr>
              <w:t>Code</w:t>
            </w:r>
          </w:p>
        </w:tc>
        <w:tc>
          <w:tcPr>
            <w:tcW w:w="53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7D6468" w14:textId="77777777" w:rsidR="00795B28" w:rsidRPr="00191443" w:rsidRDefault="00795B28" w:rsidP="00B30230">
            <w:pPr>
              <w:keepNext/>
              <w:keepLines/>
              <w:snapToGrid w:val="0"/>
              <w:spacing w:before="60" w:after="60" w:line="240" w:lineRule="auto"/>
              <w:rPr>
                <w:b/>
                <w:sz w:val="16"/>
                <w:szCs w:val="16"/>
                <w:lang w:val="en-GB"/>
              </w:rPr>
            </w:pPr>
            <w:r w:rsidRPr="00191443">
              <w:rPr>
                <w:b/>
                <w:sz w:val="16"/>
                <w:szCs w:val="16"/>
                <w:lang w:val="en-GB"/>
              </w:rPr>
              <w:t>Remarks</w:t>
            </w:r>
          </w:p>
        </w:tc>
      </w:tr>
      <w:tr w:rsidR="00795B28" w:rsidRPr="00FF0ACC" w14:paraId="085EA121" w14:textId="77777777" w:rsidTr="00B30230">
        <w:trPr>
          <w:cantSplit/>
          <w:trHeight w:val="276"/>
        </w:trPr>
        <w:tc>
          <w:tcPr>
            <w:tcW w:w="1134" w:type="dxa"/>
            <w:tcBorders>
              <w:top w:val="single" w:sz="4" w:space="0" w:color="000000"/>
              <w:left w:val="single" w:sz="4" w:space="0" w:color="000000"/>
              <w:bottom w:val="single" w:sz="4" w:space="0" w:color="000000"/>
              <w:right w:val="single" w:sz="4" w:space="0" w:color="000000"/>
            </w:tcBorders>
            <w:hideMark/>
          </w:tcPr>
          <w:p w14:paraId="6E17FDFC" w14:textId="77777777" w:rsidR="00795B28" w:rsidRPr="00191443" w:rsidRDefault="00795B28" w:rsidP="00B30230">
            <w:pPr>
              <w:keepNext/>
              <w:keepLines/>
              <w:snapToGrid w:val="0"/>
              <w:spacing w:before="60" w:after="60" w:line="240" w:lineRule="auto"/>
              <w:rPr>
                <w:sz w:val="16"/>
                <w:szCs w:val="16"/>
                <w:lang w:val="en-GB"/>
              </w:rPr>
            </w:pPr>
            <w:r w:rsidRPr="00191443">
              <w:rPr>
                <w:sz w:val="16"/>
                <w:szCs w:val="16"/>
                <w:lang w:val="en-GB"/>
              </w:rPr>
              <w:t>Enumeration</w:t>
            </w:r>
          </w:p>
        </w:tc>
        <w:tc>
          <w:tcPr>
            <w:tcW w:w="3006" w:type="dxa"/>
            <w:tcBorders>
              <w:top w:val="single" w:sz="4" w:space="0" w:color="000000"/>
              <w:left w:val="single" w:sz="4" w:space="0" w:color="000000"/>
              <w:bottom w:val="single" w:sz="4" w:space="0" w:color="000000"/>
              <w:right w:val="single" w:sz="4" w:space="0" w:color="000000"/>
            </w:tcBorders>
            <w:hideMark/>
          </w:tcPr>
          <w:p w14:paraId="29779107" w14:textId="77777777" w:rsidR="00795B28" w:rsidRPr="00191443" w:rsidRDefault="00795B28" w:rsidP="00B30230">
            <w:pPr>
              <w:keepNext/>
              <w:keepLines/>
              <w:snapToGrid w:val="0"/>
              <w:spacing w:before="60" w:after="60" w:line="240" w:lineRule="auto"/>
              <w:rPr>
                <w:sz w:val="16"/>
                <w:szCs w:val="16"/>
                <w:lang w:val="en-GB"/>
              </w:rPr>
            </w:pPr>
            <w:r w:rsidRPr="00191443">
              <w:rPr>
                <w:sz w:val="16"/>
                <w:szCs w:val="16"/>
                <w:lang w:val="en-GB"/>
              </w:rPr>
              <w:t>S100_ResourcePurpose</w:t>
            </w:r>
          </w:p>
        </w:tc>
        <w:tc>
          <w:tcPr>
            <w:tcW w:w="3685" w:type="dxa"/>
            <w:tcBorders>
              <w:top w:val="single" w:sz="4" w:space="0" w:color="000000"/>
              <w:left w:val="single" w:sz="4" w:space="0" w:color="000000"/>
              <w:bottom w:val="single" w:sz="4" w:space="0" w:color="000000"/>
              <w:right w:val="single" w:sz="4" w:space="0" w:color="000000"/>
            </w:tcBorders>
            <w:hideMark/>
          </w:tcPr>
          <w:p w14:paraId="6B038358" w14:textId="77777777" w:rsidR="00795B28" w:rsidRPr="00191443" w:rsidRDefault="00795B28" w:rsidP="00B30230">
            <w:pPr>
              <w:keepNext/>
              <w:keepLines/>
              <w:snapToGrid w:val="0"/>
              <w:spacing w:before="60" w:after="60" w:line="240" w:lineRule="auto"/>
              <w:rPr>
                <w:sz w:val="16"/>
                <w:szCs w:val="16"/>
                <w:lang w:val="en-GB"/>
              </w:rPr>
            </w:pPr>
            <w:r w:rsidRPr="00191443">
              <w:rPr>
                <w:rFonts w:eastAsia="Times New Roman"/>
                <w:sz w:val="16"/>
                <w:szCs w:val="16"/>
                <w:lang w:val="en-GB" w:eastAsia="ja-JP"/>
              </w:rPr>
              <w:t>Defines the purpose of the supporting resource</w:t>
            </w:r>
          </w:p>
        </w:tc>
        <w:tc>
          <w:tcPr>
            <w:tcW w:w="709" w:type="dxa"/>
            <w:tcBorders>
              <w:top w:val="single" w:sz="4" w:space="0" w:color="000000"/>
              <w:left w:val="single" w:sz="4" w:space="0" w:color="000000"/>
              <w:bottom w:val="single" w:sz="4" w:space="0" w:color="000000"/>
              <w:right w:val="single" w:sz="4" w:space="0" w:color="000000"/>
            </w:tcBorders>
            <w:hideMark/>
          </w:tcPr>
          <w:p w14:paraId="00D2C3F4" w14:textId="77777777" w:rsidR="00795B28" w:rsidRPr="00191443" w:rsidRDefault="00795B28" w:rsidP="00B30230">
            <w:pPr>
              <w:keepNext/>
              <w:keepLines/>
              <w:snapToGrid w:val="0"/>
              <w:spacing w:before="60" w:after="60" w:line="240" w:lineRule="auto"/>
              <w:jc w:val="center"/>
              <w:rPr>
                <w:rFonts w:cs="Times New Roman"/>
                <w:sz w:val="16"/>
                <w:szCs w:val="16"/>
                <w:lang w:val="en-GB"/>
              </w:rPr>
            </w:pPr>
            <w:r w:rsidRPr="00191443">
              <w:rPr>
                <w:sz w:val="16"/>
                <w:szCs w:val="16"/>
                <w:lang w:val="en-GB"/>
              </w:rPr>
              <w:t>-</w:t>
            </w:r>
          </w:p>
        </w:tc>
        <w:tc>
          <w:tcPr>
            <w:tcW w:w="5356" w:type="dxa"/>
            <w:tcBorders>
              <w:top w:val="single" w:sz="4" w:space="0" w:color="000000"/>
              <w:left w:val="single" w:sz="4" w:space="0" w:color="000000"/>
              <w:bottom w:val="single" w:sz="4" w:space="0" w:color="000000"/>
              <w:right w:val="single" w:sz="4" w:space="0" w:color="000000"/>
            </w:tcBorders>
            <w:hideMark/>
          </w:tcPr>
          <w:p w14:paraId="30B41A38" w14:textId="77777777" w:rsidR="00795B28" w:rsidRPr="00191443" w:rsidRDefault="00795B28" w:rsidP="00B30230">
            <w:pPr>
              <w:keepNext/>
              <w:keepLines/>
              <w:snapToGrid w:val="0"/>
              <w:spacing w:before="60" w:after="60" w:line="240" w:lineRule="auto"/>
              <w:rPr>
                <w:sz w:val="16"/>
                <w:szCs w:val="16"/>
                <w:lang w:val="en-GB"/>
              </w:rPr>
            </w:pPr>
            <w:r w:rsidRPr="00191443">
              <w:rPr>
                <w:sz w:val="16"/>
                <w:szCs w:val="16"/>
                <w:lang w:val="en-GB"/>
              </w:rPr>
              <w:t>-</w:t>
            </w:r>
          </w:p>
        </w:tc>
      </w:tr>
      <w:tr w:rsidR="00795B28" w:rsidRPr="00FF0ACC" w14:paraId="2EAB1BDD" w14:textId="77777777" w:rsidTr="00B30230">
        <w:trPr>
          <w:cantSplit/>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3158123E"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1AC0ACE7" w14:textId="77777777" w:rsidR="00795B28" w:rsidRPr="00191443" w:rsidRDefault="00795B28" w:rsidP="00B30230">
            <w:pPr>
              <w:snapToGrid w:val="0"/>
              <w:spacing w:before="60" w:after="60" w:line="240" w:lineRule="auto"/>
              <w:rPr>
                <w:sz w:val="16"/>
                <w:szCs w:val="16"/>
                <w:lang w:val="en-GB"/>
              </w:rPr>
            </w:pPr>
            <w:proofErr w:type="spellStart"/>
            <w:r w:rsidRPr="00191443">
              <w:rPr>
                <w:sz w:val="16"/>
                <w:szCs w:val="16"/>
                <w:lang w:val="en-GB"/>
              </w:rPr>
              <w:t>supportFile</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6CB5E9FA"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A support file</w:t>
            </w:r>
          </w:p>
        </w:tc>
        <w:tc>
          <w:tcPr>
            <w:tcW w:w="709" w:type="dxa"/>
            <w:tcBorders>
              <w:top w:val="single" w:sz="4" w:space="0" w:color="000000"/>
              <w:left w:val="single" w:sz="4" w:space="0" w:color="000000"/>
              <w:bottom w:val="single" w:sz="4" w:space="0" w:color="000000"/>
              <w:right w:val="single" w:sz="4" w:space="0" w:color="000000"/>
            </w:tcBorders>
            <w:hideMark/>
          </w:tcPr>
          <w:p w14:paraId="19DE0C07" w14:textId="77777777" w:rsidR="00795B28" w:rsidRPr="00191443" w:rsidRDefault="00795B28" w:rsidP="00B30230">
            <w:pPr>
              <w:snapToGrid w:val="0"/>
              <w:spacing w:before="60" w:after="60" w:line="240" w:lineRule="auto"/>
              <w:jc w:val="center"/>
              <w:rPr>
                <w:sz w:val="16"/>
                <w:szCs w:val="16"/>
                <w:lang w:val="en-GB"/>
              </w:rPr>
            </w:pPr>
            <w:r w:rsidRPr="00191443">
              <w:rPr>
                <w:sz w:val="16"/>
                <w:szCs w:val="16"/>
                <w:lang w:val="en-GB"/>
              </w:rPr>
              <w:t>1</w:t>
            </w:r>
          </w:p>
        </w:tc>
        <w:tc>
          <w:tcPr>
            <w:tcW w:w="5356" w:type="dxa"/>
            <w:tcBorders>
              <w:top w:val="single" w:sz="4" w:space="0" w:color="000000"/>
              <w:left w:val="single" w:sz="4" w:space="0" w:color="000000"/>
              <w:bottom w:val="single" w:sz="4" w:space="0" w:color="000000"/>
              <w:right w:val="single" w:sz="4" w:space="0" w:color="000000"/>
            </w:tcBorders>
          </w:tcPr>
          <w:p w14:paraId="76802F7F" w14:textId="77777777" w:rsidR="00795B28" w:rsidRPr="00191443" w:rsidRDefault="00795B28" w:rsidP="00B30230">
            <w:pPr>
              <w:snapToGrid w:val="0"/>
              <w:spacing w:before="60" w:after="60" w:line="240" w:lineRule="auto"/>
              <w:rPr>
                <w:sz w:val="16"/>
                <w:szCs w:val="16"/>
                <w:lang w:val="en-GB"/>
              </w:rPr>
            </w:pPr>
          </w:p>
        </w:tc>
      </w:tr>
      <w:tr w:rsidR="00795B28" w:rsidRPr="00FF0ACC" w14:paraId="3DEE8AC8" w14:textId="77777777" w:rsidTr="00B30230">
        <w:trPr>
          <w:cantSplit/>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7558C985"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6A37E428" w14:textId="77777777" w:rsidR="00795B28" w:rsidRPr="00191443" w:rsidRDefault="00795B28" w:rsidP="00B30230">
            <w:pPr>
              <w:snapToGrid w:val="0"/>
              <w:spacing w:before="60" w:after="60" w:line="240" w:lineRule="auto"/>
              <w:rPr>
                <w:sz w:val="16"/>
                <w:szCs w:val="16"/>
                <w:lang w:val="en-GB"/>
              </w:rPr>
            </w:pPr>
            <w:proofErr w:type="spellStart"/>
            <w:r w:rsidRPr="00191443">
              <w:rPr>
                <w:sz w:val="16"/>
                <w:szCs w:val="16"/>
                <w:lang w:val="en-GB"/>
              </w:rPr>
              <w:t>ISOMetadata</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7D38C1A6" w14:textId="77777777" w:rsidR="00795B28" w:rsidRPr="00B8620F" w:rsidRDefault="00795B28" w:rsidP="00B30230">
            <w:pPr>
              <w:snapToGrid w:val="0"/>
              <w:spacing w:before="60" w:after="60" w:line="240" w:lineRule="auto"/>
              <w:rPr>
                <w:sz w:val="16"/>
                <w:szCs w:val="16"/>
                <w:lang w:val="nb-NO"/>
              </w:rPr>
            </w:pPr>
            <w:r w:rsidRPr="00B8620F">
              <w:rPr>
                <w:sz w:val="16"/>
                <w:szCs w:val="16"/>
                <w:lang w:val="nb-NO"/>
              </w:rPr>
              <w:t>Dataset metadata in ISO format</w:t>
            </w:r>
          </w:p>
        </w:tc>
        <w:tc>
          <w:tcPr>
            <w:tcW w:w="709" w:type="dxa"/>
            <w:tcBorders>
              <w:top w:val="single" w:sz="4" w:space="0" w:color="000000"/>
              <w:left w:val="single" w:sz="4" w:space="0" w:color="000000"/>
              <w:bottom w:val="single" w:sz="4" w:space="0" w:color="000000"/>
              <w:right w:val="single" w:sz="4" w:space="0" w:color="000000"/>
            </w:tcBorders>
            <w:hideMark/>
          </w:tcPr>
          <w:p w14:paraId="0569E575" w14:textId="77777777" w:rsidR="00795B28" w:rsidRPr="00191443" w:rsidRDefault="00795B28" w:rsidP="00B30230">
            <w:pPr>
              <w:snapToGrid w:val="0"/>
              <w:spacing w:before="60" w:after="60" w:line="240" w:lineRule="auto"/>
              <w:jc w:val="center"/>
              <w:rPr>
                <w:sz w:val="16"/>
                <w:szCs w:val="16"/>
                <w:lang w:val="en-GB"/>
              </w:rPr>
            </w:pPr>
            <w:r w:rsidRPr="00191443">
              <w:rPr>
                <w:sz w:val="16"/>
                <w:szCs w:val="16"/>
                <w:lang w:val="en-GB"/>
              </w:rPr>
              <w:t>2</w:t>
            </w:r>
          </w:p>
        </w:tc>
        <w:tc>
          <w:tcPr>
            <w:tcW w:w="5356" w:type="dxa"/>
            <w:tcBorders>
              <w:top w:val="single" w:sz="4" w:space="0" w:color="000000"/>
              <w:left w:val="single" w:sz="4" w:space="0" w:color="000000"/>
              <w:bottom w:val="single" w:sz="4" w:space="0" w:color="000000"/>
              <w:right w:val="single" w:sz="4" w:space="0" w:color="000000"/>
            </w:tcBorders>
          </w:tcPr>
          <w:p w14:paraId="4A947F90" w14:textId="77777777" w:rsidR="00795B28" w:rsidRPr="00191443" w:rsidRDefault="00795B28" w:rsidP="00B30230">
            <w:pPr>
              <w:snapToGrid w:val="0"/>
              <w:spacing w:before="60" w:after="60" w:line="240" w:lineRule="auto"/>
              <w:rPr>
                <w:sz w:val="16"/>
                <w:szCs w:val="16"/>
                <w:lang w:val="en-GB"/>
              </w:rPr>
            </w:pPr>
          </w:p>
        </w:tc>
      </w:tr>
      <w:tr w:rsidR="00795B28" w:rsidRPr="00FF0ACC" w14:paraId="5E15332B" w14:textId="77777777" w:rsidTr="00B30230">
        <w:trPr>
          <w:cantSplit/>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034F01D6"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090626CB" w14:textId="77777777" w:rsidR="00795B28" w:rsidRPr="00191443" w:rsidRDefault="00795B28" w:rsidP="00B30230">
            <w:pPr>
              <w:snapToGrid w:val="0"/>
              <w:spacing w:before="60" w:after="60" w:line="240" w:lineRule="auto"/>
              <w:rPr>
                <w:sz w:val="16"/>
                <w:szCs w:val="16"/>
                <w:lang w:val="en-GB"/>
              </w:rPr>
            </w:pPr>
            <w:proofErr w:type="spellStart"/>
            <w:r w:rsidRPr="00191443">
              <w:rPr>
                <w:sz w:val="16"/>
                <w:szCs w:val="16"/>
                <w:lang w:val="en-GB"/>
              </w:rPr>
              <w:t>languagePack</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4C0AE821"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A Language pack</w:t>
            </w:r>
          </w:p>
        </w:tc>
        <w:tc>
          <w:tcPr>
            <w:tcW w:w="709" w:type="dxa"/>
            <w:tcBorders>
              <w:top w:val="single" w:sz="4" w:space="0" w:color="000000"/>
              <w:left w:val="single" w:sz="4" w:space="0" w:color="000000"/>
              <w:bottom w:val="single" w:sz="4" w:space="0" w:color="000000"/>
              <w:right w:val="single" w:sz="4" w:space="0" w:color="000000"/>
            </w:tcBorders>
            <w:hideMark/>
          </w:tcPr>
          <w:p w14:paraId="5978152A" w14:textId="77777777" w:rsidR="00795B28" w:rsidRPr="00191443" w:rsidRDefault="00795B28" w:rsidP="00B30230">
            <w:pPr>
              <w:snapToGrid w:val="0"/>
              <w:spacing w:before="60" w:after="60" w:line="240" w:lineRule="auto"/>
              <w:jc w:val="center"/>
              <w:rPr>
                <w:sz w:val="16"/>
                <w:szCs w:val="16"/>
                <w:lang w:val="en-GB"/>
              </w:rPr>
            </w:pPr>
            <w:r w:rsidRPr="00191443">
              <w:rPr>
                <w:sz w:val="16"/>
                <w:szCs w:val="16"/>
                <w:lang w:val="en-GB"/>
              </w:rPr>
              <w:t>3</w:t>
            </w:r>
          </w:p>
        </w:tc>
        <w:tc>
          <w:tcPr>
            <w:tcW w:w="5356" w:type="dxa"/>
            <w:tcBorders>
              <w:top w:val="single" w:sz="4" w:space="0" w:color="000000"/>
              <w:left w:val="single" w:sz="4" w:space="0" w:color="000000"/>
              <w:bottom w:val="single" w:sz="4" w:space="0" w:color="000000"/>
              <w:right w:val="single" w:sz="4" w:space="0" w:color="000000"/>
            </w:tcBorders>
          </w:tcPr>
          <w:p w14:paraId="6ED0DF58" w14:textId="77777777" w:rsidR="00795B28" w:rsidRPr="00191443" w:rsidRDefault="00795B28" w:rsidP="00B30230">
            <w:pPr>
              <w:snapToGrid w:val="0"/>
              <w:spacing w:before="60" w:after="60" w:line="240" w:lineRule="auto"/>
              <w:rPr>
                <w:sz w:val="16"/>
                <w:szCs w:val="16"/>
                <w:lang w:val="en-GB"/>
              </w:rPr>
            </w:pPr>
          </w:p>
        </w:tc>
      </w:tr>
      <w:tr w:rsidR="00795B28" w:rsidRPr="00FF0ACC" w14:paraId="0A53AADC" w14:textId="77777777" w:rsidTr="00B30230">
        <w:trPr>
          <w:cantSplit/>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6E58F0BB"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6518164A" w14:textId="77777777" w:rsidR="00795B28" w:rsidRPr="00191443" w:rsidRDefault="00795B28" w:rsidP="00B30230">
            <w:pPr>
              <w:snapToGrid w:val="0"/>
              <w:spacing w:before="60" w:after="60" w:line="240" w:lineRule="auto"/>
              <w:rPr>
                <w:sz w:val="16"/>
                <w:szCs w:val="16"/>
                <w:lang w:val="en-GB"/>
              </w:rPr>
            </w:pPr>
            <w:proofErr w:type="spellStart"/>
            <w:r w:rsidRPr="00191443">
              <w:rPr>
                <w:sz w:val="16"/>
                <w:szCs w:val="16"/>
                <w:lang w:val="en-GB"/>
              </w:rPr>
              <w:t>GMLSchema</w:t>
            </w:r>
            <w:proofErr w:type="spellEnd"/>
          </w:p>
        </w:tc>
        <w:tc>
          <w:tcPr>
            <w:tcW w:w="3685" w:type="dxa"/>
            <w:tcBorders>
              <w:top w:val="single" w:sz="4" w:space="0" w:color="000000"/>
              <w:left w:val="single" w:sz="4" w:space="0" w:color="000000"/>
              <w:bottom w:val="single" w:sz="4" w:space="0" w:color="000000"/>
              <w:right w:val="single" w:sz="4" w:space="0" w:color="000000"/>
            </w:tcBorders>
            <w:hideMark/>
          </w:tcPr>
          <w:p w14:paraId="681C057F"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GML Application Schema</w:t>
            </w:r>
          </w:p>
        </w:tc>
        <w:tc>
          <w:tcPr>
            <w:tcW w:w="709" w:type="dxa"/>
            <w:tcBorders>
              <w:top w:val="single" w:sz="4" w:space="0" w:color="000000"/>
              <w:left w:val="single" w:sz="4" w:space="0" w:color="000000"/>
              <w:bottom w:val="single" w:sz="4" w:space="0" w:color="000000"/>
              <w:right w:val="single" w:sz="4" w:space="0" w:color="000000"/>
            </w:tcBorders>
            <w:hideMark/>
          </w:tcPr>
          <w:p w14:paraId="160BD991" w14:textId="77777777" w:rsidR="00795B28" w:rsidRPr="00191443" w:rsidRDefault="00795B28" w:rsidP="00B30230">
            <w:pPr>
              <w:snapToGrid w:val="0"/>
              <w:spacing w:before="60" w:after="60" w:line="240" w:lineRule="auto"/>
              <w:jc w:val="center"/>
              <w:rPr>
                <w:sz w:val="16"/>
                <w:szCs w:val="16"/>
                <w:lang w:val="en-GB"/>
              </w:rPr>
            </w:pPr>
            <w:r w:rsidRPr="00191443">
              <w:rPr>
                <w:sz w:val="16"/>
                <w:szCs w:val="16"/>
                <w:lang w:val="en-GB"/>
              </w:rPr>
              <w:t>4</w:t>
            </w:r>
          </w:p>
        </w:tc>
        <w:tc>
          <w:tcPr>
            <w:tcW w:w="5356" w:type="dxa"/>
            <w:tcBorders>
              <w:top w:val="single" w:sz="4" w:space="0" w:color="000000"/>
              <w:left w:val="single" w:sz="4" w:space="0" w:color="000000"/>
              <w:bottom w:val="single" w:sz="4" w:space="0" w:color="000000"/>
              <w:right w:val="single" w:sz="4" w:space="0" w:color="000000"/>
            </w:tcBorders>
          </w:tcPr>
          <w:p w14:paraId="5FA64FE3" w14:textId="77777777" w:rsidR="00795B28" w:rsidRPr="00191443" w:rsidRDefault="00795B28" w:rsidP="00B30230">
            <w:pPr>
              <w:snapToGrid w:val="0"/>
              <w:spacing w:before="60" w:after="60" w:line="240" w:lineRule="auto"/>
              <w:rPr>
                <w:sz w:val="16"/>
                <w:szCs w:val="16"/>
                <w:lang w:val="en-GB"/>
              </w:rPr>
            </w:pPr>
          </w:p>
        </w:tc>
      </w:tr>
      <w:tr w:rsidR="00795B28" w:rsidRPr="00FF0ACC" w14:paraId="1A7BF76D" w14:textId="77777777" w:rsidTr="00B30230">
        <w:trPr>
          <w:cantSplit/>
          <w:trHeight w:val="304"/>
        </w:trPr>
        <w:tc>
          <w:tcPr>
            <w:tcW w:w="1134" w:type="dxa"/>
            <w:tcBorders>
              <w:top w:val="single" w:sz="4" w:space="0" w:color="000000"/>
              <w:left w:val="single" w:sz="4" w:space="0" w:color="000000"/>
              <w:bottom w:val="single" w:sz="4" w:space="0" w:color="000000"/>
              <w:right w:val="single" w:sz="4" w:space="0" w:color="000000"/>
            </w:tcBorders>
            <w:hideMark/>
          </w:tcPr>
          <w:p w14:paraId="46CE62E8"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76B545D4"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other</w:t>
            </w:r>
          </w:p>
        </w:tc>
        <w:tc>
          <w:tcPr>
            <w:tcW w:w="3685" w:type="dxa"/>
            <w:tcBorders>
              <w:top w:val="single" w:sz="4" w:space="0" w:color="000000"/>
              <w:left w:val="single" w:sz="4" w:space="0" w:color="000000"/>
              <w:bottom w:val="single" w:sz="4" w:space="0" w:color="000000"/>
              <w:right w:val="single" w:sz="4" w:space="0" w:color="000000"/>
            </w:tcBorders>
            <w:hideMark/>
          </w:tcPr>
          <w:p w14:paraId="2344D745" w14:textId="77777777" w:rsidR="00795B28" w:rsidRPr="00191443" w:rsidRDefault="00795B28" w:rsidP="00B30230">
            <w:pPr>
              <w:snapToGrid w:val="0"/>
              <w:spacing w:before="60" w:after="60" w:line="240" w:lineRule="auto"/>
              <w:rPr>
                <w:sz w:val="16"/>
                <w:szCs w:val="16"/>
                <w:lang w:val="en-GB"/>
              </w:rPr>
            </w:pPr>
            <w:r w:rsidRPr="00191443">
              <w:rPr>
                <w:sz w:val="16"/>
                <w:szCs w:val="16"/>
                <w:lang w:val="en-GB"/>
              </w:rPr>
              <w:t>A type of resource not otherwise described</w:t>
            </w:r>
          </w:p>
        </w:tc>
        <w:tc>
          <w:tcPr>
            <w:tcW w:w="709" w:type="dxa"/>
            <w:tcBorders>
              <w:top w:val="single" w:sz="4" w:space="0" w:color="000000"/>
              <w:left w:val="single" w:sz="4" w:space="0" w:color="000000"/>
              <w:bottom w:val="single" w:sz="4" w:space="0" w:color="000000"/>
              <w:right w:val="single" w:sz="4" w:space="0" w:color="000000"/>
            </w:tcBorders>
            <w:hideMark/>
          </w:tcPr>
          <w:p w14:paraId="23033248" w14:textId="77777777" w:rsidR="00795B28" w:rsidRPr="00191443" w:rsidRDefault="00795B28" w:rsidP="00B30230">
            <w:pPr>
              <w:snapToGrid w:val="0"/>
              <w:spacing w:before="60" w:after="60" w:line="240" w:lineRule="auto"/>
              <w:jc w:val="center"/>
              <w:rPr>
                <w:sz w:val="16"/>
                <w:szCs w:val="16"/>
                <w:lang w:val="en-GB"/>
              </w:rPr>
            </w:pPr>
            <w:r w:rsidRPr="00191443">
              <w:rPr>
                <w:sz w:val="16"/>
                <w:szCs w:val="16"/>
                <w:lang w:val="en-GB"/>
              </w:rPr>
              <w:t>100</w:t>
            </w:r>
          </w:p>
        </w:tc>
        <w:tc>
          <w:tcPr>
            <w:tcW w:w="5356" w:type="dxa"/>
            <w:tcBorders>
              <w:top w:val="single" w:sz="4" w:space="0" w:color="000000"/>
              <w:left w:val="single" w:sz="4" w:space="0" w:color="000000"/>
              <w:bottom w:val="single" w:sz="4" w:space="0" w:color="000000"/>
              <w:right w:val="single" w:sz="4" w:space="0" w:color="000000"/>
            </w:tcBorders>
          </w:tcPr>
          <w:p w14:paraId="4CACC12F" w14:textId="77777777" w:rsidR="00795B28" w:rsidRPr="00191443" w:rsidRDefault="00795B28" w:rsidP="00B30230">
            <w:pPr>
              <w:snapToGrid w:val="0"/>
              <w:spacing w:before="60" w:after="60" w:line="240" w:lineRule="auto"/>
              <w:rPr>
                <w:sz w:val="16"/>
                <w:szCs w:val="16"/>
                <w:lang w:val="en-GB"/>
              </w:rPr>
            </w:pPr>
          </w:p>
        </w:tc>
      </w:tr>
    </w:tbl>
    <w:p w14:paraId="20CFD1CA" w14:textId="77777777" w:rsidR="00795B28" w:rsidRPr="00E4003B" w:rsidRDefault="00795B28" w:rsidP="00E4003B">
      <w:pPr>
        <w:spacing w:line="240" w:lineRule="auto"/>
        <w:jc w:val="both"/>
        <w:rPr>
          <w:rFonts w:eastAsia="MS Mincho"/>
          <w:sz w:val="20"/>
          <w:szCs w:val="20"/>
          <w:lang w:val="en-GB"/>
        </w:rPr>
      </w:pPr>
    </w:p>
    <w:p w14:paraId="5FAFE6E8" w14:textId="77777777" w:rsidR="00795B28" w:rsidRPr="00C61908" w:rsidRDefault="00795B28" w:rsidP="00C61908">
      <w:pPr>
        <w:pStyle w:val="Heading3"/>
        <w:tabs>
          <w:tab w:val="clear" w:pos="450"/>
          <w:tab w:val="num" w:pos="851"/>
        </w:tabs>
        <w:spacing w:after="120" w:line="240" w:lineRule="auto"/>
        <w:ind w:left="851" w:hanging="851"/>
        <w:rPr>
          <w:sz w:val="20"/>
          <w:szCs w:val="20"/>
          <w:lang w:val="en-GB"/>
        </w:rPr>
      </w:pPr>
      <w:bookmarkStart w:id="516" w:name="_Toc403560576"/>
      <w:bookmarkStart w:id="517" w:name="_Toc512925151"/>
      <w:bookmarkStart w:id="518" w:name="_Toc182149139"/>
      <w:r w:rsidRPr="00C61908">
        <w:rPr>
          <w:sz w:val="20"/>
          <w:szCs w:val="20"/>
          <w:lang w:val="en-GB"/>
        </w:rPr>
        <w:t>S100_Catalogue</w:t>
      </w:r>
      <w:bookmarkEnd w:id="516"/>
      <w:r w:rsidRPr="00C61908">
        <w:rPr>
          <w:sz w:val="20"/>
          <w:szCs w:val="20"/>
          <w:lang w:val="en-GB"/>
        </w:rPr>
        <w:t>DiscoveryMetadata</w:t>
      </w:r>
      <w:bookmarkEnd w:id="517"/>
      <w:bookmarkEnd w:id="518"/>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3006"/>
        <w:gridCol w:w="3420"/>
        <w:gridCol w:w="549"/>
        <w:gridCol w:w="2691"/>
        <w:gridCol w:w="3060"/>
      </w:tblGrid>
      <w:tr w:rsidR="00795B28" w:rsidRPr="00FF0ACC" w14:paraId="46C938BF" w14:textId="77777777" w:rsidTr="009C670C">
        <w:trPr>
          <w:cantSplit/>
          <w:trHeight w:val="198"/>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A3A38C8" w14:textId="77777777" w:rsidR="00795B28" w:rsidRPr="00D11375" w:rsidRDefault="00795B28" w:rsidP="00932638">
            <w:pPr>
              <w:snapToGrid w:val="0"/>
              <w:spacing w:before="60" w:after="60" w:line="240" w:lineRule="auto"/>
              <w:rPr>
                <w:b/>
                <w:sz w:val="16"/>
                <w:szCs w:val="16"/>
                <w:lang w:val="en-GB"/>
              </w:rPr>
            </w:pPr>
            <w:r w:rsidRPr="00D11375">
              <w:rPr>
                <w:b/>
                <w:sz w:val="16"/>
                <w:szCs w:val="16"/>
                <w:lang w:val="en-GB"/>
              </w:rPr>
              <w:t>Role Name</w:t>
            </w:r>
          </w:p>
        </w:tc>
        <w:tc>
          <w:tcPr>
            <w:tcW w:w="30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6A13D14" w14:textId="77777777" w:rsidR="00795B28" w:rsidRPr="00D11375" w:rsidRDefault="00795B28" w:rsidP="00932638">
            <w:pPr>
              <w:snapToGrid w:val="0"/>
              <w:spacing w:before="60" w:after="60" w:line="240" w:lineRule="auto"/>
              <w:rPr>
                <w:b/>
                <w:sz w:val="16"/>
                <w:szCs w:val="16"/>
                <w:lang w:val="en-GB"/>
              </w:rPr>
            </w:pPr>
            <w:r w:rsidRPr="00D11375">
              <w:rPr>
                <w:b/>
                <w:sz w:val="16"/>
                <w:szCs w:val="16"/>
                <w:lang w:val="en-GB"/>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B0FBD0" w14:textId="77777777" w:rsidR="00795B28" w:rsidRPr="00D11375" w:rsidRDefault="00795B28" w:rsidP="00932638">
            <w:pPr>
              <w:snapToGrid w:val="0"/>
              <w:spacing w:before="60" w:after="60" w:line="240" w:lineRule="auto"/>
              <w:rPr>
                <w:b/>
                <w:sz w:val="16"/>
                <w:szCs w:val="16"/>
                <w:lang w:val="en-GB"/>
              </w:rPr>
            </w:pPr>
            <w:r w:rsidRPr="00D11375">
              <w:rPr>
                <w:b/>
                <w:sz w:val="16"/>
                <w:szCs w:val="16"/>
                <w:lang w:val="en-GB"/>
              </w:rPr>
              <w:t>Description</w:t>
            </w:r>
          </w:p>
        </w:tc>
        <w:tc>
          <w:tcPr>
            <w:tcW w:w="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B92258" w14:textId="77777777" w:rsidR="00795B28" w:rsidRPr="00D11375" w:rsidRDefault="00795B28" w:rsidP="00932638">
            <w:pPr>
              <w:snapToGrid w:val="0"/>
              <w:spacing w:before="60" w:after="60" w:line="240" w:lineRule="auto"/>
              <w:jc w:val="center"/>
              <w:rPr>
                <w:b/>
                <w:sz w:val="16"/>
                <w:szCs w:val="16"/>
                <w:lang w:val="en-GB"/>
              </w:rPr>
            </w:pPr>
            <w:r w:rsidRPr="00D11375">
              <w:rPr>
                <w:b/>
                <w:sz w:val="16"/>
                <w:szCs w:val="16"/>
                <w:lang w:val="en-GB"/>
              </w:rPr>
              <w:t>Mult</w:t>
            </w:r>
          </w:p>
        </w:tc>
        <w:tc>
          <w:tcPr>
            <w:tcW w:w="2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676443" w14:textId="77777777" w:rsidR="00795B28" w:rsidRPr="00D11375" w:rsidRDefault="00795B28" w:rsidP="00932638">
            <w:pPr>
              <w:snapToGrid w:val="0"/>
              <w:spacing w:before="60" w:after="60" w:line="240" w:lineRule="auto"/>
              <w:rPr>
                <w:b/>
                <w:sz w:val="16"/>
                <w:szCs w:val="16"/>
                <w:lang w:val="en-GB"/>
              </w:rPr>
            </w:pPr>
            <w:r w:rsidRPr="00D11375">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7E0D18" w14:textId="77777777" w:rsidR="00795B28" w:rsidRPr="00D11375" w:rsidRDefault="00795B28" w:rsidP="00932638">
            <w:pPr>
              <w:snapToGrid w:val="0"/>
              <w:spacing w:before="60" w:after="60" w:line="240" w:lineRule="auto"/>
              <w:rPr>
                <w:b/>
                <w:sz w:val="16"/>
                <w:szCs w:val="16"/>
                <w:lang w:val="en-GB"/>
              </w:rPr>
            </w:pPr>
            <w:r w:rsidRPr="00D11375">
              <w:rPr>
                <w:b/>
                <w:sz w:val="16"/>
                <w:szCs w:val="16"/>
                <w:lang w:val="en-GB"/>
              </w:rPr>
              <w:t>Remarks</w:t>
            </w:r>
          </w:p>
        </w:tc>
      </w:tr>
      <w:tr w:rsidR="00795B28" w:rsidRPr="00FF0ACC" w14:paraId="0628C39B" w14:textId="77777777" w:rsidTr="009C670C">
        <w:trPr>
          <w:cantSplit/>
          <w:trHeight w:val="218"/>
        </w:trPr>
        <w:tc>
          <w:tcPr>
            <w:tcW w:w="1134" w:type="dxa"/>
            <w:tcBorders>
              <w:top w:val="single" w:sz="4" w:space="0" w:color="000000"/>
              <w:left w:val="single" w:sz="4" w:space="0" w:color="000000"/>
              <w:bottom w:val="single" w:sz="4" w:space="0" w:color="000000"/>
              <w:right w:val="single" w:sz="4" w:space="0" w:color="000000"/>
            </w:tcBorders>
            <w:hideMark/>
          </w:tcPr>
          <w:p w14:paraId="3092C7DC"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Class</w:t>
            </w:r>
          </w:p>
        </w:tc>
        <w:tc>
          <w:tcPr>
            <w:tcW w:w="3006" w:type="dxa"/>
            <w:tcBorders>
              <w:top w:val="single" w:sz="4" w:space="0" w:color="000000"/>
              <w:left w:val="single" w:sz="4" w:space="0" w:color="000000"/>
              <w:bottom w:val="single" w:sz="4" w:space="0" w:color="000000"/>
              <w:right w:val="single" w:sz="4" w:space="0" w:color="000000"/>
            </w:tcBorders>
            <w:hideMark/>
          </w:tcPr>
          <w:p w14:paraId="0A0A1FE9"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S100_CatalogueDiscoveryMetadata</w:t>
            </w:r>
          </w:p>
        </w:tc>
        <w:tc>
          <w:tcPr>
            <w:tcW w:w="3420" w:type="dxa"/>
            <w:tcBorders>
              <w:top w:val="single" w:sz="4" w:space="0" w:color="000000"/>
              <w:left w:val="single" w:sz="4" w:space="0" w:color="000000"/>
              <w:bottom w:val="single" w:sz="4" w:space="0" w:color="000000"/>
              <w:right w:val="single" w:sz="4" w:space="0" w:color="000000"/>
            </w:tcBorders>
            <w:hideMark/>
          </w:tcPr>
          <w:p w14:paraId="4176F115"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Class for S-100 Catalogue metadata</w:t>
            </w:r>
          </w:p>
        </w:tc>
        <w:tc>
          <w:tcPr>
            <w:tcW w:w="549" w:type="dxa"/>
            <w:tcBorders>
              <w:top w:val="single" w:sz="4" w:space="0" w:color="000000"/>
              <w:left w:val="single" w:sz="4" w:space="0" w:color="000000"/>
              <w:bottom w:val="single" w:sz="4" w:space="0" w:color="000000"/>
              <w:right w:val="single" w:sz="4" w:space="0" w:color="000000"/>
            </w:tcBorders>
            <w:hideMark/>
          </w:tcPr>
          <w:p w14:paraId="0B0B7864"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w:t>
            </w:r>
          </w:p>
        </w:tc>
        <w:tc>
          <w:tcPr>
            <w:tcW w:w="2691" w:type="dxa"/>
            <w:tcBorders>
              <w:top w:val="single" w:sz="4" w:space="0" w:color="000000"/>
              <w:left w:val="single" w:sz="4" w:space="0" w:color="000000"/>
              <w:bottom w:val="single" w:sz="4" w:space="0" w:color="000000"/>
              <w:right w:val="single" w:sz="4" w:space="0" w:color="000000"/>
            </w:tcBorders>
            <w:hideMark/>
          </w:tcPr>
          <w:p w14:paraId="52164BED"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3C6B9465"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w:t>
            </w:r>
          </w:p>
        </w:tc>
      </w:tr>
      <w:tr w:rsidR="00795B28" w:rsidRPr="00FF0ACC" w14:paraId="0034A290" w14:textId="77777777" w:rsidTr="009C670C">
        <w:trPr>
          <w:cantSplit/>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64E4CDC6"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38B7152C"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fileName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62B4169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The name for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31D2B3DC"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7B4ACA12"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URI</w:t>
            </w:r>
          </w:p>
        </w:tc>
        <w:tc>
          <w:tcPr>
            <w:tcW w:w="3060" w:type="dxa"/>
            <w:tcBorders>
              <w:top w:val="single" w:sz="4" w:space="0" w:color="000000"/>
              <w:left w:val="single" w:sz="4" w:space="0" w:color="000000"/>
              <w:bottom w:val="single" w:sz="4" w:space="0" w:color="000000"/>
              <w:right w:val="single" w:sz="4" w:space="0" w:color="000000"/>
            </w:tcBorders>
            <w:hideMark/>
          </w:tcPr>
          <w:p w14:paraId="7F371BDB" w14:textId="29F8D280"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See </w:t>
            </w:r>
            <w:r w:rsidR="0038048B">
              <w:rPr>
                <w:sz w:val="16"/>
                <w:szCs w:val="16"/>
                <w:lang w:val="en-GB"/>
              </w:rPr>
              <w:t xml:space="preserve">S-00 </w:t>
            </w:r>
            <w:r w:rsidRPr="00D11375">
              <w:rPr>
                <w:sz w:val="16"/>
                <w:szCs w:val="16"/>
                <w:lang w:val="en-GB"/>
              </w:rPr>
              <w:t>Part</w:t>
            </w:r>
            <w:r w:rsidR="0038048B">
              <w:rPr>
                <w:sz w:val="16"/>
                <w:szCs w:val="16"/>
                <w:lang w:val="en-GB"/>
              </w:rPr>
              <w:t xml:space="preserve"> </w:t>
            </w:r>
            <w:r w:rsidRPr="00D11375">
              <w:rPr>
                <w:sz w:val="16"/>
                <w:szCs w:val="16"/>
                <w:lang w:val="en-GB"/>
              </w:rPr>
              <w:t>1, clause 1-4.6</w:t>
            </w:r>
          </w:p>
        </w:tc>
      </w:tr>
      <w:tr w:rsidR="00795B28" w:rsidRPr="00FF0ACC" w14:paraId="7CA8A367" w14:textId="77777777" w:rsidTr="009C670C">
        <w:trPr>
          <w:cantSplit/>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7E4D277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70F08A3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purpose</w:t>
            </w:r>
          </w:p>
        </w:tc>
        <w:tc>
          <w:tcPr>
            <w:tcW w:w="3420" w:type="dxa"/>
            <w:tcBorders>
              <w:top w:val="single" w:sz="4" w:space="0" w:color="000000"/>
              <w:left w:val="single" w:sz="4" w:space="0" w:color="000000"/>
              <w:bottom w:val="single" w:sz="4" w:space="0" w:color="000000"/>
              <w:right w:val="single" w:sz="4" w:space="0" w:color="000000"/>
            </w:tcBorders>
            <w:hideMark/>
          </w:tcPr>
          <w:p w14:paraId="56F3B48D"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The purpose for which the Catalogue has been issued </w:t>
            </w:r>
          </w:p>
        </w:tc>
        <w:tc>
          <w:tcPr>
            <w:tcW w:w="549" w:type="dxa"/>
            <w:tcBorders>
              <w:top w:val="single" w:sz="4" w:space="0" w:color="000000"/>
              <w:left w:val="single" w:sz="4" w:space="0" w:color="000000"/>
              <w:bottom w:val="single" w:sz="4" w:space="0" w:color="000000"/>
              <w:right w:val="single" w:sz="4" w:space="0" w:color="000000"/>
            </w:tcBorders>
            <w:hideMark/>
          </w:tcPr>
          <w:p w14:paraId="5E626B33"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0..1</w:t>
            </w:r>
          </w:p>
        </w:tc>
        <w:tc>
          <w:tcPr>
            <w:tcW w:w="2691" w:type="dxa"/>
            <w:tcBorders>
              <w:top w:val="single" w:sz="4" w:space="0" w:color="000000"/>
              <w:left w:val="single" w:sz="4" w:space="0" w:color="000000"/>
              <w:bottom w:val="single" w:sz="4" w:space="0" w:color="000000"/>
              <w:right w:val="single" w:sz="4" w:space="0" w:color="000000"/>
            </w:tcBorders>
            <w:hideMark/>
          </w:tcPr>
          <w:p w14:paraId="00B7658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S100_Purpose</w:t>
            </w:r>
          </w:p>
          <w:p w14:paraId="16BF02B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w:t>
            </w:r>
            <w:proofErr w:type="spellStart"/>
            <w:r w:rsidRPr="00D11375">
              <w:rPr>
                <w:sz w:val="16"/>
                <w:szCs w:val="16"/>
                <w:lang w:val="en-GB"/>
              </w:rPr>
              <w:t>codelist</w:t>
            </w:r>
            <w:proofErr w:type="spellEnd"/>
            <w:r w:rsidRPr="00D11375">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38D857C3" w14:textId="77777777" w:rsidR="00795B28" w:rsidRPr="00D11375" w:rsidRDefault="00795B28" w:rsidP="00505C8F">
            <w:pPr>
              <w:spacing w:before="60" w:line="240" w:lineRule="auto"/>
              <w:rPr>
                <w:sz w:val="16"/>
                <w:szCs w:val="16"/>
                <w:lang w:val="en-GB" w:eastAsia="en-US"/>
              </w:rPr>
            </w:pPr>
            <w:r w:rsidRPr="00D11375">
              <w:rPr>
                <w:sz w:val="16"/>
                <w:szCs w:val="16"/>
                <w:lang w:val="en-GB" w:eastAsia="en-US"/>
              </w:rPr>
              <w:t>The values must be one of the following:</w:t>
            </w:r>
          </w:p>
          <w:p w14:paraId="5EABB00A" w14:textId="77777777" w:rsidR="00795B28" w:rsidRPr="00D11375" w:rsidRDefault="00795B28" w:rsidP="00505C8F">
            <w:pPr>
              <w:spacing w:line="240" w:lineRule="auto"/>
              <w:rPr>
                <w:sz w:val="16"/>
                <w:szCs w:val="16"/>
                <w:lang w:val="en-GB" w:eastAsia="en-US"/>
              </w:rPr>
            </w:pPr>
            <w:r w:rsidRPr="00D11375">
              <w:rPr>
                <w:i/>
                <w:sz w:val="16"/>
                <w:szCs w:val="16"/>
                <w:lang w:val="en-GB" w:eastAsia="en-US"/>
              </w:rPr>
              <w:t>2</w:t>
            </w:r>
            <w:r w:rsidRPr="00D11375">
              <w:rPr>
                <w:sz w:val="16"/>
                <w:szCs w:val="16"/>
                <w:lang w:val="en-GB" w:eastAsia="en-US"/>
              </w:rPr>
              <w:t xml:space="preserve">  new edition</w:t>
            </w:r>
          </w:p>
          <w:p w14:paraId="7B8D49D8" w14:textId="77777777" w:rsidR="00795B28" w:rsidRPr="00D11375" w:rsidRDefault="00795B28" w:rsidP="00505C8F">
            <w:pPr>
              <w:snapToGrid w:val="0"/>
              <w:spacing w:after="60" w:line="240" w:lineRule="auto"/>
              <w:rPr>
                <w:sz w:val="16"/>
                <w:szCs w:val="16"/>
                <w:lang w:val="en-GB"/>
              </w:rPr>
            </w:pPr>
            <w:r w:rsidRPr="00D11375">
              <w:rPr>
                <w:i/>
                <w:sz w:val="16"/>
                <w:szCs w:val="16"/>
                <w:lang w:val="en-GB" w:eastAsia="en-US"/>
              </w:rPr>
              <w:t>5</w:t>
            </w:r>
            <w:r w:rsidRPr="00D11375">
              <w:rPr>
                <w:sz w:val="16"/>
                <w:szCs w:val="16"/>
                <w:lang w:val="en-GB" w:eastAsia="en-US"/>
              </w:rPr>
              <w:t xml:space="preserve">  cancellation</w:t>
            </w:r>
          </w:p>
          <w:p w14:paraId="7656D7F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Default is new edition</w:t>
            </w:r>
          </w:p>
        </w:tc>
      </w:tr>
      <w:tr w:rsidR="00795B28" w:rsidRPr="00FF0ACC" w14:paraId="13288CDF" w14:textId="77777777" w:rsidTr="009C670C">
        <w:trPr>
          <w:cantSplit/>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6C91A3EC"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lastRenderedPageBreak/>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2A4A782A"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editionNumber</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05F0BE99"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The Edition number of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7FCCB72A"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6B9BC050"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hideMark/>
          </w:tcPr>
          <w:p w14:paraId="512DB938"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Initially set to 1 for a given </w:t>
            </w:r>
            <w:proofErr w:type="spellStart"/>
            <w:r w:rsidRPr="00D11375">
              <w:rPr>
                <w:sz w:val="16"/>
                <w:szCs w:val="16"/>
                <w:lang w:val="en-GB"/>
              </w:rPr>
              <w:t>productSpecification.number</w:t>
            </w:r>
            <w:proofErr w:type="spellEnd"/>
          </w:p>
          <w:p w14:paraId="6227726F"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Increased by 1 for each subsequent </w:t>
            </w:r>
            <w:proofErr w:type="spellStart"/>
            <w:r w:rsidRPr="00D11375">
              <w:rPr>
                <w:sz w:val="16"/>
                <w:szCs w:val="16"/>
                <w:lang w:val="en-GB"/>
              </w:rPr>
              <w:t>newEdition</w:t>
            </w:r>
            <w:proofErr w:type="spellEnd"/>
          </w:p>
          <w:p w14:paraId="1E5DE50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Uniquely identifies the version of the Catalogue</w:t>
            </w:r>
          </w:p>
        </w:tc>
      </w:tr>
      <w:tr w:rsidR="00795B28" w:rsidRPr="00FF0ACC" w14:paraId="6E747DDE" w14:textId="77777777" w:rsidTr="009C670C">
        <w:trPr>
          <w:cantSplit/>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15B1117E"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44F8D76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scope</w:t>
            </w:r>
          </w:p>
        </w:tc>
        <w:tc>
          <w:tcPr>
            <w:tcW w:w="3420" w:type="dxa"/>
            <w:tcBorders>
              <w:top w:val="single" w:sz="4" w:space="0" w:color="000000"/>
              <w:left w:val="single" w:sz="4" w:space="0" w:color="000000"/>
              <w:bottom w:val="single" w:sz="4" w:space="0" w:color="000000"/>
              <w:right w:val="single" w:sz="4" w:space="0" w:color="000000"/>
            </w:tcBorders>
            <w:hideMark/>
          </w:tcPr>
          <w:p w14:paraId="196B7E74"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Subject domain of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4BDEF64A"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439B6008"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S100_CatalogueScope</w:t>
            </w:r>
          </w:p>
        </w:tc>
        <w:tc>
          <w:tcPr>
            <w:tcW w:w="3060" w:type="dxa"/>
            <w:tcBorders>
              <w:top w:val="single" w:sz="4" w:space="0" w:color="000000"/>
              <w:left w:val="single" w:sz="4" w:space="0" w:color="000000"/>
              <w:bottom w:val="single" w:sz="4" w:space="0" w:color="000000"/>
              <w:right w:val="single" w:sz="4" w:space="0" w:color="000000"/>
            </w:tcBorders>
          </w:tcPr>
          <w:p w14:paraId="3ABFE301" w14:textId="77777777" w:rsidR="00795B28" w:rsidRPr="00D11375" w:rsidRDefault="00795B28" w:rsidP="00932638">
            <w:pPr>
              <w:snapToGrid w:val="0"/>
              <w:spacing w:before="60" w:after="60" w:line="240" w:lineRule="auto"/>
              <w:rPr>
                <w:sz w:val="16"/>
                <w:szCs w:val="16"/>
                <w:lang w:val="en-GB"/>
              </w:rPr>
            </w:pPr>
          </w:p>
        </w:tc>
      </w:tr>
      <w:tr w:rsidR="00795B28" w:rsidRPr="00FF0ACC" w14:paraId="292061BC" w14:textId="77777777" w:rsidTr="009C670C">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60DAC0E"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558E590B"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versionNumber</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50FAF188"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The version identifier of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4610D5E2"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0EEA1306"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CharacterString</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44E89170"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Human readable version identifier</w:t>
            </w:r>
          </w:p>
        </w:tc>
      </w:tr>
      <w:tr w:rsidR="00795B28" w:rsidRPr="00FF0ACC" w14:paraId="548280CB" w14:textId="77777777" w:rsidTr="009C670C">
        <w:trPr>
          <w:cantSplit/>
        </w:trPr>
        <w:tc>
          <w:tcPr>
            <w:tcW w:w="1134" w:type="dxa"/>
            <w:tcBorders>
              <w:top w:val="single" w:sz="4" w:space="0" w:color="000000"/>
              <w:left w:val="single" w:sz="4" w:space="0" w:color="000000"/>
              <w:bottom w:val="single" w:sz="4" w:space="0" w:color="000000"/>
              <w:right w:val="single" w:sz="4" w:space="0" w:color="000000"/>
            </w:tcBorders>
            <w:hideMark/>
          </w:tcPr>
          <w:p w14:paraId="5A52404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20792C4E"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issueDate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63A56282"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The issue date of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5AC0FB94"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38803B40"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Date</w:t>
            </w:r>
          </w:p>
        </w:tc>
        <w:tc>
          <w:tcPr>
            <w:tcW w:w="3060" w:type="dxa"/>
            <w:tcBorders>
              <w:top w:val="single" w:sz="4" w:space="0" w:color="000000"/>
              <w:left w:val="single" w:sz="4" w:space="0" w:color="000000"/>
              <w:bottom w:val="single" w:sz="4" w:space="0" w:color="000000"/>
              <w:right w:val="single" w:sz="4" w:space="0" w:color="000000"/>
            </w:tcBorders>
          </w:tcPr>
          <w:p w14:paraId="2A6DE1F7" w14:textId="77777777" w:rsidR="00795B28" w:rsidRPr="00D11375" w:rsidRDefault="00795B28" w:rsidP="00932638">
            <w:pPr>
              <w:snapToGrid w:val="0"/>
              <w:spacing w:before="60" w:after="60" w:line="240" w:lineRule="auto"/>
              <w:rPr>
                <w:sz w:val="16"/>
                <w:szCs w:val="16"/>
                <w:lang w:val="en-GB"/>
              </w:rPr>
            </w:pPr>
          </w:p>
        </w:tc>
      </w:tr>
      <w:tr w:rsidR="00795B28" w:rsidRPr="00FF0ACC" w14:paraId="64498BD5" w14:textId="77777777" w:rsidTr="009C670C">
        <w:trPr>
          <w:cantSplit/>
          <w:trHeight w:val="335"/>
        </w:trPr>
        <w:tc>
          <w:tcPr>
            <w:tcW w:w="1134" w:type="dxa"/>
            <w:tcBorders>
              <w:top w:val="single" w:sz="4" w:space="0" w:color="000000"/>
              <w:left w:val="single" w:sz="4" w:space="0" w:color="000000"/>
              <w:bottom w:val="single" w:sz="4" w:space="0" w:color="000000"/>
              <w:right w:val="single" w:sz="4" w:space="0" w:color="000000"/>
            </w:tcBorders>
            <w:hideMark/>
          </w:tcPr>
          <w:p w14:paraId="2D93D133"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1ACD691F"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productSpecification</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55468AB3"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The Product Specification used to create this file</w:t>
            </w:r>
          </w:p>
        </w:tc>
        <w:tc>
          <w:tcPr>
            <w:tcW w:w="549" w:type="dxa"/>
            <w:tcBorders>
              <w:top w:val="single" w:sz="4" w:space="0" w:color="000000"/>
              <w:left w:val="single" w:sz="4" w:space="0" w:color="000000"/>
              <w:bottom w:val="single" w:sz="4" w:space="0" w:color="000000"/>
              <w:right w:val="single" w:sz="4" w:space="0" w:color="000000"/>
            </w:tcBorders>
            <w:hideMark/>
          </w:tcPr>
          <w:p w14:paraId="0E43D6F6"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5B9A5E5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S100_ProductSpecification</w:t>
            </w:r>
          </w:p>
        </w:tc>
        <w:tc>
          <w:tcPr>
            <w:tcW w:w="3060" w:type="dxa"/>
            <w:tcBorders>
              <w:top w:val="single" w:sz="4" w:space="0" w:color="000000"/>
              <w:left w:val="single" w:sz="4" w:space="0" w:color="000000"/>
              <w:bottom w:val="single" w:sz="4" w:space="0" w:color="000000"/>
              <w:right w:val="single" w:sz="4" w:space="0" w:color="000000"/>
            </w:tcBorders>
          </w:tcPr>
          <w:p w14:paraId="4C228B5F" w14:textId="77777777" w:rsidR="00795B28" w:rsidRPr="00D11375" w:rsidRDefault="00795B28" w:rsidP="00932638">
            <w:pPr>
              <w:snapToGrid w:val="0"/>
              <w:spacing w:before="60" w:after="60" w:line="240" w:lineRule="auto"/>
              <w:rPr>
                <w:sz w:val="16"/>
                <w:szCs w:val="16"/>
                <w:lang w:val="en-GB"/>
              </w:rPr>
            </w:pPr>
          </w:p>
        </w:tc>
      </w:tr>
      <w:tr w:rsidR="00795B28" w:rsidRPr="00FF0ACC" w14:paraId="69EEC7EB" w14:textId="77777777" w:rsidTr="009C670C">
        <w:trPr>
          <w:cantSplit/>
          <w:trHeight w:val="335"/>
        </w:trPr>
        <w:tc>
          <w:tcPr>
            <w:tcW w:w="1134" w:type="dxa"/>
            <w:tcBorders>
              <w:top w:val="single" w:sz="4" w:space="0" w:color="000000"/>
              <w:left w:val="single" w:sz="4" w:space="0" w:color="000000"/>
              <w:bottom w:val="single" w:sz="4" w:space="0" w:color="000000"/>
              <w:right w:val="single" w:sz="4" w:space="0" w:color="000000"/>
            </w:tcBorders>
            <w:hideMark/>
          </w:tcPr>
          <w:p w14:paraId="74865FCA"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6215BA6C"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digitalSignatureReference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769DACC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Specifies the algorithm used to compute </w:t>
            </w:r>
            <w:proofErr w:type="spellStart"/>
            <w:r w:rsidRPr="00D11375">
              <w:rPr>
                <w:sz w:val="16"/>
                <w:szCs w:val="16"/>
                <w:lang w:val="en-GB"/>
              </w:rPr>
              <w:t>digitalSignatureValue</w:t>
            </w:r>
            <w:proofErr w:type="spellEnd"/>
          </w:p>
        </w:tc>
        <w:tc>
          <w:tcPr>
            <w:tcW w:w="549" w:type="dxa"/>
            <w:tcBorders>
              <w:top w:val="single" w:sz="4" w:space="0" w:color="000000"/>
              <w:left w:val="single" w:sz="4" w:space="0" w:color="000000"/>
              <w:bottom w:val="single" w:sz="4" w:space="0" w:color="000000"/>
              <w:right w:val="single" w:sz="4" w:space="0" w:color="000000"/>
            </w:tcBorders>
            <w:hideMark/>
          </w:tcPr>
          <w:p w14:paraId="19F95B0E"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0E26F424" w14:textId="551021BC" w:rsidR="00795B28" w:rsidRPr="00D11375" w:rsidRDefault="00795B28" w:rsidP="00932638">
            <w:pPr>
              <w:snapToGrid w:val="0"/>
              <w:spacing w:before="60" w:after="60" w:line="240" w:lineRule="auto"/>
              <w:rPr>
                <w:sz w:val="16"/>
                <w:szCs w:val="16"/>
                <w:lang w:val="en-GB"/>
              </w:rPr>
            </w:pPr>
            <w:r w:rsidRPr="00D11375">
              <w:rPr>
                <w:sz w:val="16"/>
                <w:szCs w:val="16"/>
                <w:lang w:val="en-GB"/>
              </w:rPr>
              <w:t>S100_</w:t>
            </w:r>
            <w:r w:rsidR="00D70DE2">
              <w:rPr>
                <w:sz w:val="16"/>
                <w:szCs w:val="16"/>
                <w:lang w:val="en-GB"/>
              </w:rPr>
              <w:t>SE_</w:t>
            </w:r>
            <w:r w:rsidRPr="00D11375">
              <w:rPr>
                <w:sz w:val="16"/>
                <w:szCs w:val="16"/>
                <w:lang w:val="en-GB"/>
              </w:rPr>
              <w:t>DigitalSignatureReference</w:t>
            </w:r>
          </w:p>
          <w:p w14:paraId="0770CA92"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(see Part 15)</w:t>
            </w:r>
          </w:p>
        </w:tc>
        <w:tc>
          <w:tcPr>
            <w:tcW w:w="3060" w:type="dxa"/>
            <w:tcBorders>
              <w:top w:val="single" w:sz="4" w:space="0" w:color="000000"/>
              <w:left w:val="single" w:sz="4" w:space="0" w:color="000000"/>
              <w:bottom w:val="single" w:sz="4" w:space="0" w:color="000000"/>
              <w:right w:val="single" w:sz="4" w:space="0" w:color="000000"/>
            </w:tcBorders>
          </w:tcPr>
          <w:p w14:paraId="0D17ED14" w14:textId="77777777" w:rsidR="00795B28" w:rsidRPr="00D11375" w:rsidRDefault="00795B28" w:rsidP="00932638">
            <w:pPr>
              <w:snapToGrid w:val="0"/>
              <w:spacing w:before="60" w:after="60" w:line="240" w:lineRule="auto"/>
              <w:rPr>
                <w:sz w:val="16"/>
                <w:szCs w:val="16"/>
                <w:lang w:val="en-GB"/>
              </w:rPr>
            </w:pPr>
          </w:p>
        </w:tc>
      </w:tr>
      <w:tr w:rsidR="00795B28" w:rsidRPr="00FF0ACC" w14:paraId="6990E433" w14:textId="77777777" w:rsidTr="009C670C">
        <w:trPr>
          <w:cantSplit/>
          <w:trHeight w:val="335"/>
        </w:trPr>
        <w:tc>
          <w:tcPr>
            <w:tcW w:w="1134" w:type="dxa"/>
            <w:tcBorders>
              <w:top w:val="single" w:sz="4" w:space="0" w:color="000000"/>
              <w:left w:val="single" w:sz="4" w:space="0" w:color="000000"/>
              <w:bottom w:val="single" w:sz="4" w:space="0" w:color="000000"/>
              <w:right w:val="single" w:sz="4" w:space="0" w:color="000000"/>
            </w:tcBorders>
            <w:hideMark/>
          </w:tcPr>
          <w:p w14:paraId="0878704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0F78B2A2"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digitalSignatureValue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2469ABF9"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Value derived from the digital signature</w:t>
            </w:r>
          </w:p>
        </w:tc>
        <w:tc>
          <w:tcPr>
            <w:tcW w:w="549" w:type="dxa"/>
            <w:tcBorders>
              <w:top w:val="single" w:sz="4" w:space="0" w:color="000000"/>
              <w:left w:val="single" w:sz="4" w:space="0" w:color="000000"/>
              <w:bottom w:val="single" w:sz="4" w:space="0" w:color="000000"/>
              <w:right w:val="single" w:sz="4" w:space="0" w:color="000000"/>
            </w:tcBorders>
            <w:hideMark/>
          </w:tcPr>
          <w:p w14:paraId="04F72F00"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19D2C7AD" w14:textId="5A9CCE37" w:rsidR="00795B28" w:rsidRPr="00D11375" w:rsidRDefault="00795B28" w:rsidP="00932638">
            <w:pPr>
              <w:snapToGrid w:val="0"/>
              <w:spacing w:before="60" w:after="60" w:line="240" w:lineRule="auto"/>
              <w:rPr>
                <w:sz w:val="16"/>
                <w:szCs w:val="16"/>
                <w:lang w:val="en-GB"/>
              </w:rPr>
            </w:pPr>
            <w:r w:rsidRPr="00D11375">
              <w:rPr>
                <w:sz w:val="16"/>
                <w:szCs w:val="16"/>
                <w:lang w:val="en-GB"/>
              </w:rPr>
              <w:t>S100_</w:t>
            </w:r>
            <w:r w:rsidR="00D70DE2">
              <w:rPr>
                <w:sz w:val="16"/>
                <w:szCs w:val="16"/>
                <w:lang w:val="en-GB"/>
              </w:rPr>
              <w:t>SE_</w:t>
            </w:r>
            <w:r w:rsidRPr="00D11375">
              <w:rPr>
                <w:sz w:val="16"/>
                <w:szCs w:val="16"/>
                <w:lang w:val="en-GB"/>
              </w:rPr>
              <w:t>DigitalSignature</w:t>
            </w:r>
          </w:p>
          <w:p w14:paraId="464305EC"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(see Part 15)</w:t>
            </w:r>
          </w:p>
        </w:tc>
        <w:tc>
          <w:tcPr>
            <w:tcW w:w="3060" w:type="dxa"/>
            <w:tcBorders>
              <w:top w:val="single" w:sz="4" w:space="0" w:color="000000"/>
              <w:left w:val="single" w:sz="4" w:space="0" w:color="000000"/>
              <w:bottom w:val="single" w:sz="4" w:space="0" w:color="000000"/>
              <w:right w:val="single" w:sz="4" w:space="0" w:color="000000"/>
            </w:tcBorders>
            <w:hideMark/>
          </w:tcPr>
          <w:p w14:paraId="144712E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The value resulting from application of </w:t>
            </w:r>
            <w:proofErr w:type="spellStart"/>
            <w:r w:rsidRPr="00D11375">
              <w:rPr>
                <w:sz w:val="16"/>
                <w:szCs w:val="16"/>
                <w:lang w:val="en-GB"/>
              </w:rPr>
              <w:t>digitalSignatureReference</w:t>
            </w:r>
            <w:proofErr w:type="spellEnd"/>
          </w:p>
          <w:p w14:paraId="05AD6F3B"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Implemented as the digital signature format specified in Part 15</w:t>
            </w:r>
          </w:p>
        </w:tc>
      </w:tr>
      <w:tr w:rsidR="00795B28" w:rsidRPr="00FF0ACC" w14:paraId="3B32BD88" w14:textId="77777777" w:rsidTr="009C670C">
        <w:trPr>
          <w:cantSplit/>
          <w:trHeight w:val="335"/>
        </w:trPr>
        <w:tc>
          <w:tcPr>
            <w:tcW w:w="1134" w:type="dxa"/>
            <w:tcBorders>
              <w:top w:val="single" w:sz="4" w:space="0" w:color="000000"/>
              <w:left w:val="single" w:sz="4" w:space="0" w:color="000000"/>
              <w:bottom w:val="single" w:sz="4" w:space="0" w:color="000000"/>
              <w:right w:val="single" w:sz="4" w:space="0" w:color="000000"/>
            </w:tcBorders>
            <w:hideMark/>
          </w:tcPr>
          <w:p w14:paraId="768F7A73"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79598CA1"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compressionFlag</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7B74EA4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Indicates if the resource is compressed</w:t>
            </w:r>
          </w:p>
        </w:tc>
        <w:tc>
          <w:tcPr>
            <w:tcW w:w="549" w:type="dxa"/>
            <w:tcBorders>
              <w:top w:val="single" w:sz="4" w:space="0" w:color="000000"/>
              <w:left w:val="single" w:sz="4" w:space="0" w:color="000000"/>
              <w:bottom w:val="single" w:sz="4" w:space="0" w:color="000000"/>
              <w:right w:val="single" w:sz="4" w:space="0" w:color="000000"/>
            </w:tcBorders>
            <w:hideMark/>
          </w:tcPr>
          <w:p w14:paraId="4F4BC3DC"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28A5BFB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Boolean</w:t>
            </w:r>
          </w:p>
        </w:tc>
        <w:tc>
          <w:tcPr>
            <w:tcW w:w="3060" w:type="dxa"/>
            <w:tcBorders>
              <w:top w:val="single" w:sz="4" w:space="0" w:color="000000"/>
              <w:left w:val="single" w:sz="4" w:space="0" w:color="000000"/>
              <w:bottom w:val="single" w:sz="4" w:space="0" w:color="000000"/>
              <w:right w:val="single" w:sz="4" w:space="0" w:color="000000"/>
            </w:tcBorders>
            <w:hideMark/>
          </w:tcPr>
          <w:p w14:paraId="79B7AAEF" w14:textId="77777777" w:rsidR="00795B28" w:rsidRPr="00D11375" w:rsidRDefault="00795B28" w:rsidP="00932638">
            <w:pPr>
              <w:snapToGrid w:val="0"/>
              <w:spacing w:before="60" w:after="60" w:line="240" w:lineRule="auto"/>
              <w:rPr>
                <w:sz w:val="16"/>
                <w:szCs w:val="16"/>
                <w:lang w:val="en-GB"/>
              </w:rPr>
            </w:pPr>
            <w:r w:rsidRPr="00D11375">
              <w:rPr>
                <w:i/>
                <w:sz w:val="16"/>
                <w:szCs w:val="16"/>
                <w:lang w:val="en-GB"/>
              </w:rPr>
              <w:t>True</w:t>
            </w:r>
            <w:r w:rsidRPr="00D11375">
              <w:rPr>
                <w:sz w:val="16"/>
                <w:szCs w:val="16"/>
                <w:lang w:val="en-GB"/>
              </w:rPr>
              <w:t xml:space="preserve"> indicates a compressed resource</w:t>
            </w:r>
          </w:p>
          <w:p w14:paraId="16259786" w14:textId="77777777" w:rsidR="00795B28" w:rsidRPr="00D11375" w:rsidRDefault="00795B28" w:rsidP="00932638">
            <w:pPr>
              <w:snapToGrid w:val="0"/>
              <w:spacing w:before="60" w:after="60" w:line="240" w:lineRule="auto"/>
              <w:rPr>
                <w:sz w:val="16"/>
                <w:szCs w:val="16"/>
                <w:lang w:val="en-GB"/>
              </w:rPr>
            </w:pPr>
            <w:r w:rsidRPr="00D11375">
              <w:rPr>
                <w:i/>
                <w:sz w:val="16"/>
                <w:szCs w:val="16"/>
                <w:lang w:val="en-GB"/>
              </w:rPr>
              <w:t>False</w:t>
            </w:r>
            <w:r w:rsidRPr="00D11375">
              <w:rPr>
                <w:sz w:val="16"/>
                <w:szCs w:val="16"/>
                <w:lang w:val="en-GB"/>
              </w:rPr>
              <w:t xml:space="preserve"> indicates an uncompressed resource</w:t>
            </w:r>
          </w:p>
        </w:tc>
      </w:tr>
      <w:tr w:rsidR="00795B28" w:rsidRPr="00FF0ACC" w14:paraId="754516A8" w14:textId="77777777" w:rsidTr="009C670C">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49DD9AF"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56B4C8CB"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defaultLocale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7087F2C1"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Default language and character set used in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2A78BC3E"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0..1</w:t>
            </w:r>
          </w:p>
        </w:tc>
        <w:tc>
          <w:tcPr>
            <w:tcW w:w="2691" w:type="dxa"/>
            <w:tcBorders>
              <w:top w:val="single" w:sz="4" w:space="0" w:color="000000"/>
              <w:left w:val="single" w:sz="4" w:space="0" w:color="000000"/>
              <w:bottom w:val="single" w:sz="4" w:space="0" w:color="000000"/>
              <w:right w:val="single" w:sz="4" w:space="0" w:color="000000"/>
            </w:tcBorders>
            <w:hideMark/>
          </w:tcPr>
          <w:p w14:paraId="74DA602D"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PT_Locale</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78A88D63"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 xml:space="preserve">In absence of </w:t>
            </w:r>
            <w:proofErr w:type="spellStart"/>
            <w:r w:rsidRPr="00D11375">
              <w:rPr>
                <w:sz w:val="16"/>
                <w:szCs w:val="16"/>
                <w:lang w:val="en-GB"/>
              </w:rPr>
              <w:t>defaultLocale</w:t>
            </w:r>
            <w:proofErr w:type="spellEnd"/>
            <w:r w:rsidRPr="00D11375">
              <w:rPr>
                <w:sz w:val="16"/>
                <w:szCs w:val="16"/>
                <w:lang w:val="en-GB"/>
              </w:rPr>
              <w:t xml:space="preserve"> the language is English in UTF-8</w:t>
            </w:r>
          </w:p>
        </w:tc>
      </w:tr>
      <w:tr w:rsidR="00795B28" w:rsidRPr="00FF0ACC" w14:paraId="5D0417AC" w14:textId="77777777" w:rsidTr="009C670C">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683296F"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Attribute</w:t>
            </w:r>
          </w:p>
        </w:tc>
        <w:tc>
          <w:tcPr>
            <w:tcW w:w="3006" w:type="dxa"/>
            <w:tcBorders>
              <w:top w:val="single" w:sz="4" w:space="0" w:color="000000"/>
              <w:left w:val="single" w:sz="4" w:space="0" w:color="000000"/>
              <w:bottom w:val="single" w:sz="4" w:space="0" w:color="000000"/>
              <w:right w:val="single" w:sz="4" w:space="0" w:color="000000"/>
            </w:tcBorders>
            <w:hideMark/>
          </w:tcPr>
          <w:p w14:paraId="20D971A6"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otherLocale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50E9BD8D" w14:textId="77777777" w:rsidR="00795B28" w:rsidRPr="00D11375" w:rsidRDefault="00795B28" w:rsidP="00932638">
            <w:pPr>
              <w:snapToGrid w:val="0"/>
              <w:spacing w:before="60" w:after="60" w:line="240" w:lineRule="auto"/>
              <w:rPr>
                <w:sz w:val="16"/>
                <w:szCs w:val="16"/>
                <w:lang w:val="en-GB"/>
              </w:rPr>
            </w:pPr>
            <w:r w:rsidRPr="00D11375">
              <w:rPr>
                <w:sz w:val="16"/>
                <w:szCs w:val="16"/>
                <w:lang w:val="en-GB"/>
              </w:rPr>
              <w:t>Other languages and character sets used in the Catalogue</w:t>
            </w:r>
          </w:p>
        </w:tc>
        <w:tc>
          <w:tcPr>
            <w:tcW w:w="549" w:type="dxa"/>
            <w:tcBorders>
              <w:top w:val="single" w:sz="4" w:space="0" w:color="000000"/>
              <w:left w:val="single" w:sz="4" w:space="0" w:color="000000"/>
              <w:bottom w:val="single" w:sz="4" w:space="0" w:color="000000"/>
              <w:right w:val="single" w:sz="4" w:space="0" w:color="000000"/>
            </w:tcBorders>
            <w:hideMark/>
          </w:tcPr>
          <w:p w14:paraId="3219B8AB" w14:textId="77777777" w:rsidR="00795B28" w:rsidRPr="00D11375" w:rsidRDefault="00795B28" w:rsidP="00932638">
            <w:pPr>
              <w:snapToGrid w:val="0"/>
              <w:spacing w:before="60" w:after="60" w:line="240" w:lineRule="auto"/>
              <w:jc w:val="center"/>
              <w:rPr>
                <w:sz w:val="16"/>
                <w:szCs w:val="16"/>
                <w:lang w:val="en-GB"/>
              </w:rPr>
            </w:pPr>
            <w:r w:rsidRPr="00D11375">
              <w:rPr>
                <w:sz w:val="16"/>
                <w:szCs w:val="16"/>
                <w:lang w:val="en-GB"/>
              </w:rPr>
              <w:t>0..*</w:t>
            </w:r>
          </w:p>
        </w:tc>
        <w:tc>
          <w:tcPr>
            <w:tcW w:w="2691" w:type="dxa"/>
            <w:tcBorders>
              <w:top w:val="single" w:sz="4" w:space="0" w:color="000000"/>
              <w:left w:val="single" w:sz="4" w:space="0" w:color="000000"/>
              <w:bottom w:val="single" w:sz="4" w:space="0" w:color="000000"/>
              <w:right w:val="single" w:sz="4" w:space="0" w:color="000000"/>
            </w:tcBorders>
            <w:hideMark/>
          </w:tcPr>
          <w:p w14:paraId="1FCE47EC" w14:textId="77777777" w:rsidR="00795B28" w:rsidRPr="00D11375" w:rsidRDefault="00795B28" w:rsidP="00932638">
            <w:pPr>
              <w:snapToGrid w:val="0"/>
              <w:spacing w:before="60" w:after="60" w:line="240" w:lineRule="auto"/>
              <w:rPr>
                <w:sz w:val="16"/>
                <w:szCs w:val="16"/>
                <w:lang w:val="en-GB"/>
              </w:rPr>
            </w:pPr>
            <w:proofErr w:type="spellStart"/>
            <w:r w:rsidRPr="00D11375">
              <w:rPr>
                <w:sz w:val="16"/>
                <w:szCs w:val="16"/>
                <w:lang w:val="en-GB"/>
              </w:rPr>
              <w:t>PT_Locale</w:t>
            </w:r>
            <w:proofErr w:type="spellEnd"/>
          </w:p>
        </w:tc>
        <w:tc>
          <w:tcPr>
            <w:tcW w:w="3060" w:type="dxa"/>
            <w:tcBorders>
              <w:top w:val="single" w:sz="4" w:space="0" w:color="000000"/>
              <w:left w:val="single" w:sz="4" w:space="0" w:color="000000"/>
              <w:bottom w:val="single" w:sz="4" w:space="0" w:color="000000"/>
              <w:right w:val="single" w:sz="4" w:space="0" w:color="000000"/>
            </w:tcBorders>
          </w:tcPr>
          <w:p w14:paraId="47A9ED5E" w14:textId="77777777" w:rsidR="00795B28" w:rsidRPr="00D11375" w:rsidRDefault="00795B28" w:rsidP="00932638">
            <w:pPr>
              <w:snapToGrid w:val="0"/>
              <w:spacing w:before="60" w:after="60" w:line="240" w:lineRule="auto"/>
              <w:rPr>
                <w:sz w:val="16"/>
                <w:szCs w:val="16"/>
                <w:lang w:val="en-GB"/>
              </w:rPr>
            </w:pPr>
          </w:p>
        </w:tc>
      </w:tr>
    </w:tbl>
    <w:p w14:paraId="010D0A3D" w14:textId="77777777" w:rsidR="00795B28" w:rsidRPr="00482C6C" w:rsidRDefault="00795B28" w:rsidP="00482C6C">
      <w:pPr>
        <w:spacing w:line="240" w:lineRule="auto"/>
        <w:jc w:val="both"/>
        <w:rPr>
          <w:rFonts w:eastAsia="MS Mincho" w:cs="Times New Roman"/>
          <w:sz w:val="20"/>
          <w:szCs w:val="20"/>
          <w:lang w:val="en-GB"/>
        </w:rPr>
      </w:pPr>
    </w:p>
    <w:p w14:paraId="6C4E7716" w14:textId="77777777" w:rsidR="00795B28" w:rsidRPr="00482C6C" w:rsidRDefault="00795B28" w:rsidP="00482C6C">
      <w:pPr>
        <w:pStyle w:val="Heading4"/>
        <w:tabs>
          <w:tab w:val="left" w:pos="993"/>
        </w:tabs>
        <w:spacing w:line="240" w:lineRule="auto"/>
        <w:ind w:left="992" w:hanging="992"/>
        <w:rPr>
          <w:sz w:val="20"/>
          <w:szCs w:val="20"/>
          <w:lang w:val="en-GB"/>
        </w:rPr>
      </w:pPr>
      <w:bookmarkStart w:id="519" w:name="_Toc512925152"/>
      <w:r w:rsidRPr="00482C6C">
        <w:rPr>
          <w:sz w:val="20"/>
          <w:szCs w:val="20"/>
          <w:lang w:val="en-GB"/>
        </w:rPr>
        <w:t>S100_CatalogueScope</w:t>
      </w:r>
      <w:bookmarkEnd w:id="519"/>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3006"/>
        <w:gridCol w:w="3420"/>
        <w:gridCol w:w="691"/>
        <w:gridCol w:w="5641"/>
      </w:tblGrid>
      <w:tr w:rsidR="00795B28" w:rsidRPr="00FF0ACC" w14:paraId="3C0062BD" w14:textId="77777777" w:rsidTr="009C670C">
        <w:trPr>
          <w:trHeight w:val="198"/>
          <w:tblHeader/>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3B784A" w14:textId="77777777" w:rsidR="00795B28" w:rsidRPr="009C670C" w:rsidRDefault="00795B28" w:rsidP="009C670C">
            <w:pPr>
              <w:snapToGrid w:val="0"/>
              <w:spacing w:before="60" w:after="60" w:line="240" w:lineRule="auto"/>
              <w:rPr>
                <w:b/>
                <w:sz w:val="16"/>
                <w:szCs w:val="16"/>
                <w:lang w:val="en-GB"/>
              </w:rPr>
            </w:pPr>
            <w:bookmarkStart w:id="520" w:name="_Hlk513118187"/>
            <w:r w:rsidRPr="009C670C">
              <w:rPr>
                <w:b/>
                <w:sz w:val="16"/>
                <w:szCs w:val="16"/>
                <w:lang w:val="en-GB"/>
              </w:rPr>
              <w:t>Role Name</w:t>
            </w:r>
          </w:p>
        </w:tc>
        <w:tc>
          <w:tcPr>
            <w:tcW w:w="30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82601D" w14:textId="77777777" w:rsidR="00795B28" w:rsidRPr="009C670C" w:rsidRDefault="00795B28" w:rsidP="009C670C">
            <w:pPr>
              <w:snapToGrid w:val="0"/>
              <w:spacing w:before="60" w:after="60" w:line="240" w:lineRule="auto"/>
              <w:rPr>
                <w:b/>
                <w:sz w:val="16"/>
                <w:szCs w:val="16"/>
                <w:lang w:val="en-GB"/>
              </w:rPr>
            </w:pPr>
            <w:r w:rsidRPr="009C670C">
              <w:rPr>
                <w:b/>
                <w:sz w:val="16"/>
                <w:szCs w:val="16"/>
                <w:lang w:val="en-GB"/>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9ADF8F9" w14:textId="77777777" w:rsidR="00795B28" w:rsidRPr="009C670C" w:rsidRDefault="00795B28" w:rsidP="009C670C">
            <w:pPr>
              <w:snapToGrid w:val="0"/>
              <w:spacing w:before="60" w:after="60" w:line="240" w:lineRule="auto"/>
              <w:rPr>
                <w:b/>
                <w:sz w:val="16"/>
                <w:szCs w:val="16"/>
                <w:lang w:val="en-GB"/>
              </w:rPr>
            </w:pPr>
            <w:r w:rsidRPr="009C670C">
              <w:rPr>
                <w:b/>
                <w:sz w:val="16"/>
                <w:szCs w:val="16"/>
                <w:lang w:val="en-GB"/>
              </w:rPr>
              <w:t>Description</w:t>
            </w:r>
          </w:p>
        </w:tc>
        <w:tc>
          <w:tcPr>
            <w:tcW w:w="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2354A63" w14:textId="77777777" w:rsidR="00795B28" w:rsidRPr="009C670C" w:rsidRDefault="00795B28" w:rsidP="009C670C">
            <w:pPr>
              <w:snapToGrid w:val="0"/>
              <w:spacing w:before="60" w:after="60" w:line="240" w:lineRule="auto"/>
              <w:jc w:val="center"/>
              <w:rPr>
                <w:b/>
                <w:sz w:val="16"/>
                <w:szCs w:val="16"/>
                <w:lang w:val="en-GB"/>
              </w:rPr>
            </w:pPr>
            <w:r w:rsidRPr="009C670C">
              <w:rPr>
                <w:b/>
                <w:sz w:val="16"/>
                <w:szCs w:val="16"/>
                <w:lang w:val="en-GB"/>
              </w:rPr>
              <w:t>Code</w:t>
            </w:r>
          </w:p>
        </w:tc>
        <w:tc>
          <w:tcPr>
            <w:tcW w:w="56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173A151" w14:textId="77777777" w:rsidR="00795B28" w:rsidRPr="009C670C" w:rsidRDefault="00795B28" w:rsidP="009C670C">
            <w:pPr>
              <w:snapToGrid w:val="0"/>
              <w:spacing w:before="60" w:after="60" w:line="240" w:lineRule="auto"/>
              <w:rPr>
                <w:b/>
                <w:sz w:val="16"/>
                <w:szCs w:val="16"/>
                <w:lang w:val="en-GB"/>
              </w:rPr>
            </w:pPr>
            <w:r w:rsidRPr="009C670C">
              <w:rPr>
                <w:b/>
                <w:sz w:val="16"/>
                <w:szCs w:val="16"/>
                <w:lang w:val="en-GB"/>
              </w:rPr>
              <w:t>Remarks</w:t>
            </w:r>
          </w:p>
        </w:tc>
      </w:tr>
      <w:tr w:rsidR="00795B28" w:rsidRPr="00FF0ACC" w14:paraId="2C62D8AA" w14:textId="77777777" w:rsidTr="009C670C">
        <w:trPr>
          <w:trHeight w:val="218"/>
        </w:trPr>
        <w:tc>
          <w:tcPr>
            <w:tcW w:w="1134" w:type="dxa"/>
            <w:tcBorders>
              <w:top w:val="single" w:sz="4" w:space="0" w:color="000000"/>
              <w:left w:val="single" w:sz="4" w:space="0" w:color="000000"/>
              <w:bottom w:val="single" w:sz="4" w:space="0" w:color="000000"/>
              <w:right w:val="single" w:sz="4" w:space="0" w:color="000000"/>
            </w:tcBorders>
            <w:hideMark/>
          </w:tcPr>
          <w:p w14:paraId="75D8BCFB"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Enumeration</w:t>
            </w:r>
          </w:p>
        </w:tc>
        <w:tc>
          <w:tcPr>
            <w:tcW w:w="3006" w:type="dxa"/>
            <w:tcBorders>
              <w:top w:val="single" w:sz="4" w:space="0" w:color="000000"/>
              <w:left w:val="single" w:sz="4" w:space="0" w:color="000000"/>
              <w:bottom w:val="single" w:sz="4" w:space="0" w:color="000000"/>
              <w:right w:val="single" w:sz="4" w:space="0" w:color="000000"/>
            </w:tcBorders>
            <w:hideMark/>
          </w:tcPr>
          <w:p w14:paraId="16D6DE99"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S100_CatalogueScope</w:t>
            </w:r>
          </w:p>
        </w:tc>
        <w:tc>
          <w:tcPr>
            <w:tcW w:w="3420" w:type="dxa"/>
            <w:tcBorders>
              <w:top w:val="single" w:sz="4" w:space="0" w:color="000000"/>
              <w:left w:val="single" w:sz="4" w:space="0" w:color="000000"/>
              <w:bottom w:val="single" w:sz="4" w:space="0" w:color="000000"/>
              <w:right w:val="single" w:sz="4" w:space="0" w:color="000000"/>
            </w:tcBorders>
            <w:hideMark/>
          </w:tcPr>
          <w:p w14:paraId="4C265F56"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The scope of the Catalogue</w:t>
            </w:r>
          </w:p>
        </w:tc>
        <w:tc>
          <w:tcPr>
            <w:tcW w:w="691" w:type="dxa"/>
            <w:tcBorders>
              <w:top w:val="single" w:sz="4" w:space="0" w:color="000000"/>
              <w:left w:val="single" w:sz="4" w:space="0" w:color="000000"/>
              <w:bottom w:val="single" w:sz="4" w:space="0" w:color="000000"/>
              <w:right w:val="single" w:sz="4" w:space="0" w:color="000000"/>
            </w:tcBorders>
            <w:hideMark/>
          </w:tcPr>
          <w:p w14:paraId="77243237" w14:textId="77777777" w:rsidR="00795B28" w:rsidRPr="009C670C" w:rsidRDefault="00795B28" w:rsidP="009C670C">
            <w:pPr>
              <w:snapToGrid w:val="0"/>
              <w:spacing w:before="60" w:after="60" w:line="240" w:lineRule="auto"/>
              <w:jc w:val="center"/>
              <w:rPr>
                <w:sz w:val="16"/>
                <w:szCs w:val="16"/>
                <w:lang w:val="en-GB"/>
              </w:rPr>
            </w:pPr>
            <w:r w:rsidRPr="009C670C">
              <w:rPr>
                <w:sz w:val="16"/>
                <w:szCs w:val="16"/>
                <w:lang w:val="en-GB"/>
              </w:rPr>
              <w:t>-</w:t>
            </w:r>
          </w:p>
        </w:tc>
        <w:tc>
          <w:tcPr>
            <w:tcW w:w="5641" w:type="dxa"/>
            <w:tcBorders>
              <w:top w:val="single" w:sz="4" w:space="0" w:color="000000"/>
              <w:left w:val="single" w:sz="4" w:space="0" w:color="000000"/>
              <w:bottom w:val="single" w:sz="4" w:space="0" w:color="000000"/>
              <w:right w:val="single" w:sz="4" w:space="0" w:color="000000"/>
            </w:tcBorders>
            <w:hideMark/>
          </w:tcPr>
          <w:p w14:paraId="42A76F3A"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w:t>
            </w:r>
          </w:p>
        </w:tc>
      </w:tr>
      <w:tr w:rsidR="00795B28" w:rsidRPr="00FF0ACC" w14:paraId="24287931" w14:textId="77777777" w:rsidTr="009C670C">
        <w:trPr>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671ECE5E"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23DFD979" w14:textId="77777777" w:rsidR="00795B28" w:rsidRPr="009C670C" w:rsidRDefault="00795B28" w:rsidP="009C670C">
            <w:pPr>
              <w:snapToGrid w:val="0"/>
              <w:spacing w:before="60" w:after="60" w:line="240" w:lineRule="auto"/>
              <w:rPr>
                <w:sz w:val="16"/>
                <w:szCs w:val="16"/>
                <w:lang w:val="en-GB"/>
              </w:rPr>
            </w:pPr>
            <w:proofErr w:type="spellStart"/>
            <w:r w:rsidRPr="009C670C">
              <w:rPr>
                <w:sz w:val="16"/>
                <w:szCs w:val="16"/>
                <w:lang w:val="en-GB"/>
              </w:rPr>
              <w:t>featureCatalogue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5DA6AAF5"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S-100 Feature Catalogue</w:t>
            </w:r>
          </w:p>
        </w:tc>
        <w:tc>
          <w:tcPr>
            <w:tcW w:w="691" w:type="dxa"/>
            <w:tcBorders>
              <w:top w:val="single" w:sz="4" w:space="0" w:color="000000"/>
              <w:left w:val="single" w:sz="4" w:space="0" w:color="000000"/>
              <w:bottom w:val="single" w:sz="4" w:space="0" w:color="000000"/>
              <w:right w:val="single" w:sz="4" w:space="0" w:color="000000"/>
            </w:tcBorders>
            <w:hideMark/>
          </w:tcPr>
          <w:p w14:paraId="5DF95517" w14:textId="77777777" w:rsidR="00795B28" w:rsidRPr="009C670C" w:rsidRDefault="00795B28" w:rsidP="009C670C">
            <w:pPr>
              <w:snapToGrid w:val="0"/>
              <w:spacing w:before="60" w:after="60" w:line="240" w:lineRule="auto"/>
              <w:jc w:val="center"/>
              <w:rPr>
                <w:sz w:val="16"/>
                <w:szCs w:val="16"/>
                <w:lang w:val="en-GB"/>
              </w:rPr>
            </w:pPr>
            <w:r w:rsidRPr="009C670C">
              <w:rPr>
                <w:sz w:val="16"/>
                <w:szCs w:val="16"/>
                <w:lang w:val="en-GB"/>
              </w:rPr>
              <w:t>1</w:t>
            </w:r>
          </w:p>
        </w:tc>
        <w:tc>
          <w:tcPr>
            <w:tcW w:w="5641" w:type="dxa"/>
            <w:tcBorders>
              <w:top w:val="single" w:sz="4" w:space="0" w:color="000000"/>
              <w:left w:val="single" w:sz="4" w:space="0" w:color="000000"/>
              <w:bottom w:val="single" w:sz="4" w:space="0" w:color="000000"/>
              <w:right w:val="single" w:sz="4" w:space="0" w:color="000000"/>
            </w:tcBorders>
          </w:tcPr>
          <w:p w14:paraId="41423643" w14:textId="77777777" w:rsidR="00795B28" w:rsidRPr="009C670C" w:rsidRDefault="00795B28" w:rsidP="009C670C">
            <w:pPr>
              <w:snapToGrid w:val="0"/>
              <w:spacing w:before="60" w:after="60" w:line="240" w:lineRule="auto"/>
              <w:rPr>
                <w:sz w:val="16"/>
                <w:szCs w:val="16"/>
                <w:lang w:val="en-GB"/>
              </w:rPr>
            </w:pPr>
          </w:p>
        </w:tc>
      </w:tr>
      <w:tr w:rsidR="00795B28" w:rsidRPr="00FF0ACC" w14:paraId="35B90C35" w14:textId="77777777" w:rsidTr="009C670C">
        <w:trPr>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3FBDFFE7"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770F161C" w14:textId="77777777" w:rsidR="00795B28" w:rsidRPr="009C670C" w:rsidRDefault="00795B28" w:rsidP="009C670C">
            <w:pPr>
              <w:snapToGrid w:val="0"/>
              <w:spacing w:before="60" w:after="60" w:line="240" w:lineRule="auto"/>
              <w:rPr>
                <w:sz w:val="16"/>
                <w:szCs w:val="16"/>
                <w:lang w:val="en-GB"/>
              </w:rPr>
            </w:pPr>
            <w:proofErr w:type="spellStart"/>
            <w:r w:rsidRPr="009C670C">
              <w:rPr>
                <w:sz w:val="16"/>
                <w:szCs w:val="16"/>
                <w:lang w:val="en-GB"/>
              </w:rPr>
              <w:t>portrayalCatalogue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18D01E2B"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S-100 Portrayal Catalogue</w:t>
            </w:r>
          </w:p>
        </w:tc>
        <w:tc>
          <w:tcPr>
            <w:tcW w:w="691" w:type="dxa"/>
            <w:tcBorders>
              <w:top w:val="single" w:sz="4" w:space="0" w:color="000000"/>
              <w:left w:val="single" w:sz="4" w:space="0" w:color="000000"/>
              <w:bottom w:val="single" w:sz="4" w:space="0" w:color="000000"/>
              <w:right w:val="single" w:sz="4" w:space="0" w:color="000000"/>
            </w:tcBorders>
            <w:hideMark/>
          </w:tcPr>
          <w:p w14:paraId="032223FA" w14:textId="77777777" w:rsidR="00795B28" w:rsidRPr="009C670C" w:rsidRDefault="00795B28" w:rsidP="009C670C">
            <w:pPr>
              <w:snapToGrid w:val="0"/>
              <w:spacing w:before="60" w:after="60" w:line="240" w:lineRule="auto"/>
              <w:jc w:val="center"/>
              <w:rPr>
                <w:sz w:val="16"/>
                <w:szCs w:val="16"/>
                <w:lang w:val="en-GB"/>
              </w:rPr>
            </w:pPr>
            <w:r w:rsidRPr="009C670C">
              <w:rPr>
                <w:sz w:val="16"/>
                <w:szCs w:val="16"/>
                <w:lang w:val="en-GB"/>
              </w:rPr>
              <w:t>2</w:t>
            </w:r>
          </w:p>
        </w:tc>
        <w:tc>
          <w:tcPr>
            <w:tcW w:w="5641" w:type="dxa"/>
            <w:tcBorders>
              <w:top w:val="single" w:sz="4" w:space="0" w:color="000000"/>
              <w:left w:val="single" w:sz="4" w:space="0" w:color="000000"/>
              <w:bottom w:val="single" w:sz="4" w:space="0" w:color="000000"/>
              <w:right w:val="single" w:sz="4" w:space="0" w:color="000000"/>
            </w:tcBorders>
          </w:tcPr>
          <w:p w14:paraId="4FCAE4D1" w14:textId="77777777" w:rsidR="00795B28" w:rsidRPr="009C670C" w:rsidRDefault="00795B28" w:rsidP="009C670C">
            <w:pPr>
              <w:snapToGrid w:val="0"/>
              <w:spacing w:before="60" w:after="60" w:line="240" w:lineRule="auto"/>
              <w:rPr>
                <w:sz w:val="16"/>
                <w:szCs w:val="16"/>
                <w:lang w:val="en-GB"/>
              </w:rPr>
            </w:pPr>
          </w:p>
        </w:tc>
      </w:tr>
      <w:tr w:rsidR="00795B28" w:rsidRPr="00FF0ACC" w14:paraId="6D9E184D" w14:textId="77777777" w:rsidTr="009C670C">
        <w:trPr>
          <w:trHeight w:val="198"/>
        </w:trPr>
        <w:tc>
          <w:tcPr>
            <w:tcW w:w="1134" w:type="dxa"/>
            <w:tcBorders>
              <w:top w:val="single" w:sz="4" w:space="0" w:color="000000"/>
              <w:left w:val="single" w:sz="4" w:space="0" w:color="000000"/>
              <w:bottom w:val="single" w:sz="4" w:space="0" w:color="000000"/>
              <w:right w:val="single" w:sz="4" w:space="0" w:color="000000"/>
            </w:tcBorders>
            <w:hideMark/>
          </w:tcPr>
          <w:p w14:paraId="1716156A"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Value</w:t>
            </w:r>
          </w:p>
        </w:tc>
        <w:tc>
          <w:tcPr>
            <w:tcW w:w="3006" w:type="dxa"/>
            <w:tcBorders>
              <w:top w:val="single" w:sz="4" w:space="0" w:color="000000"/>
              <w:left w:val="single" w:sz="4" w:space="0" w:color="000000"/>
              <w:bottom w:val="single" w:sz="4" w:space="0" w:color="000000"/>
              <w:right w:val="single" w:sz="4" w:space="0" w:color="000000"/>
            </w:tcBorders>
            <w:hideMark/>
          </w:tcPr>
          <w:p w14:paraId="454033E9" w14:textId="77777777" w:rsidR="00795B28" w:rsidRPr="009C670C" w:rsidRDefault="00795B28" w:rsidP="009C670C">
            <w:pPr>
              <w:snapToGrid w:val="0"/>
              <w:spacing w:before="60" w:after="60" w:line="240" w:lineRule="auto"/>
              <w:rPr>
                <w:sz w:val="16"/>
                <w:szCs w:val="16"/>
                <w:lang w:val="en-GB"/>
              </w:rPr>
            </w:pPr>
            <w:proofErr w:type="spellStart"/>
            <w:r w:rsidRPr="009C670C">
              <w:rPr>
                <w:sz w:val="16"/>
                <w:szCs w:val="16"/>
                <w:lang w:val="en-GB"/>
              </w:rPr>
              <w:t>interoperabilityCatalogue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4B145885" w14:textId="77777777" w:rsidR="00795B28" w:rsidRPr="009C670C" w:rsidRDefault="00795B28" w:rsidP="009C670C">
            <w:pPr>
              <w:snapToGrid w:val="0"/>
              <w:spacing w:before="60" w:after="60" w:line="240" w:lineRule="auto"/>
              <w:rPr>
                <w:sz w:val="16"/>
                <w:szCs w:val="16"/>
                <w:lang w:val="en-GB"/>
              </w:rPr>
            </w:pPr>
            <w:r w:rsidRPr="009C670C">
              <w:rPr>
                <w:sz w:val="16"/>
                <w:szCs w:val="16"/>
                <w:lang w:val="en-GB"/>
              </w:rPr>
              <w:t>S-100 Interoperability Catalogue</w:t>
            </w:r>
          </w:p>
        </w:tc>
        <w:tc>
          <w:tcPr>
            <w:tcW w:w="691" w:type="dxa"/>
            <w:tcBorders>
              <w:top w:val="single" w:sz="4" w:space="0" w:color="000000"/>
              <w:left w:val="single" w:sz="4" w:space="0" w:color="000000"/>
              <w:bottom w:val="single" w:sz="4" w:space="0" w:color="000000"/>
              <w:right w:val="single" w:sz="4" w:space="0" w:color="000000"/>
            </w:tcBorders>
            <w:hideMark/>
          </w:tcPr>
          <w:p w14:paraId="6694CF37" w14:textId="77777777" w:rsidR="00795B28" w:rsidRPr="009C670C" w:rsidRDefault="00795B28" w:rsidP="009C670C">
            <w:pPr>
              <w:snapToGrid w:val="0"/>
              <w:spacing w:before="60" w:after="60" w:line="240" w:lineRule="auto"/>
              <w:jc w:val="center"/>
              <w:rPr>
                <w:sz w:val="16"/>
                <w:szCs w:val="16"/>
                <w:lang w:val="en-GB"/>
              </w:rPr>
            </w:pPr>
            <w:r w:rsidRPr="009C670C">
              <w:rPr>
                <w:sz w:val="16"/>
                <w:szCs w:val="16"/>
                <w:lang w:val="en-GB"/>
              </w:rPr>
              <w:t>3</w:t>
            </w:r>
          </w:p>
        </w:tc>
        <w:tc>
          <w:tcPr>
            <w:tcW w:w="5641" w:type="dxa"/>
            <w:tcBorders>
              <w:top w:val="single" w:sz="4" w:space="0" w:color="000000"/>
              <w:left w:val="single" w:sz="4" w:space="0" w:color="000000"/>
              <w:bottom w:val="single" w:sz="4" w:space="0" w:color="000000"/>
              <w:right w:val="single" w:sz="4" w:space="0" w:color="000000"/>
            </w:tcBorders>
          </w:tcPr>
          <w:p w14:paraId="75DE5635" w14:textId="77777777" w:rsidR="00795B28" w:rsidRPr="009C670C" w:rsidRDefault="00795B28" w:rsidP="009C670C">
            <w:pPr>
              <w:snapToGrid w:val="0"/>
              <w:spacing w:before="60" w:after="60" w:line="240" w:lineRule="auto"/>
              <w:rPr>
                <w:sz w:val="16"/>
                <w:szCs w:val="16"/>
                <w:lang w:val="en-GB"/>
              </w:rPr>
            </w:pPr>
          </w:p>
        </w:tc>
      </w:tr>
      <w:bookmarkEnd w:id="520"/>
    </w:tbl>
    <w:p w14:paraId="65173549" w14:textId="77777777" w:rsidR="00795B28" w:rsidRPr="0022690C" w:rsidRDefault="00795B28" w:rsidP="00EC3B7B">
      <w:pPr>
        <w:spacing w:line="240" w:lineRule="auto"/>
        <w:jc w:val="both"/>
        <w:rPr>
          <w:rFonts w:eastAsia="MS Mincho"/>
          <w:sz w:val="20"/>
          <w:szCs w:val="20"/>
          <w:lang w:val="en-GB"/>
        </w:rPr>
      </w:pPr>
    </w:p>
    <w:p w14:paraId="596C357E" w14:textId="77777777" w:rsidR="00795B28" w:rsidRPr="00EC3B7B" w:rsidRDefault="00795B28" w:rsidP="00EC3B7B">
      <w:pPr>
        <w:pStyle w:val="Heading4"/>
        <w:tabs>
          <w:tab w:val="left" w:pos="993"/>
        </w:tabs>
        <w:spacing w:line="240" w:lineRule="auto"/>
        <w:ind w:left="992" w:hanging="992"/>
        <w:rPr>
          <w:sz w:val="20"/>
          <w:szCs w:val="20"/>
          <w:lang w:val="en-GB"/>
        </w:rPr>
      </w:pPr>
      <w:proofErr w:type="spellStart"/>
      <w:r w:rsidRPr="00EC3B7B">
        <w:rPr>
          <w:sz w:val="20"/>
          <w:szCs w:val="20"/>
          <w:lang w:val="en-GB"/>
        </w:rPr>
        <w:lastRenderedPageBreak/>
        <w:t>PT_Locale</w:t>
      </w:r>
      <w:proofErr w:type="spellEnd"/>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3034"/>
        <w:gridCol w:w="3420"/>
        <w:gridCol w:w="549"/>
        <w:gridCol w:w="2691"/>
        <w:gridCol w:w="3060"/>
      </w:tblGrid>
      <w:tr w:rsidR="00795B28" w:rsidRPr="00FF0ACC" w14:paraId="2A1225B7" w14:textId="77777777" w:rsidTr="001D47EC">
        <w:trPr>
          <w:trHeight w:val="198"/>
        </w:trPr>
        <w:tc>
          <w:tcPr>
            <w:tcW w:w="11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74D0D2C" w14:textId="77777777" w:rsidR="00795B28" w:rsidRPr="00EC3B7B" w:rsidRDefault="00795B28" w:rsidP="00A55094">
            <w:pPr>
              <w:snapToGrid w:val="0"/>
              <w:spacing w:before="60" w:after="60" w:line="240" w:lineRule="auto"/>
              <w:rPr>
                <w:b/>
                <w:sz w:val="16"/>
                <w:szCs w:val="16"/>
                <w:lang w:val="en-GB"/>
              </w:rPr>
            </w:pPr>
            <w:bookmarkStart w:id="521" w:name="_Hlk514373874"/>
            <w:r w:rsidRPr="00EC3B7B">
              <w:rPr>
                <w:b/>
                <w:sz w:val="16"/>
                <w:szCs w:val="16"/>
                <w:lang w:val="en-GB"/>
              </w:rPr>
              <w:t>Role Name</w:t>
            </w:r>
          </w:p>
        </w:tc>
        <w:tc>
          <w:tcPr>
            <w:tcW w:w="30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FF2820" w14:textId="77777777" w:rsidR="00795B28" w:rsidRPr="00EC3B7B" w:rsidRDefault="00795B28" w:rsidP="00A55094">
            <w:pPr>
              <w:snapToGrid w:val="0"/>
              <w:spacing w:before="60" w:after="60" w:line="240" w:lineRule="auto"/>
              <w:rPr>
                <w:b/>
                <w:sz w:val="16"/>
                <w:szCs w:val="16"/>
                <w:lang w:val="en-GB"/>
              </w:rPr>
            </w:pPr>
            <w:r w:rsidRPr="00EC3B7B">
              <w:rPr>
                <w:b/>
                <w:sz w:val="16"/>
                <w:szCs w:val="16"/>
                <w:lang w:val="en-GB"/>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4B336FB" w14:textId="77777777" w:rsidR="00795B28" w:rsidRPr="00EC3B7B" w:rsidRDefault="00795B28" w:rsidP="00A55094">
            <w:pPr>
              <w:snapToGrid w:val="0"/>
              <w:spacing w:before="60" w:after="60" w:line="240" w:lineRule="auto"/>
              <w:rPr>
                <w:b/>
                <w:sz w:val="16"/>
                <w:szCs w:val="16"/>
                <w:lang w:val="en-GB"/>
              </w:rPr>
            </w:pPr>
            <w:r w:rsidRPr="00EC3B7B">
              <w:rPr>
                <w:b/>
                <w:sz w:val="16"/>
                <w:szCs w:val="16"/>
                <w:lang w:val="en-GB"/>
              </w:rPr>
              <w:t>Description</w:t>
            </w:r>
          </w:p>
        </w:tc>
        <w:tc>
          <w:tcPr>
            <w:tcW w:w="5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510F7B" w14:textId="77777777" w:rsidR="00795B28" w:rsidRPr="00EC3B7B" w:rsidRDefault="00795B28" w:rsidP="00A55094">
            <w:pPr>
              <w:snapToGrid w:val="0"/>
              <w:spacing w:before="60" w:after="60" w:line="240" w:lineRule="auto"/>
              <w:jc w:val="center"/>
              <w:rPr>
                <w:b/>
                <w:sz w:val="16"/>
                <w:szCs w:val="16"/>
                <w:lang w:val="en-GB"/>
              </w:rPr>
            </w:pPr>
            <w:r w:rsidRPr="00EC3B7B">
              <w:rPr>
                <w:b/>
                <w:sz w:val="16"/>
                <w:szCs w:val="16"/>
                <w:lang w:val="en-GB"/>
              </w:rPr>
              <w:t>Mult</w:t>
            </w:r>
          </w:p>
        </w:tc>
        <w:tc>
          <w:tcPr>
            <w:tcW w:w="26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CBA26D" w14:textId="77777777" w:rsidR="00795B28" w:rsidRPr="00EC3B7B" w:rsidRDefault="00795B28" w:rsidP="00A55094">
            <w:pPr>
              <w:snapToGrid w:val="0"/>
              <w:spacing w:before="60" w:after="60" w:line="240" w:lineRule="auto"/>
              <w:rPr>
                <w:b/>
                <w:sz w:val="16"/>
                <w:szCs w:val="16"/>
                <w:lang w:val="en-GB"/>
              </w:rPr>
            </w:pPr>
            <w:r w:rsidRPr="00EC3B7B">
              <w:rPr>
                <w:b/>
                <w:sz w:val="16"/>
                <w:szCs w:val="16"/>
                <w:lang w:val="en-GB"/>
              </w:rPr>
              <w:t>Type</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922E0AD" w14:textId="77777777" w:rsidR="00795B28" w:rsidRPr="00EC3B7B" w:rsidRDefault="00795B28" w:rsidP="00A55094">
            <w:pPr>
              <w:snapToGrid w:val="0"/>
              <w:spacing w:before="60" w:after="60" w:line="240" w:lineRule="auto"/>
              <w:rPr>
                <w:b/>
                <w:sz w:val="16"/>
                <w:szCs w:val="16"/>
                <w:lang w:val="en-GB"/>
              </w:rPr>
            </w:pPr>
            <w:r w:rsidRPr="00EC3B7B">
              <w:rPr>
                <w:b/>
                <w:sz w:val="16"/>
                <w:szCs w:val="16"/>
                <w:lang w:val="en-GB"/>
              </w:rPr>
              <w:t>Remarks</w:t>
            </w:r>
          </w:p>
        </w:tc>
      </w:tr>
      <w:tr w:rsidR="00795B28" w:rsidRPr="00FF0ACC" w14:paraId="400CF1AB" w14:textId="77777777" w:rsidTr="001D47EC">
        <w:trPr>
          <w:trHeight w:val="218"/>
        </w:trPr>
        <w:tc>
          <w:tcPr>
            <w:tcW w:w="1106" w:type="dxa"/>
            <w:tcBorders>
              <w:top w:val="single" w:sz="4" w:space="0" w:color="000000"/>
              <w:left w:val="single" w:sz="4" w:space="0" w:color="000000"/>
              <w:bottom w:val="single" w:sz="4" w:space="0" w:color="000000"/>
              <w:right w:val="single" w:sz="4" w:space="0" w:color="000000"/>
            </w:tcBorders>
            <w:hideMark/>
          </w:tcPr>
          <w:p w14:paraId="153DB84C"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Class</w:t>
            </w:r>
          </w:p>
        </w:tc>
        <w:tc>
          <w:tcPr>
            <w:tcW w:w="3034" w:type="dxa"/>
            <w:tcBorders>
              <w:top w:val="single" w:sz="4" w:space="0" w:color="000000"/>
              <w:left w:val="single" w:sz="4" w:space="0" w:color="000000"/>
              <w:bottom w:val="single" w:sz="4" w:space="0" w:color="000000"/>
              <w:right w:val="single" w:sz="4" w:space="0" w:color="000000"/>
            </w:tcBorders>
            <w:hideMark/>
          </w:tcPr>
          <w:p w14:paraId="7BD3F4C7" w14:textId="77777777" w:rsidR="00795B28" w:rsidRPr="00EC3B7B" w:rsidRDefault="00795B28" w:rsidP="00A55094">
            <w:pPr>
              <w:snapToGrid w:val="0"/>
              <w:spacing w:before="60" w:after="60" w:line="240" w:lineRule="auto"/>
              <w:rPr>
                <w:sz w:val="16"/>
                <w:szCs w:val="16"/>
                <w:lang w:val="en-GB"/>
              </w:rPr>
            </w:pPr>
            <w:proofErr w:type="spellStart"/>
            <w:r w:rsidRPr="00EC3B7B">
              <w:rPr>
                <w:sz w:val="16"/>
                <w:szCs w:val="16"/>
                <w:lang w:val="en-GB"/>
              </w:rPr>
              <w:t>PT_Locale</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0D6266D7"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Description of a locale</w:t>
            </w:r>
          </w:p>
        </w:tc>
        <w:tc>
          <w:tcPr>
            <w:tcW w:w="549" w:type="dxa"/>
            <w:tcBorders>
              <w:top w:val="single" w:sz="4" w:space="0" w:color="000000"/>
              <w:left w:val="single" w:sz="4" w:space="0" w:color="000000"/>
              <w:bottom w:val="single" w:sz="4" w:space="0" w:color="000000"/>
              <w:right w:val="single" w:sz="4" w:space="0" w:color="000000"/>
            </w:tcBorders>
            <w:hideMark/>
          </w:tcPr>
          <w:p w14:paraId="130FF2FE" w14:textId="77777777" w:rsidR="00795B28" w:rsidRPr="00EC3B7B" w:rsidRDefault="00795B28" w:rsidP="00A55094">
            <w:pPr>
              <w:snapToGrid w:val="0"/>
              <w:spacing w:before="60" w:after="60" w:line="240" w:lineRule="auto"/>
              <w:jc w:val="center"/>
              <w:rPr>
                <w:sz w:val="16"/>
                <w:szCs w:val="16"/>
                <w:lang w:val="en-GB"/>
              </w:rPr>
            </w:pPr>
            <w:r w:rsidRPr="00EC3B7B">
              <w:rPr>
                <w:sz w:val="16"/>
                <w:szCs w:val="16"/>
                <w:lang w:val="en-GB"/>
              </w:rPr>
              <w:t>-</w:t>
            </w:r>
          </w:p>
        </w:tc>
        <w:tc>
          <w:tcPr>
            <w:tcW w:w="2691" w:type="dxa"/>
            <w:tcBorders>
              <w:top w:val="single" w:sz="4" w:space="0" w:color="000000"/>
              <w:left w:val="single" w:sz="4" w:space="0" w:color="000000"/>
              <w:bottom w:val="single" w:sz="4" w:space="0" w:color="000000"/>
              <w:right w:val="single" w:sz="4" w:space="0" w:color="000000"/>
            </w:tcBorders>
            <w:hideMark/>
          </w:tcPr>
          <w:p w14:paraId="65E9A62E"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w:t>
            </w:r>
          </w:p>
        </w:tc>
        <w:tc>
          <w:tcPr>
            <w:tcW w:w="3060" w:type="dxa"/>
            <w:tcBorders>
              <w:top w:val="single" w:sz="4" w:space="0" w:color="000000"/>
              <w:left w:val="single" w:sz="4" w:space="0" w:color="000000"/>
              <w:bottom w:val="single" w:sz="4" w:space="0" w:color="000000"/>
              <w:right w:val="single" w:sz="4" w:space="0" w:color="000000"/>
            </w:tcBorders>
            <w:hideMark/>
          </w:tcPr>
          <w:p w14:paraId="4F991D7C"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From ISO 19115-1</w:t>
            </w:r>
          </w:p>
        </w:tc>
      </w:tr>
      <w:tr w:rsidR="00795B28" w:rsidRPr="00E11FA4" w14:paraId="11EA7F6A" w14:textId="77777777" w:rsidTr="001D47EC">
        <w:trPr>
          <w:trHeight w:val="198"/>
        </w:trPr>
        <w:tc>
          <w:tcPr>
            <w:tcW w:w="1106" w:type="dxa"/>
            <w:tcBorders>
              <w:top w:val="single" w:sz="4" w:space="0" w:color="000000"/>
              <w:left w:val="single" w:sz="4" w:space="0" w:color="000000"/>
              <w:bottom w:val="single" w:sz="4" w:space="0" w:color="000000"/>
              <w:right w:val="single" w:sz="4" w:space="0" w:color="000000"/>
            </w:tcBorders>
            <w:hideMark/>
          </w:tcPr>
          <w:p w14:paraId="4B9FFBDF"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Attribute</w:t>
            </w:r>
          </w:p>
        </w:tc>
        <w:tc>
          <w:tcPr>
            <w:tcW w:w="3034" w:type="dxa"/>
            <w:tcBorders>
              <w:top w:val="single" w:sz="4" w:space="0" w:color="000000"/>
              <w:left w:val="single" w:sz="4" w:space="0" w:color="000000"/>
              <w:bottom w:val="single" w:sz="4" w:space="0" w:color="000000"/>
              <w:right w:val="single" w:sz="4" w:space="0" w:color="000000"/>
            </w:tcBorders>
            <w:hideMark/>
          </w:tcPr>
          <w:p w14:paraId="538E702E"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language</w:t>
            </w:r>
          </w:p>
        </w:tc>
        <w:tc>
          <w:tcPr>
            <w:tcW w:w="3420" w:type="dxa"/>
            <w:tcBorders>
              <w:top w:val="single" w:sz="4" w:space="0" w:color="000000"/>
              <w:left w:val="single" w:sz="4" w:space="0" w:color="000000"/>
              <w:bottom w:val="single" w:sz="4" w:space="0" w:color="000000"/>
              <w:right w:val="single" w:sz="4" w:space="0" w:color="000000"/>
            </w:tcBorders>
            <w:hideMark/>
          </w:tcPr>
          <w:p w14:paraId="1A726A35"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Designation of the locale language</w:t>
            </w:r>
          </w:p>
        </w:tc>
        <w:tc>
          <w:tcPr>
            <w:tcW w:w="549" w:type="dxa"/>
            <w:tcBorders>
              <w:top w:val="single" w:sz="4" w:space="0" w:color="000000"/>
              <w:left w:val="single" w:sz="4" w:space="0" w:color="000000"/>
              <w:bottom w:val="single" w:sz="4" w:space="0" w:color="000000"/>
              <w:right w:val="single" w:sz="4" w:space="0" w:color="000000"/>
            </w:tcBorders>
            <w:hideMark/>
          </w:tcPr>
          <w:p w14:paraId="32613066" w14:textId="77777777" w:rsidR="00795B28" w:rsidRPr="00EC3B7B" w:rsidRDefault="00795B28" w:rsidP="00A55094">
            <w:pPr>
              <w:snapToGrid w:val="0"/>
              <w:spacing w:before="60" w:after="60" w:line="240" w:lineRule="auto"/>
              <w:jc w:val="center"/>
              <w:rPr>
                <w:sz w:val="16"/>
                <w:szCs w:val="16"/>
                <w:lang w:val="en-GB"/>
              </w:rPr>
            </w:pPr>
            <w:r w:rsidRPr="00EC3B7B">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558A74EC" w14:textId="77777777" w:rsidR="00795B28" w:rsidRPr="00EC3B7B" w:rsidRDefault="00795B28" w:rsidP="00A55094">
            <w:pPr>
              <w:snapToGrid w:val="0"/>
              <w:spacing w:before="60" w:after="60" w:line="240" w:lineRule="auto"/>
              <w:rPr>
                <w:sz w:val="16"/>
                <w:szCs w:val="16"/>
                <w:lang w:val="en-GB"/>
              </w:rPr>
            </w:pPr>
            <w:proofErr w:type="spellStart"/>
            <w:r w:rsidRPr="00EC3B7B">
              <w:rPr>
                <w:sz w:val="16"/>
                <w:szCs w:val="16"/>
                <w:lang w:val="en-GB"/>
              </w:rPr>
              <w:t>LanguageCode</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3BB46098" w14:textId="77777777" w:rsidR="00795B28" w:rsidRPr="00B8620F" w:rsidRDefault="00795B28" w:rsidP="00A55094">
            <w:pPr>
              <w:snapToGrid w:val="0"/>
              <w:spacing w:before="60" w:after="60" w:line="240" w:lineRule="auto"/>
              <w:rPr>
                <w:sz w:val="16"/>
                <w:szCs w:val="16"/>
                <w:lang w:val="fr-CA"/>
              </w:rPr>
            </w:pPr>
            <w:r w:rsidRPr="00B8620F">
              <w:rPr>
                <w:sz w:val="16"/>
                <w:szCs w:val="16"/>
                <w:lang w:val="fr-CA"/>
              </w:rPr>
              <w:t xml:space="preserve">ISO 639-2/T 3-letter </w:t>
            </w:r>
            <w:proofErr w:type="spellStart"/>
            <w:r w:rsidRPr="00B8620F">
              <w:rPr>
                <w:sz w:val="16"/>
                <w:szCs w:val="16"/>
                <w:lang w:val="fr-CA"/>
              </w:rPr>
              <w:t>language</w:t>
            </w:r>
            <w:proofErr w:type="spellEnd"/>
            <w:r w:rsidRPr="00B8620F">
              <w:rPr>
                <w:sz w:val="16"/>
                <w:szCs w:val="16"/>
                <w:lang w:val="fr-CA"/>
              </w:rPr>
              <w:t xml:space="preserve"> codes.</w:t>
            </w:r>
          </w:p>
        </w:tc>
        <w:bookmarkEnd w:id="521"/>
      </w:tr>
      <w:tr w:rsidR="00795B28" w:rsidRPr="00FF0ACC" w14:paraId="31C85FB3" w14:textId="77777777" w:rsidTr="001D47EC">
        <w:trPr>
          <w:trHeight w:val="198"/>
        </w:trPr>
        <w:tc>
          <w:tcPr>
            <w:tcW w:w="1106" w:type="dxa"/>
            <w:tcBorders>
              <w:top w:val="single" w:sz="4" w:space="0" w:color="000000"/>
              <w:left w:val="single" w:sz="4" w:space="0" w:color="000000"/>
              <w:bottom w:val="single" w:sz="4" w:space="0" w:color="000000"/>
              <w:right w:val="single" w:sz="4" w:space="0" w:color="000000"/>
            </w:tcBorders>
            <w:hideMark/>
          </w:tcPr>
          <w:p w14:paraId="6C26B0F7"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Attribute</w:t>
            </w:r>
          </w:p>
        </w:tc>
        <w:tc>
          <w:tcPr>
            <w:tcW w:w="3034" w:type="dxa"/>
            <w:tcBorders>
              <w:top w:val="single" w:sz="4" w:space="0" w:color="000000"/>
              <w:left w:val="single" w:sz="4" w:space="0" w:color="000000"/>
              <w:bottom w:val="single" w:sz="4" w:space="0" w:color="000000"/>
              <w:right w:val="single" w:sz="4" w:space="0" w:color="000000"/>
            </w:tcBorders>
            <w:hideMark/>
          </w:tcPr>
          <w:p w14:paraId="235FDB0F"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country</w:t>
            </w:r>
          </w:p>
        </w:tc>
        <w:tc>
          <w:tcPr>
            <w:tcW w:w="3420" w:type="dxa"/>
            <w:tcBorders>
              <w:top w:val="single" w:sz="4" w:space="0" w:color="000000"/>
              <w:left w:val="single" w:sz="4" w:space="0" w:color="000000"/>
              <w:bottom w:val="single" w:sz="4" w:space="0" w:color="000000"/>
              <w:right w:val="single" w:sz="4" w:space="0" w:color="000000"/>
            </w:tcBorders>
            <w:hideMark/>
          </w:tcPr>
          <w:p w14:paraId="2F639482"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Designation of the specific country of the locale language</w:t>
            </w:r>
          </w:p>
        </w:tc>
        <w:tc>
          <w:tcPr>
            <w:tcW w:w="549" w:type="dxa"/>
            <w:tcBorders>
              <w:top w:val="single" w:sz="4" w:space="0" w:color="000000"/>
              <w:left w:val="single" w:sz="4" w:space="0" w:color="000000"/>
              <w:bottom w:val="single" w:sz="4" w:space="0" w:color="000000"/>
              <w:right w:val="single" w:sz="4" w:space="0" w:color="000000"/>
            </w:tcBorders>
            <w:hideMark/>
          </w:tcPr>
          <w:p w14:paraId="1A4512B3" w14:textId="77777777" w:rsidR="00795B28" w:rsidRPr="00EC3B7B" w:rsidRDefault="00795B28" w:rsidP="00A55094">
            <w:pPr>
              <w:snapToGrid w:val="0"/>
              <w:spacing w:before="60" w:after="60" w:line="240" w:lineRule="auto"/>
              <w:jc w:val="center"/>
              <w:rPr>
                <w:sz w:val="16"/>
                <w:szCs w:val="16"/>
                <w:lang w:val="en-GB"/>
              </w:rPr>
            </w:pPr>
            <w:r w:rsidRPr="00EC3B7B">
              <w:rPr>
                <w:sz w:val="16"/>
                <w:szCs w:val="16"/>
                <w:lang w:val="en-GB"/>
              </w:rPr>
              <w:t>0..1</w:t>
            </w:r>
          </w:p>
        </w:tc>
        <w:tc>
          <w:tcPr>
            <w:tcW w:w="2691" w:type="dxa"/>
            <w:tcBorders>
              <w:top w:val="single" w:sz="4" w:space="0" w:color="000000"/>
              <w:left w:val="single" w:sz="4" w:space="0" w:color="000000"/>
              <w:bottom w:val="single" w:sz="4" w:space="0" w:color="000000"/>
              <w:right w:val="single" w:sz="4" w:space="0" w:color="000000"/>
            </w:tcBorders>
            <w:hideMark/>
          </w:tcPr>
          <w:p w14:paraId="66EB1DD7" w14:textId="77777777" w:rsidR="00795B28" w:rsidRPr="00EC3B7B" w:rsidRDefault="00795B28" w:rsidP="00A55094">
            <w:pPr>
              <w:snapToGrid w:val="0"/>
              <w:spacing w:before="60" w:after="60" w:line="240" w:lineRule="auto"/>
              <w:rPr>
                <w:sz w:val="16"/>
                <w:szCs w:val="16"/>
                <w:lang w:val="en-GB"/>
              </w:rPr>
            </w:pPr>
            <w:proofErr w:type="spellStart"/>
            <w:r w:rsidRPr="00EC3B7B">
              <w:rPr>
                <w:sz w:val="16"/>
                <w:szCs w:val="16"/>
                <w:lang w:val="en-GB"/>
              </w:rPr>
              <w:t>CountryCode</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64E49F83"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ISO 3166-2 2-letter country codes</w:t>
            </w:r>
          </w:p>
        </w:tc>
      </w:tr>
      <w:tr w:rsidR="00795B28" w:rsidRPr="00FF0ACC" w14:paraId="4571FFA8" w14:textId="77777777" w:rsidTr="001D47EC">
        <w:trPr>
          <w:trHeight w:val="198"/>
        </w:trPr>
        <w:tc>
          <w:tcPr>
            <w:tcW w:w="1106" w:type="dxa"/>
            <w:tcBorders>
              <w:top w:val="single" w:sz="4" w:space="0" w:color="000000"/>
              <w:left w:val="single" w:sz="4" w:space="0" w:color="000000"/>
              <w:bottom w:val="single" w:sz="4" w:space="0" w:color="000000"/>
              <w:right w:val="single" w:sz="4" w:space="0" w:color="000000"/>
            </w:tcBorders>
            <w:hideMark/>
          </w:tcPr>
          <w:p w14:paraId="6F0C1A36"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Attribute</w:t>
            </w:r>
          </w:p>
        </w:tc>
        <w:tc>
          <w:tcPr>
            <w:tcW w:w="3034" w:type="dxa"/>
            <w:tcBorders>
              <w:top w:val="single" w:sz="4" w:space="0" w:color="000000"/>
              <w:left w:val="single" w:sz="4" w:space="0" w:color="000000"/>
              <w:bottom w:val="single" w:sz="4" w:space="0" w:color="000000"/>
              <w:right w:val="single" w:sz="4" w:space="0" w:color="000000"/>
            </w:tcBorders>
            <w:hideMark/>
          </w:tcPr>
          <w:p w14:paraId="3E566EB2" w14:textId="77777777" w:rsidR="00795B28" w:rsidRPr="00EC3B7B" w:rsidRDefault="00795B28" w:rsidP="00A55094">
            <w:pPr>
              <w:snapToGrid w:val="0"/>
              <w:spacing w:before="60" w:after="60" w:line="240" w:lineRule="auto"/>
              <w:rPr>
                <w:sz w:val="16"/>
                <w:szCs w:val="16"/>
                <w:lang w:val="en-GB"/>
              </w:rPr>
            </w:pPr>
            <w:proofErr w:type="spellStart"/>
            <w:r w:rsidRPr="00EC3B7B">
              <w:rPr>
                <w:sz w:val="16"/>
                <w:szCs w:val="16"/>
                <w:lang w:val="en-GB"/>
              </w:rPr>
              <w:t>characterEncoding</w:t>
            </w:r>
            <w:proofErr w:type="spellEnd"/>
          </w:p>
        </w:tc>
        <w:tc>
          <w:tcPr>
            <w:tcW w:w="3420" w:type="dxa"/>
            <w:tcBorders>
              <w:top w:val="single" w:sz="4" w:space="0" w:color="000000"/>
              <w:left w:val="single" w:sz="4" w:space="0" w:color="000000"/>
              <w:bottom w:val="single" w:sz="4" w:space="0" w:color="000000"/>
              <w:right w:val="single" w:sz="4" w:space="0" w:color="000000"/>
            </w:tcBorders>
            <w:hideMark/>
          </w:tcPr>
          <w:p w14:paraId="14E17DDB" w14:textId="77777777" w:rsidR="00795B28" w:rsidRPr="00EC3B7B" w:rsidRDefault="00795B28" w:rsidP="00A55094">
            <w:pPr>
              <w:snapToGrid w:val="0"/>
              <w:spacing w:before="60" w:after="60" w:line="240" w:lineRule="auto"/>
              <w:rPr>
                <w:sz w:val="16"/>
                <w:szCs w:val="16"/>
                <w:lang w:val="en-GB"/>
              </w:rPr>
            </w:pPr>
            <w:r w:rsidRPr="00EC3B7B">
              <w:rPr>
                <w:sz w:val="16"/>
                <w:szCs w:val="16"/>
                <w:lang w:val="en-GB"/>
              </w:rPr>
              <w:t>Designation of the character set to be used to encode the textual value of the locale</w:t>
            </w:r>
          </w:p>
        </w:tc>
        <w:tc>
          <w:tcPr>
            <w:tcW w:w="549" w:type="dxa"/>
            <w:tcBorders>
              <w:top w:val="single" w:sz="4" w:space="0" w:color="000000"/>
              <w:left w:val="single" w:sz="4" w:space="0" w:color="000000"/>
              <w:bottom w:val="single" w:sz="4" w:space="0" w:color="000000"/>
              <w:right w:val="single" w:sz="4" w:space="0" w:color="000000"/>
            </w:tcBorders>
            <w:hideMark/>
          </w:tcPr>
          <w:p w14:paraId="29A5F035" w14:textId="77777777" w:rsidR="00795B28" w:rsidRPr="00EC3B7B" w:rsidRDefault="00795B28" w:rsidP="00A55094">
            <w:pPr>
              <w:snapToGrid w:val="0"/>
              <w:spacing w:before="60" w:after="60" w:line="240" w:lineRule="auto"/>
              <w:jc w:val="center"/>
              <w:rPr>
                <w:sz w:val="16"/>
                <w:szCs w:val="16"/>
                <w:lang w:val="en-GB"/>
              </w:rPr>
            </w:pPr>
            <w:r w:rsidRPr="00EC3B7B">
              <w:rPr>
                <w:sz w:val="16"/>
                <w:szCs w:val="16"/>
                <w:lang w:val="en-GB"/>
              </w:rPr>
              <w:t>1</w:t>
            </w:r>
          </w:p>
        </w:tc>
        <w:tc>
          <w:tcPr>
            <w:tcW w:w="2691" w:type="dxa"/>
            <w:tcBorders>
              <w:top w:val="single" w:sz="4" w:space="0" w:color="000000"/>
              <w:left w:val="single" w:sz="4" w:space="0" w:color="000000"/>
              <w:bottom w:val="single" w:sz="4" w:space="0" w:color="000000"/>
              <w:right w:val="single" w:sz="4" w:space="0" w:color="000000"/>
            </w:tcBorders>
            <w:hideMark/>
          </w:tcPr>
          <w:p w14:paraId="5DFCFD30" w14:textId="77777777" w:rsidR="00795B28" w:rsidRPr="00EC3B7B" w:rsidRDefault="00795B28" w:rsidP="00A55094">
            <w:pPr>
              <w:snapToGrid w:val="0"/>
              <w:spacing w:before="60" w:after="60" w:line="240" w:lineRule="auto"/>
              <w:rPr>
                <w:sz w:val="16"/>
                <w:szCs w:val="16"/>
                <w:lang w:val="en-GB"/>
              </w:rPr>
            </w:pPr>
            <w:proofErr w:type="spellStart"/>
            <w:r w:rsidRPr="00EC3B7B">
              <w:rPr>
                <w:sz w:val="16"/>
                <w:szCs w:val="16"/>
                <w:lang w:val="en-GB"/>
              </w:rPr>
              <w:t>MD_CharacterSetCode</w:t>
            </w:r>
            <w:proofErr w:type="spellEnd"/>
          </w:p>
        </w:tc>
        <w:tc>
          <w:tcPr>
            <w:tcW w:w="3060" w:type="dxa"/>
            <w:tcBorders>
              <w:top w:val="single" w:sz="4" w:space="0" w:color="000000"/>
              <w:left w:val="single" w:sz="4" w:space="0" w:color="000000"/>
              <w:bottom w:val="single" w:sz="4" w:space="0" w:color="000000"/>
              <w:right w:val="single" w:sz="4" w:space="0" w:color="000000"/>
            </w:tcBorders>
            <w:hideMark/>
          </w:tcPr>
          <w:p w14:paraId="4D8A15C5" w14:textId="77777777" w:rsidR="00795B28" w:rsidRPr="00EC3B7B" w:rsidRDefault="00795B28" w:rsidP="00A55094">
            <w:pPr>
              <w:snapToGrid w:val="0"/>
              <w:spacing w:before="60" w:after="60" w:line="240" w:lineRule="auto"/>
              <w:rPr>
                <w:color w:val="FF0000"/>
                <w:sz w:val="16"/>
                <w:szCs w:val="16"/>
                <w:lang w:val="en-GB"/>
              </w:rPr>
            </w:pPr>
            <w:r w:rsidRPr="00EC3B7B">
              <w:rPr>
                <w:sz w:val="16"/>
                <w:szCs w:val="16"/>
                <w:lang w:val="en-GB"/>
              </w:rPr>
              <w:t>UTF-8 is used in S-100</w:t>
            </w:r>
          </w:p>
        </w:tc>
      </w:tr>
    </w:tbl>
    <w:p w14:paraId="4169A8BF" w14:textId="77777777" w:rsidR="00795B28" w:rsidRPr="007F3E54" w:rsidRDefault="00795B28" w:rsidP="007F3E54">
      <w:pPr>
        <w:spacing w:line="240" w:lineRule="auto"/>
        <w:jc w:val="both"/>
        <w:rPr>
          <w:rFonts w:eastAsia="MS Mincho"/>
          <w:color w:val="auto"/>
          <w:sz w:val="20"/>
          <w:szCs w:val="20"/>
          <w:lang w:val="en-GB"/>
        </w:rPr>
      </w:pPr>
    </w:p>
    <w:p w14:paraId="0D7B83A0" w14:textId="77777777" w:rsidR="00795B28" w:rsidRPr="000923C4" w:rsidRDefault="00795B28" w:rsidP="000923C4">
      <w:pPr>
        <w:pStyle w:val="Caption"/>
        <w:keepNext/>
        <w:keepLines/>
        <w:spacing w:line="240" w:lineRule="auto"/>
        <w:jc w:val="center"/>
        <w:rPr>
          <w:b/>
          <w:bCs/>
          <w:sz w:val="18"/>
          <w:szCs w:val="18"/>
          <w:lang w:val="en-GB"/>
        </w:rPr>
      </w:pPr>
      <w:r w:rsidRPr="000923C4">
        <w:rPr>
          <w:b/>
          <w:bCs/>
          <w:sz w:val="18"/>
          <w:szCs w:val="18"/>
          <w:lang w:val="en-GB"/>
        </w:rPr>
        <w:t xml:space="preserve">Table 17-2 – Individuals (restriction of </w:t>
      </w:r>
      <w:proofErr w:type="spellStart"/>
      <w:r w:rsidRPr="000923C4">
        <w:rPr>
          <w:b/>
          <w:bCs/>
          <w:sz w:val="18"/>
          <w:szCs w:val="18"/>
          <w:lang w:val="en-GB"/>
        </w:rPr>
        <w:t>CI_Individual</w:t>
      </w:r>
      <w:proofErr w:type="spellEnd"/>
      <w:r w:rsidRPr="000923C4">
        <w:rPr>
          <w:b/>
          <w:bCs/>
          <w:sz w:val="18"/>
          <w:szCs w:val="18"/>
          <w:lang w:val="en-GB"/>
        </w:rP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42"/>
        <w:gridCol w:w="4081"/>
        <w:gridCol w:w="3417"/>
        <w:gridCol w:w="3275"/>
      </w:tblGrid>
      <w:tr w:rsidR="00795B28" w:rsidRPr="00FF0ACC" w14:paraId="27CD8CB5" w14:textId="77777777" w:rsidTr="002E389E">
        <w:trPr>
          <w:cantSplit/>
          <w:trHeight w:val="330"/>
        </w:trPr>
        <w:tc>
          <w:tcPr>
            <w:tcW w:w="32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6755B9A" w14:textId="77777777" w:rsidR="00795B28" w:rsidRPr="000923C4" w:rsidRDefault="00795B28" w:rsidP="006B5001">
            <w:pPr>
              <w:spacing w:before="60" w:after="60" w:line="240" w:lineRule="auto"/>
              <w:rPr>
                <w:b/>
                <w:sz w:val="18"/>
                <w:szCs w:val="18"/>
                <w:lang w:val="en-GB"/>
              </w:rPr>
            </w:pPr>
            <w:r w:rsidRPr="000923C4">
              <w:rPr>
                <w:b/>
                <w:sz w:val="18"/>
                <w:szCs w:val="18"/>
                <w:lang w:val="en-GB"/>
              </w:rPr>
              <w:t>Name</w:t>
            </w:r>
          </w:p>
        </w:tc>
        <w:tc>
          <w:tcPr>
            <w:tcW w:w="40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6F4811E9" w14:textId="77777777" w:rsidR="00795B28" w:rsidRPr="000923C4" w:rsidRDefault="00795B28" w:rsidP="006B5001">
            <w:pPr>
              <w:spacing w:before="60" w:after="60" w:line="240" w:lineRule="auto"/>
              <w:rPr>
                <w:b/>
                <w:sz w:val="18"/>
                <w:szCs w:val="18"/>
                <w:lang w:val="en-GB"/>
              </w:rPr>
            </w:pPr>
            <w:r w:rsidRPr="000923C4">
              <w:rPr>
                <w:b/>
                <w:sz w:val="18"/>
                <w:szCs w:val="18"/>
                <w:lang w:val="en-GB"/>
              </w:rPr>
              <w:t>Path</w:t>
            </w:r>
          </w:p>
        </w:tc>
        <w:tc>
          <w:tcPr>
            <w:tcW w:w="3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3AE41839" w14:textId="77777777" w:rsidR="00795B28" w:rsidRPr="000923C4" w:rsidRDefault="00795B28" w:rsidP="006B5001">
            <w:pPr>
              <w:spacing w:before="60" w:after="60" w:line="240" w:lineRule="auto"/>
              <w:rPr>
                <w:b/>
                <w:sz w:val="18"/>
                <w:szCs w:val="18"/>
                <w:lang w:val="en-GB"/>
              </w:rPr>
            </w:pPr>
            <w:r w:rsidRPr="000923C4">
              <w:rPr>
                <w:b/>
                <w:sz w:val="18"/>
                <w:szCs w:val="18"/>
                <w:lang w:val="en-GB"/>
              </w:rPr>
              <w:t>Datasets</w:t>
            </w:r>
          </w:p>
        </w:tc>
        <w:tc>
          <w:tcPr>
            <w:tcW w:w="32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B8210DB" w14:textId="77777777" w:rsidR="00795B28" w:rsidRPr="000923C4" w:rsidRDefault="00795B28" w:rsidP="006B5001">
            <w:pPr>
              <w:spacing w:before="60" w:after="60" w:line="240" w:lineRule="auto"/>
              <w:rPr>
                <w:b/>
                <w:sz w:val="18"/>
                <w:szCs w:val="18"/>
                <w:lang w:val="en-GB"/>
              </w:rPr>
            </w:pPr>
            <w:r w:rsidRPr="000923C4">
              <w:rPr>
                <w:b/>
                <w:sz w:val="18"/>
                <w:szCs w:val="18"/>
                <w:lang w:val="en-GB"/>
              </w:rPr>
              <w:t>Other resources</w:t>
            </w:r>
          </w:p>
        </w:tc>
      </w:tr>
      <w:tr w:rsidR="00795B28" w:rsidRPr="00FF0ACC" w14:paraId="36D079D3" w14:textId="77777777" w:rsidTr="006B5001">
        <w:trPr>
          <w:trHeight w:val="466"/>
        </w:trPr>
        <w:tc>
          <w:tcPr>
            <w:tcW w:w="3242" w:type="dxa"/>
            <w:tcBorders>
              <w:top w:val="single" w:sz="8" w:space="0" w:color="000000"/>
              <w:left w:val="single" w:sz="8" w:space="0" w:color="000000"/>
              <w:bottom w:val="single" w:sz="8" w:space="0" w:color="000000"/>
              <w:right w:val="single" w:sz="8" w:space="0" w:color="000000"/>
            </w:tcBorders>
            <w:hideMark/>
          </w:tcPr>
          <w:p w14:paraId="139BCBDB" w14:textId="77777777" w:rsidR="00795B28" w:rsidRPr="000923C4" w:rsidRDefault="00795B28" w:rsidP="006B5001">
            <w:pPr>
              <w:spacing w:before="60" w:after="60" w:line="240" w:lineRule="auto"/>
              <w:rPr>
                <w:sz w:val="18"/>
                <w:szCs w:val="18"/>
                <w:lang w:val="en-GB"/>
              </w:rPr>
            </w:pPr>
            <w:r w:rsidRPr="000923C4">
              <w:rPr>
                <w:sz w:val="18"/>
                <w:szCs w:val="18"/>
                <w:lang w:val="en-GB"/>
              </w:rPr>
              <w:t>Name of the individual</w:t>
            </w:r>
          </w:p>
        </w:tc>
        <w:tc>
          <w:tcPr>
            <w:tcW w:w="4081" w:type="dxa"/>
            <w:tcBorders>
              <w:top w:val="single" w:sz="8" w:space="0" w:color="000000"/>
              <w:left w:val="single" w:sz="8" w:space="0" w:color="000000"/>
              <w:bottom w:val="single" w:sz="8" w:space="0" w:color="000000"/>
              <w:right w:val="single" w:sz="8" w:space="0" w:color="000000"/>
            </w:tcBorders>
            <w:hideMark/>
          </w:tcPr>
          <w:p w14:paraId="5AE84AB4" w14:textId="77777777" w:rsidR="00795B28" w:rsidRPr="000923C4" w:rsidRDefault="00795B28" w:rsidP="006B5001">
            <w:pPr>
              <w:spacing w:before="60" w:after="60" w:line="240" w:lineRule="auto"/>
              <w:rPr>
                <w:sz w:val="18"/>
                <w:szCs w:val="18"/>
                <w:lang w:val="en-GB"/>
              </w:rPr>
            </w:pPr>
            <w:r w:rsidRPr="000923C4">
              <w:rPr>
                <w:sz w:val="18"/>
                <w:szCs w:val="18"/>
                <w:lang w:val="en-GB"/>
              </w:rPr>
              <w:t>CI_Individual.name</w:t>
            </w:r>
          </w:p>
        </w:tc>
        <w:tc>
          <w:tcPr>
            <w:tcW w:w="3417" w:type="dxa"/>
            <w:tcBorders>
              <w:top w:val="single" w:sz="8" w:space="0" w:color="000000"/>
              <w:left w:val="single" w:sz="8" w:space="0" w:color="000000"/>
              <w:bottom w:val="single" w:sz="8" w:space="0" w:color="000000"/>
              <w:right w:val="single" w:sz="8" w:space="0" w:color="000000"/>
            </w:tcBorders>
            <w:hideMark/>
          </w:tcPr>
          <w:p w14:paraId="1C86B36F" w14:textId="77777777" w:rsidR="00795B28" w:rsidRPr="000923C4" w:rsidRDefault="00795B28" w:rsidP="006B5001">
            <w:pPr>
              <w:spacing w:before="60" w:after="60" w:line="240" w:lineRule="auto"/>
              <w:rPr>
                <w:b/>
                <w:sz w:val="18"/>
                <w:szCs w:val="18"/>
                <w:lang w:val="en-GB"/>
              </w:rPr>
            </w:pPr>
            <w:r w:rsidRPr="000923C4">
              <w:rPr>
                <w:b/>
                <w:sz w:val="18"/>
                <w:szCs w:val="18"/>
                <w:lang w:val="en-GB"/>
              </w:rPr>
              <w:t>C</w:t>
            </w:r>
            <w:r w:rsidRPr="000923C4">
              <w:rPr>
                <w:b/>
                <w:sz w:val="18"/>
                <w:szCs w:val="18"/>
                <w:lang w:val="en-GB"/>
              </w:rPr>
              <w:br/>
            </w:r>
            <w:r w:rsidRPr="000923C4">
              <w:rPr>
                <w:i/>
                <w:sz w:val="18"/>
                <w:szCs w:val="18"/>
                <w:lang w:val="en-GB"/>
              </w:rPr>
              <w:t>(documented if ‘</w:t>
            </w:r>
            <w:proofErr w:type="spellStart"/>
            <w:r w:rsidRPr="000923C4">
              <w:rPr>
                <w:i/>
                <w:sz w:val="18"/>
                <w:szCs w:val="18"/>
                <w:lang w:val="en-GB"/>
              </w:rPr>
              <w:t>positionName</w:t>
            </w:r>
            <w:proofErr w:type="spellEnd"/>
            <w:r w:rsidRPr="000923C4">
              <w:rPr>
                <w:i/>
                <w:sz w:val="18"/>
                <w:szCs w:val="18"/>
                <w:lang w:val="en-GB"/>
              </w:rPr>
              <w:t xml:space="preserve">’ </w:t>
            </w:r>
            <w:r w:rsidRPr="000923C4">
              <w:rPr>
                <w:sz w:val="18"/>
                <w:szCs w:val="18"/>
                <w:lang w:val="en-GB"/>
              </w:rPr>
              <w:t>and</w:t>
            </w:r>
            <w:r w:rsidRPr="000923C4">
              <w:rPr>
                <w:i/>
                <w:sz w:val="18"/>
                <w:szCs w:val="18"/>
                <w:lang w:val="en-GB"/>
              </w:rPr>
              <w:t xml:space="preserve"> ‘</w:t>
            </w:r>
            <w:proofErr w:type="spellStart"/>
            <w:r w:rsidRPr="000923C4">
              <w:rPr>
                <w:i/>
                <w:sz w:val="18"/>
                <w:szCs w:val="18"/>
                <w:lang w:val="en-GB"/>
              </w:rPr>
              <w:t>partyIdentifier</w:t>
            </w:r>
            <w:proofErr w:type="spellEnd"/>
            <w:r w:rsidRPr="000923C4">
              <w:rPr>
                <w:i/>
                <w:sz w:val="18"/>
                <w:szCs w:val="18"/>
                <w:lang w:val="en-GB"/>
              </w:rPr>
              <w:t>’ not documented)</w:t>
            </w:r>
          </w:p>
        </w:tc>
        <w:tc>
          <w:tcPr>
            <w:tcW w:w="3275" w:type="dxa"/>
            <w:tcBorders>
              <w:top w:val="single" w:sz="8" w:space="0" w:color="000000"/>
              <w:left w:val="single" w:sz="8" w:space="0" w:color="000000"/>
              <w:bottom w:val="single" w:sz="8" w:space="0" w:color="000000"/>
              <w:right w:val="single" w:sz="8" w:space="0" w:color="000000"/>
            </w:tcBorders>
            <w:hideMark/>
          </w:tcPr>
          <w:p w14:paraId="769E6D35" w14:textId="77777777" w:rsidR="00795B28" w:rsidRPr="000923C4" w:rsidRDefault="00795B28" w:rsidP="006B5001">
            <w:pPr>
              <w:spacing w:before="60" w:after="60" w:line="240" w:lineRule="auto"/>
              <w:rPr>
                <w:b/>
                <w:sz w:val="18"/>
                <w:szCs w:val="18"/>
                <w:lang w:val="en-GB"/>
              </w:rPr>
            </w:pPr>
            <w:r w:rsidRPr="000923C4">
              <w:rPr>
                <w:b/>
                <w:sz w:val="18"/>
                <w:szCs w:val="18"/>
                <w:lang w:val="en-GB"/>
              </w:rPr>
              <w:t>C</w:t>
            </w:r>
            <w:r w:rsidRPr="000923C4">
              <w:rPr>
                <w:sz w:val="18"/>
                <w:szCs w:val="18"/>
                <w:lang w:val="en-GB"/>
              </w:rPr>
              <w:br/>
            </w:r>
            <w:r w:rsidRPr="000923C4">
              <w:rPr>
                <w:i/>
                <w:sz w:val="18"/>
                <w:szCs w:val="18"/>
                <w:lang w:val="en-GB"/>
              </w:rPr>
              <w:t>(same as for dataset)</w:t>
            </w:r>
          </w:p>
        </w:tc>
      </w:tr>
      <w:tr w:rsidR="00795B28" w:rsidRPr="00FF0ACC" w14:paraId="107BAB58" w14:textId="77777777" w:rsidTr="006B5001">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76DE58F5" w14:textId="77777777" w:rsidR="00795B28" w:rsidRPr="000923C4" w:rsidRDefault="00795B28" w:rsidP="006B5001">
            <w:pPr>
              <w:spacing w:before="60" w:after="60" w:line="240" w:lineRule="auto"/>
              <w:rPr>
                <w:sz w:val="18"/>
                <w:szCs w:val="18"/>
                <w:lang w:val="en-GB"/>
              </w:rPr>
            </w:pPr>
            <w:r w:rsidRPr="000923C4">
              <w:rPr>
                <w:sz w:val="18"/>
                <w:szCs w:val="18"/>
                <w:lang w:val="en-GB"/>
              </w:rPr>
              <w:t>Position of the individual in an organization</w:t>
            </w:r>
          </w:p>
        </w:tc>
        <w:tc>
          <w:tcPr>
            <w:tcW w:w="4081" w:type="dxa"/>
            <w:tcBorders>
              <w:top w:val="single" w:sz="8" w:space="0" w:color="000000"/>
              <w:left w:val="single" w:sz="8" w:space="0" w:color="000000"/>
              <w:bottom w:val="single" w:sz="8" w:space="0" w:color="000000"/>
              <w:right w:val="single" w:sz="8" w:space="0" w:color="000000"/>
            </w:tcBorders>
            <w:hideMark/>
          </w:tcPr>
          <w:p w14:paraId="4B07AFE1" w14:textId="77777777" w:rsidR="00795B28" w:rsidRPr="000923C4" w:rsidRDefault="00795B28" w:rsidP="006B5001">
            <w:pPr>
              <w:spacing w:before="60" w:after="60" w:line="240" w:lineRule="auto"/>
              <w:rPr>
                <w:sz w:val="18"/>
                <w:szCs w:val="18"/>
                <w:lang w:val="en-GB"/>
              </w:rPr>
            </w:pPr>
            <w:proofErr w:type="spellStart"/>
            <w:r w:rsidRPr="000923C4">
              <w:rPr>
                <w:sz w:val="18"/>
                <w:szCs w:val="18"/>
                <w:lang w:val="en-GB"/>
              </w:rPr>
              <w:t>CI_Individual.positionName</w:t>
            </w:r>
            <w:proofErr w:type="spellEnd"/>
          </w:p>
        </w:tc>
        <w:tc>
          <w:tcPr>
            <w:tcW w:w="3417" w:type="dxa"/>
            <w:tcBorders>
              <w:top w:val="single" w:sz="8" w:space="0" w:color="000000"/>
              <w:left w:val="single" w:sz="8" w:space="0" w:color="000000"/>
              <w:bottom w:val="single" w:sz="8" w:space="0" w:color="000000"/>
              <w:right w:val="single" w:sz="8" w:space="0" w:color="000000"/>
            </w:tcBorders>
            <w:hideMark/>
          </w:tcPr>
          <w:p w14:paraId="00F334C4" w14:textId="77777777" w:rsidR="00795B28" w:rsidRPr="000923C4" w:rsidRDefault="00795B28" w:rsidP="006B5001">
            <w:pPr>
              <w:spacing w:before="60" w:after="60" w:line="240" w:lineRule="auto"/>
              <w:rPr>
                <w:b/>
                <w:sz w:val="18"/>
                <w:szCs w:val="18"/>
                <w:lang w:val="en-GB"/>
              </w:rPr>
            </w:pPr>
            <w:r w:rsidRPr="000923C4">
              <w:rPr>
                <w:b/>
                <w:sz w:val="18"/>
                <w:szCs w:val="18"/>
                <w:lang w:val="en-GB"/>
              </w:rPr>
              <w:t>C</w:t>
            </w:r>
          </w:p>
          <w:p w14:paraId="0D3BF782" w14:textId="77777777" w:rsidR="00795B28" w:rsidRPr="000923C4" w:rsidRDefault="00795B28" w:rsidP="006B5001">
            <w:pPr>
              <w:spacing w:before="60" w:after="60" w:line="240" w:lineRule="auto"/>
              <w:rPr>
                <w:i/>
                <w:sz w:val="18"/>
                <w:szCs w:val="18"/>
                <w:lang w:val="en-GB"/>
              </w:rPr>
            </w:pPr>
            <w:r w:rsidRPr="000923C4">
              <w:rPr>
                <w:i/>
                <w:sz w:val="18"/>
                <w:szCs w:val="18"/>
                <w:lang w:val="en-GB"/>
              </w:rPr>
              <w:t>(documented if ‘name’ and ‘</w:t>
            </w:r>
            <w:proofErr w:type="spellStart"/>
            <w:r w:rsidRPr="000923C4">
              <w:rPr>
                <w:i/>
                <w:sz w:val="18"/>
                <w:szCs w:val="18"/>
                <w:lang w:val="en-GB"/>
              </w:rPr>
              <w:t>partyIdentifier</w:t>
            </w:r>
            <w:proofErr w:type="spellEnd"/>
            <w:r w:rsidRPr="000923C4">
              <w:rPr>
                <w:i/>
                <w:sz w:val="18"/>
                <w:szCs w:val="18"/>
                <w:lang w:val="en-GB"/>
              </w:rPr>
              <w:t>’</w:t>
            </w:r>
            <w:r w:rsidRPr="000923C4">
              <w:rPr>
                <w:sz w:val="18"/>
                <w:szCs w:val="18"/>
                <w:lang w:val="en-GB"/>
              </w:rPr>
              <w:t xml:space="preserve"> </w:t>
            </w:r>
            <w:r w:rsidRPr="000923C4">
              <w:rPr>
                <w:i/>
                <w:sz w:val="18"/>
                <w:szCs w:val="18"/>
                <w:lang w:val="en-GB"/>
              </w:rPr>
              <w:t>not documented)</w:t>
            </w:r>
          </w:p>
        </w:tc>
        <w:tc>
          <w:tcPr>
            <w:tcW w:w="3275" w:type="dxa"/>
            <w:tcBorders>
              <w:top w:val="single" w:sz="8" w:space="0" w:color="000000"/>
              <w:left w:val="single" w:sz="8" w:space="0" w:color="000000"/>
              <w:bottom w:val="single" w:sz="8" w:space="0" w:color="000000"/>
              <w:right w:val="single" w:sz="8" w:space="0" w:color="000000"/>
            </w:tcBorders>
            <w:hideMark/>
          </w:tcPr>
          <w:p w14:paraId="5092E176" w14:textId="77777777" w:rsidR="00795B28" w:rsidRPr="000923C4" w:rsidRDefault="00795B28" w:rsidP="006B5001">
            <w:pPr>
              <w:spacing w:before="60" w:after="60" w:line="240" w:lineRule="auto"/>
              <w:rPr>
                <w:b/>
                <w:sz w:val="18"/>
                <w:szCs w:val="18"/>
                <w:lang w:val="en-GB"/>
              </w:rPr>
            </w:pPr>
            <w:r w:rsidRPr="000923C4">
              <w:rPr>
                <w:b/>
                <w:sz w:val="18"/>
                <w:szCs w:val="18"/>
                <w:lang w:val="en-GB"/>
              </w:rPr>
              <w:t>C</w:t>
            </w:r>
          </w:p>
          <w:p w14:paraId="2DE049CB" w14:textId="77777777" w:rsidR="00795B28" w:rsidRPr="000923C4" w:rsidRDefault="00795B28" w:rsidP="006B5001">
            <w:pPr>
              <w:spacing w:before="60" w:after="60" w:line="240" w:lineRule="auto"/>
              <w:rPr>
                <w:i/>
                <w:sz w:val="18"/>
                <w:szCs w:val="18"/>
                <w:lang w:val="en-GB"/>
              </w:rPr>
            </w:pPr>
            <w:r w:rsidRPr="000923C4">
              <w:rPr>
                <w:i/>
                <w:sz w:val="18"/>
                <w:szCs w:val="18"/>
                <w:lang w:val="en-GB"/>
              </w:rPr>
              <w:t>(same as for dataset)</w:t>
            </w:r>
          </w:p>
        </w:tc>
      </w:tr>
      <w:tr w:rsidR="00795B28" w:rsidRPr="00FF0ACC" w14:paraId="75CB34FD" w14:textId="77777777" w:rsidTr="006B5001">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73690417" w14:textId="77777777" w:rsidR="00795B28" w:rsidRPr="000923C4" w:rsidRDefault="00795B28" w:rsidP="006B5001">
            <w:pPr>
              <w:spacing w:before="60" w:after="60" w:line="240" w:lineRule="auto"/>
              <w:rPr>
                <w:sz w:val="18"/>
                <w:szCs w:val="18"/>
                <w:lang w:val="en-GB"/>
              </w:rPr>
            </w:pPr>
            <w:r w:rsidRPr="000923C4">
              <w:rPr>
                <w:sz w:val="18"/>
                <w:szCs w:val="18"/>
                <w:lang w:val="en-GB"/>
              </w:rPr>
              <w:t>Contact information for the individual</w:t>
            </w:r>
          </w:p>
        </w:tc>
        <w:tc>
          <w:tcPr>
            <w:tcW w:w="4081" w:type="dxa"/>
            <w:tcBorders>
              <w:top w:val="single" w:sz="8" w:space="0" w:color="000000"/>
              <w:left w:val="single" w:sz="8" w:space="0" w:color="000000"/>
              <w:bottom w:val="single" w:sz="8" w:space="0" w:color="000000"/>
              <w:right w:val="single" w:sz="8" w:space="0" w:color="000000"/>
            </w:tcBorders>
            <w:hideMark/>
          </w:tcPr>
          <w:p w14:paraId="1ECEDE3E" w14:textId="77777777" w:rsidR="00795B28" w:rsidRPr="00B8620F" w:rsidRDefault="00795B28" w:rsidP="006B5001">
            <w:pPr>
              <w:spacing w:before="60" w:after="60" w:line="240" w:lineRule="auto"/>
              <w:rPr>
                <w:sz w:val="18"/>
                <w:szCs w:val="18"/>
                <w:lang w:val="fr-CA"/>
              </w:rPr>
            </w:pPr>
            <w:proofErr w:type="spellStart"/>
            <w:r w:rsidRPr="00B8620F">
              <w:rPr>
                <w:sz w:val="18"/>
                <w:szCs w:val="18"/>
                <w:lang w:val="fr-CA"/>
              </w:rPr>
              <w:t>CI_Individual</w:t>
            </w:r>
            <w:proofErr w:type="spellEnd"/>
            <w:r w:rsidRPr="00B8620F">
              <w:rPr>
                <w:sz w:val="18"/>
                <w:szCs w:val="18"/>
                <w:lang w:val="fr-CA"/>
              </w:rPr>
              <w:t xml:space="preserve"> &gt; </w:t>
            </w:r>
            <w:proofErr w:type="spellStart"/>
            <w:r w:rsidRPr="00B8620F">
              <w:rPr>
                <w:sz w:val="18"/>
                <w:szCs w:val="18"/>
                <w:lang w:val="fr-CA"/>
              </w:rPr>
              <w:t>contactInfo</w:t>
            </w:r>
            <w:proofErr w:type="spellEnd"/>
            <w:r w:rsidRPr="00B8620F">
              <w:rPr>
                <w:sz w:val="18"/>
                <w:szCs w:val="18"/>
                <w:lang w:val="fr-CA"/>
              </w:rPr>
              <w:t xml:space="preserve"> &gt; </w:t>
            </w:r>
            <w:proofErr w:type="spellStart"/>
            <w:r w:rsidRPr="00B8620F">
              <w:rPr>
                <w:sz w:val="18"/>
                <w:szCs w:val="18"/>
                <w:lang w:val="fr-CA"/>
              </w:rPr>
              <w:t>CI_Contact</w:t>
            </w:r>
            <w:proofErr w:type="spellEnd"/>
          </w:p>
        </w:tc>
        <w:tc>
          <w:tcPr>
            <w:tcW w:w="3417" w:type="dxa"/>
            <w:tcBorders>
              <w:top w:val="single" w:sz="8" w:space="0" w:color="000000"/>
              <w:left w:val="single" w:sz="8" w:space="0" w:color="000000"/>
              <w:bottom w:val="single" w:sz="8" w:space="0" w:color="000000"/>
              <w:right w:val="single" w:sz="8" w:space="0" w:color="000000"/>
            </w:tcBorders>
            <w:hideMark/>
          </w:tcPr>
          <w:p w14:paraId="0130BBFB" w14:textId="77777777" w:rsidR="00795B28" w:rsidRPr="000923C4" w:rsidRDefault="00795B28" w:rsidP="006B5001">
            <w:pPr>
              <w:spacing w:before="60" w:after="60" w:line="240" w:lineRule="auto"/>
              <w:rPr>
                <w:b/>
                <w:sz w:val="18"/>
                <w:szCs w:val="18"/>
                <w:lang w:val="en-GB"/>
              </w:rPr>
            </w:pPr>
            <w:r w:rsidRPr="000923C4">
              <w:rPr>
                <w:b/>
                <w:sz w:val="18"/>
                <w:szCs w:val="18"/>
                <w:lang w:val="en-GB"/>
              </w:rPr>
              <w:t>M</w:t>
            </w:r>
          </w:p>
          <w:p w14:paraId="45A83C4A" w14:textId="77777777" w:rsidR="00795B28" w:rsidRPr="000923C4" w:rsidRDefault="00795B28" w:rsidP="006B5001">
            <w:pPr>
              <w:spacing w:before="60" w:after="60" w:line="240" w:lineRule="auto"/>
              <w:rPr>
                <w:b/>
                <w:sz w:val="18"/>
                <w:szCs w:val="18"/>
                <w:lang w:val="en-GB"/>
              </w:rPr>
            </w:pPr>
            <w:r w:rsidRPr="000923C4">
              <w:rPr>
                <w:sz w:val="18"/>
                <w:szCs w:val="18"/>
                <w:lang w:val="en-GB"/>
              </w:rPr>
              <w:t>(see note 2)</w:t>
            </w:r>
          </w:p>
        </w:tc>
        <w:tc>
          <w:tcPr>
            <w:tcW w:w="3275" w:type="dxa"/>
            <w:tcBorders>
              <w:top w:val="single" w:sz="8" w:space="0" w:color="000000"/>
              <w:left w:val="single" w:sz="8" w:space="0" w:color="000000"/>
              <w:bottom w:val="single" w:sz="8" w:space="0" w:color="000000"/>
              <w:right w:val="single" w:sz="8" w:space="0" w:color="000000"/>
            </w:tcBorders>
            <w:hideMark/>
          </w:tcPr>
          <w:p w14:paraId="621DADE3" w14:textId="77777777" w:rsidR="00795B28" w:rsidRPr="000923C4" w:rsidRDefault="00795B28" w:rsidP="006B5001">
            <w:pPr>
              <w:spacing w:before="60" w:after="60" w:line="240" w:lineRule="auto"/>
              <w:rPr>
                <w:b/>
                <w:sz w:val="18"/>
                <w:szCs w:val="18"/>
                <w:lang w:val="en-GB"/>
              </w:rPr>
            </w:pPr>
            <w:r w:rsidRPr="000923C4">
              <w:rPr>
                <w:b/>
                <w:sz w:val="18"/>
                <w:szCs w:val="18"/>
                <w:lang w:val="en-GB"/>
              </w:rPr>
              <w:t>M</w:t>
            </w:r>
          </w:p>
          <w:p w14:paraId="27A4BBF4" w14:textId="77777777" w:rsidR="00795B28" w:rsidRPr="000923C4" w:rsidRDefault="00795B28" w:rsidP="006B5001">
            <w:pPr>
              <w:spacing w:before="60" w:after="60" w:line="240" w:lineRule="auto"/>
              <w:rPr>
                <w:b/>
                <w:sz w:val="18"/>
                <w:szCs w:val="18"/>
                <w:lang w:val="en-GB"/>
              </w:rPr>
            </w:pPr>
            <w:r w:rsidRPr="000923C4">
              <w:rPr>
                <w:sz w:val="18"/>
                <w:szCs w:val="18"/>
                <w:lang w:val="en-GB"/>
              </w:rPr>
              <w:t>(see note 2)</w:t>
            </w:r>
          </w:p>
        </w:tc>
      </w:tr>
      <w:tr w:rsidR="00795B28" w:rsidRPr="00FF0ACC" w14:paraId="324FC6DA" w14:textId="77777777" w:rsidTr="006B5001">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0FBCB457" w14:textId="77777777" w:rsidR="00795B28" w:rsidRPr="000923C4" w:rsidRDefault="00795B28" w:rsidP="006B5001">
            <w:pPr>
              <w:spacing w:before="60" w:after="60" w:line="240" w:lineRule="auto"/>
              <w:rPr>
                <w:sz w:val="18"/>
                <w:szCs w:val="18"/>
                <w:lang w:val="en-GB"/>
              </w:rPr>
            </w:pPr>
            <w:r w:rsidRPr="000923C4">
              <w:rPr>
                <w:sz w:val="18"/>
                <w:szCs w:val="18"/>
                <w:lang w:val="en-GB"/>
              </w:rPr>
              <w:t>Identifier for the party</w:t>
            </w:r>
          </w:p>
        </w:tc>
        <w:tc>
          <w:tcPr>
            <w:tcW w:w="4081" w:type="dxa"/>
            <w:tcBorders>
              <w:top w:val="single" w:sz="8" w:space="0" w:color="000000"/>
              <w:left w:val="single" w:sz="8" w:space="0" w:color="000000"/>
              <w:bottom w:val="single" w:sz="8" w:space="0" w:color="000000"/>
              <w:right w:val="single" w:sz="8" w:space="0" w:color="000000"/>
            </w:tcBorders>
            <w:hideMark/>
          </w:tcPr>
          <w:p w14:paraId="555F2CC5" w14:textId="77777777" w:rsidR="00795B28" w:rsidRPr="000923C4" w:rsidRDefault="00795B28" w:rsidP="006B5001">
            <w:pPr>
              <w:spacing w:before="60" w:after="60" w:line="240" w:lineRule="auto"/>
              <w:rPr>
                <w:sz w:val="18"/>
                <w:szCs w:val="18"/>
                <w:lang w:val="en-GB"/>
              </w:rPr>
            </w:pPr>
            <w:proofErr w:type="spellStart"/>
            <w:r w:rsidRPr="000923C4">
              <w:rPr>
                <w:sz w:val="18"/>
                <w:szCs w:val="18"/>
                <w:lang w:val="en-GB"/>
              </w:rPr>
              <w:t>CI_Individual.partyIdentifier</w:t>
            </w:r>
            <w:proofErr w:type="spellEnd"/>
          </w:p>
        </w:tc>
        <w:tc>
          <w:tcPr>
            <w:tcW w:w="3417" w:type="dxa"/>
            <w:tcBorders>
              <w:top w:val="single" w:sz="8" w:space="0" w:color="000000"/>
              <w:left w:val="single" w:sz="8" w:space="0" w:color="000000"/>
              <w:bottom w:val="single" w:sz="8" w:space="0" w:color="000000"/>
              <w:right w:val="single" w:sz="8" w:space="0" w:color="000000"/>
            </w:tcBorders>
            <w:hideMark/>
          </w:tcPr>
          <w:p w14:paraId="3F456020" w14:textId="77777777" w:rsidR="00795B28" w:rsidRPr="000923C4" w:rsidRDefault="00795B28" w:rsidP="006B5001">
            <w:pPr>
              <w:spacing w:before="60" w:after="60" w:line="240" w:lineRule="auto"/>
              <w:rPr>
                <w:b/>
                <w:sz w:val="18"/>
                <w:szCs w:val="18"/>
                <w:lang w:val="en-GB"/>
              </w:rPr>
            </w:pPr>
            <w:r w:rsidRPr="000923C4">
              <w:rPr>
                <w:b/>
                <w:sz w:val="18"/>
                <w:szCs w:val="18"/>
                <w:lang w:val="en-GB"/>
              </w:rPr>
              <w:t xml:space="preserve">C </w:t>
            </w:r>
          </w:p>
          <w:p w14:paraId="63858E4E" w14:textId="77777777" w:rsidR="00795B28" w:rsidRPr="000923C4" w:rsidRDefault="00795B28" w:rsidP="006B5001">
            <w:pPr>
              <w:spacing w:before="60" w:after="60" w:line="240" w:lineRule="auto"/>
              <w:rPr>
                <w:b/>
                <w:i/>
                <w:sz w:val="18"/>
                <w:szCs w:val="18"/>
                <w:lang w:val="en-GB"/>
              </w:rPr>
            </w:pPr>
            <w:r w:rsidRPr="000923C4">
              <w:rPr>
                <w:i/>
                <w:sz w:val="18"/>
                <w:szCs w:val="18"/>
                <w:lang w:val="en-GB"/>
              </w:rPr>
              <w:t>(documented if ‘name’ and ‘</w:t>
            </w:r>
            <w:proofErr w:type="spellStart"/>
            <w:r w:rsidRPr="000923C4">
              <w:rPr>
                <w:i/>
                <w:sz w:val="18"/>
                <w:szCs w:val="18"/>
                <w:lang w:val="en-GB"/>
              </w:rPr>
              <w:t>positionName</w:t>
            </w:r>
            <w:proofErr w:type="spellEnd"/>
            <w:r w:rsidRPr="000923C4">
              <w:rPr>
                <w:i/>
                <w:sz w:val="18"/>
                <w:szCs w:val="18"/>
                <w:lang w:val="en-GB"/>
              </w:rPr>
              <w:t>’ not documented</w:t>
            </w:r>
          </w:p>
        </w:tc>
        <w:tc>
          <w:tcPr>
            <w:tcW w:w="3275" w:type="dxa"/>
            <w:tcBorders>
              <w:top w:val="single" w:sz="8" w:space="0" w:color="000000"/>
              <w:left w:val="single" w:sz="8" w:space="0" w:color="000000"/>
              <w:bottom w:val="single" w:sz="8" w:space="0" w:color="000000"/>
              <w:right w:val="single" w:sz="8" w:space="0" w:color="000000"/>
            </w:tcBorders>
            <w:hideMark/>
          </w:tcPr>
          <w:p w14:paraId="15B128A5" w14:textId="77777777" w:rsidR="00795B28" w:rsidRPr="000923C4" w:rsidRDefault="00795B28" w:rsidP="006B5001">
            <w:pPr>
              <w:spacing w:before="60" w:after="60" w:line="240" w:lineRule="auto"/>
              <w:rPr>
                <w:b/>
                <w:sz w:val="18"/>
                <w:szCs w:val="18"/>
                <w:lang w:val="en-GB"/>
              </w:rPr>
            </w:pPr>
            <w:r w:rsidRPr="000923C4">
              <w:rPr>
                <w:b/>
                <w:sz w:val="18"/>
                <w:szCs w:val="18"/>
                <w:lang w:val="en-GB"/>
              </w:rPr>
              <w:t>C</w:t>
            </w:r>
          </w:p>
          <w:p w14:paraId="48710168" w14:textId="77777777" w:rsidR="00795B28" w:rsidRPr="000923C4" w:rsidRDefault="00795B28" w:rsidP="006B5001">
            <w:pPr>
              <w:spacing w:before="60" w:after="60" w:line="240" w:lineRule="auto"/>
              <w:rPr>
                <w:b/>
                <w:i/>
                <w:sz w:val="18"/>
                <w:szCs w:val="18"/>
                <w:lang w:val="en-GB"/>
              </w:rPr>
            </w:pPr>
            <w:r w:rsidRPr="000923C4">
              <w:rPr>
                <w:i/>
                <w:sz w:val="18"/>
                <w:szCs w:val="18"/>
                <w:lang w:val="en-GB"/>
              </w:rPr>
              <w:t>(same as for dataset)</w:t>
            </w:r>
          </w:p>
        </w:tc>
      </w:tr>
    </w:tbl>
    <w:p w14:paraId="398C6B64" w14:textId="77777777" w:rsidR="00795B28" w:rsidRPr="00BD3A75" w:rsidRDefault="00795B28" w:rsidP="00BD3A75">
      <w:pPr>
        <w:spacing w:line="240" w:lineRule="auto"/>
        <w:jc w:val="both"/>
        <w:rPr>
          <w:rFonts w:eastAsia="MS Mincho"/>
          <w:sz w:val="20"/>
          <w:szCs w:val="20"/>
          <w:lang w:val="en-GB"/>
        </w:rPr>
      </w:pPr>
    </w:p>
    <w:p w14:paraId="5B00BF22" w14:textId="77777777" w:rsidR="00795B28" w:rsidRPr="00BD3A75" w:rsidRDefault="00795B28" w:rsidP="00BD3A75">
      <w:pPr>
        <w:pStyle w:val="Caption"/>
        <w:spacing w:line="240" w:lineRule="auto"/>
        <w:jc w:val="center"/>
        <w:rPr>
          <w:b/>
          <w:bCs/>
          <w:sz w:val="18"/>
          <w:szCs w:val="18"/>
          <w:lang w:val="en-GB"/>
        </w:rPr>
      </w:pPr>
      <w:r w:rsidRPr="00BD3A75">
        <w:rPr>
          <w:b/>
          <w:bCs/>
          <w:sz w:val="18"/>
          <w:szCs w:val="18"/>
          <w:lang w:val="en-GB"/>
        </w:rPr>
        <w:t xml:space="preserve">Table 17-3 – Organisations (restriction of </w:t>
      </w:r>
      <w:proofErr w:type="spellStart"/>
      <w:r w:rsidRPr="00BD3A75">
        <w:rPr>
          <w:b/>
          <w:bCs/>
          <w:sz w:val="18"/>
          <w:szCs w:val="18"/>
          <w:lang w:val="en-GB"/>
        </w:rPr>
        <w:t>CI_Organisation</w:t>
      </w:r>
      <w:proofErr w:type="spellEnd"/>
      <w:r w:rsidRPr="00BD3A75">
        <w:rPr>
          <w:b/>
          <w:bCs/>
          <w:sz w:val="18"/>
          <w:szCs w:val="18"/>
          <w:lang w:val="en-GB"/>
        </w:rP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8" w:type="dxa"/>
          <w:right w:w="58" w:type="dxa"/>
        </w:tblCellMar>
        <w:tblLook w:val="04A0" w:firstRow="1" w:lastRow="0" w:firstColumn="1" w:lastColumn="0" w:noHBand="0" w:noVBand="1"/>
      </w:tblPr>
      <w:tblGrid>
        <w:gridCol w:w="3242"/>
        <w:gridCol w:w="4171"/>
        <w:gridCol w:w="3327"/>
        <w:gridCol w:w="3275"/>
      </w:tblGrid>
      <w:tr w:rsidR="00795B28" w:rsidRPr="00FF0ACC" w14:paraId="4D6A045F" w14:textId="77777777" w:rsidTr="00ED7B8F">
        <w:trPr>
          <w:cantSplit/>
        </w:trPr>
        <w:tc>
          <w:tcPr>
            <w:tcW w:w="32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hideMark/>
          </w:tcPr>
          <w:p w14:paraId="46B15318" w14:textId="77777777" w:rsidR="00795B28" w:rsidRPr="00ED7B8F" w:rsidRDefault="00795B28" w:rsidP="00ED7B8F">
            <w:pPr>
              <w:spacing w:before="60" w:after="60" w:line="240" w:lineRule="auto"/>
              <w:rPr>
                <w:b/>
                <w:sz w:val="18"/>
                <w:szCs w:val="18"/>
                <w:lang w:val="en-GB"/>
              </w:rPr>
            </w:pPr>
            <w:r w:rsidRPr="00ED7B8F">
              <w:rPr>
                <w:b/>
                <w:sz w:val="18"/>
                <w:szCs w:val="18"/>
                <w:lang w:val="en-GB"/>
              </w:rPr>
              <w:t>Name</w:t>
            </w:r>
          </w:p>
        </w:tc>
        <w:tc>
          <w:tcPr>
            <w:tcW w:w="41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hideMark/>
          </w:tcPr>
          <w:p w14:paraId="1BCD8E19" w14:textId="77777777" w:rsidR="00795B28" w:rsidRPr="00ED7B8F" w:rsidRDefault="00795B28" w:rsidP="00ED7B8F">
            <w:pPr>
              <w:spacing w:before="60" w:after="60" w:line="240" w:lineRule="auto"/>
              <w:rPr>
                <w:b/>
                <w:sz w:val="18"/>
                <w:szCs w:val="18"/>
                <w:lang w:val="en-GB"/>
              </w:rPr>
            </w:pPr>
            <w:r w:rsidRPr="00ED7B8F">
              <w:rPr>
                <w:b/>
                <w:sz w:val="18"/>
                <w:szCs w:val="18"/>
                <w:lang w:val="en-GB"/>
              </w:rPr>
              <w:t>Path</w:t>
            </w:r>
          </w:p>
        </w:tc>
        <w:tc>
          <w:tcPr>
            <w:tcW w:w="332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hideMark/>
          </w:tcPr>
          <w:p w14:paraId="37D10869" w14:textId="77777777" w:rsidR="00795B28" w:rsidRPr="00ED7B8F" w:rsidRDefault="00795B28" w:rsidP="00ED7B8F">
            <w:pPr>
              <w:spacing w:before="60" w:after="60" w:line="240" w:lineRule="auto"/>
              <w:rPr>
                <w:b/>
                <w:sz w:val="18"/>
                <w:szCs w:val="18"/>
                <w:lang w:val="en-GB"/>
              </w:rPr>
            </w:pPr>
            <w:r w:rsidRPr="00ED7B8F">
              <w:rPr>
                <w:b/>
                <w:sz w:val="18"/>
                <w:szCs w:val="18"/>
                <w:lang w:val="en-GB"/>
              </w:rPr>
              <w:t>Datasets</w:t>
            </w:r>
          </w:p>
        </w:tc>
        <w:tc>
          <w:tcPr>
            <w:tcW w:w="32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hideMark/>
          </w:tcPr>
          <w:p w14:paraId="693C67E1" w14:textId="77777777" w:rsidR="00795B28" w:rsidRPr="00ED7B8F" w:rsidRDefault="00795B28" w:rsidP="00ED7B8F">
            <w:pPr>
              <w:spacing w:before="60" w:after="60" w:line="240" w:lineRule="auto"/>
              <w:rPr>
                <w:b/>
                <w:sz w:val="18"/>
                <w:szCs w:val="18"/>
                <w:lang w:val="en-GB"/>
              </w:rPr>
            </w:pPr>
            <w:r w:rsidRPr="00ED7B8F">
              <w:rPr>
                <w:b/>
                <w:sz w:val="18"/>
                <w:szCs w:val="18"/>
                <w:lang w:val="en-GB"/>
              </w:rPr>
              <w:t>Other resources</w:t>
            </w:r>
          </w:p>
        </w:tc>
      </w:tr>
      <w:tr w:rsidR="00795B28" w:rsidRPr="00FF0ACC" w14:paraId="76611DAE" w14:textId="77777777" w:rsidTr="00ED7B8F">
        <w:trPr>
          <w:trHeight w:val="466"/>
        </w:trPr>
        <w:tc>
          <w:tcPr>
            <w:tcW w:w="3242" w:type="dxa"/>
            <w:tcBorders>
              <w:top w:val="single" w:sz="8" w:space="0" w:color="000000"/>
              <w:left w:val="single" w:sz="8" w:space="0" w:color="000000"/>
              <w:bottom w:val="single" w:sz="8" w:space="0" w:color="000000"/>
              <w:right w:val="single" w:sz="8" w:space="0" w:color="000000"/>
            </w:tcBorders>
            <w:hideMark/>
          </w:tcPr>
          <w:p w14:paraId="77367DFC" w14:textId="77777777" w:rsidR="00795B28" w:rsidRPr="00ED7B8F" w:rsidRDefault="00795B28" w:rsidP="00ED7B8F">
            <w:pPr>
              <w:spacing w:before="60" w:after="60" w:line="240" w:lineRule="auto"/>
              <w:rPr>
                <w:sz w:val="18"/>
                <w:szCs w:val="18"/>
                <w:lang w:val="en-GB"/>
              </w:rPr>
            </w:pPr>
            <w:r w:rsidRPr="00ED7B8F">
              <w:rPr>
                <w:sz w:val="18"/>
                <w:szCs w:val="18"/>
                <w:lang w:val="en-GB"/>
              </w:rPr>
              <w:t>Name of the organisation</w:t>
            </w:r>
          </w:p>
        </w:tc>
        <w:tc>
          <w:tcPr>
            <w:tcW w:w="4171" w:type="dxa"/>
            <w:tcBorders>
              <w:top w:val="single" w:sz="8" w:space="0" w:color="000000"/>
              <w:left w:val="single" w:sz="8" w:space="0" w:color="000000"/>
              <w:bottom w:val="single" w:sz="8" w:space="0" w:color="000000"/>
              <w:right w:val="single" w:sz="8" w:space="0" w:color="000000"/>
            </w:tcBorders>
            <w:hideMark/>
          </w:tcPr>
          <w:p w14:paraId="008C25B6" w14:textId="77777777" w:rsidR="00795B28" w:rsidRPr="00ED7B8F" w:rsidRDefault="00795B28" w:rsidP="00ED7B8F">
            <w:pPr>
              <w:spacing w:before="60" w:after="60" w:line="240" w:lineRule="auto"/>
              <w:rPr>
                <w:sz w:val="18"/>
                <w:szCs w:val="18"/>
                <w:lang w:val="en-GB"/>
              </w:rPr>
            </w:pPr>
            <w:r w:rsidRPr="00ED7B8F">
              <w:rPr>
                <w:sz w:val="18"/>
                <w:szCs w:val="18"/>
                <w:lang w:val="en-GB"/>
              </w:rPr>
              <w:t>CI_Organisation.name</w:t>
            </w:r>
          </w:p>
        </w:tc>
        <w:tc>
          <w:tcPr>
            <w:tcW w:w="3327" w:type="dxa"/>
            <w:tcBorders>
              <w:top w:val="single" w:sz="8" w:space="0" w:color="000000"/>
              <w:left w:val="single" w:sz="8" w:space="0" w:color="000000"/>
              <w:bottom w:val="single" w:sz="8" w:space="0" w:color="000000"/>
              <w:right w:val="single" w:sz="8" w:space="0" w:color="000000"/>
            </w:tcBorders>
            <w:hideMark/>
          </w:tcPr>
          <w:p w14:paraId="1B8F5FA8" w14:textId="77777777" w:rsidR="00795B28" w:rsidRPr="00ED7B8F" w:rsidRDefault="00795B28" w:rsidP="00ED7B8F">
            <w:pPr>
              <w:spacing w:before="60" w:after="60" w:line="240" w:lineRule="auto"/>
              <w:rPr>
                <w:b/>
                <w:sz w:val="18"/>
                <w:szCs w:val="18"/>
                <w:lang w:val="en-GB"/>
              </w:rPr>
            </w:pPr>
            <w:r w:rsidRPr="00ED7B8F">
              <w:rPr>
                <w:b/>
                <w:sz w:val="18"/>
                <w:szCs w:val="18"/>
                <w:lang w:val="en-GB"/>
              </w:rPr>
              <w:t>C</w:t>
            </w:r>
            <w:r w:rsidRPr="00ED7B8F">
              <w:rPr>
                <w:b/>
                <w:sz w:val="18"/>
                <w:szCs w:val="18"/>
                <w:lang w:val="en-GB"/>
              </w:rPr>
              <w:br/>
            </w:r>
            <w:r w:rsidRPr="00ED7B8F">
              <w:rPr>
                <w:i/>
                <w:sz w:val="18"/>
                <w:szCs w:val="18"/>
                <w:lang w:val="en-GB"/>
              </w:rPr>
              <w:t>(documented if ‘</w:t>
            </w:r>
            <w:proofErr w:type="spellStart"/>
            <w:r w:rsidRPr="00ED7B8F">
              <w:rPr>
                <w:i/>
                <w:sz w:val="18"/>
                <w:szCs w:val="18"/>
                <w:lang w:val="en-GB"/>
              </w:rPr>
              <w:t>positionName</w:t>
            </w:r>
            <w:proofErr w:type="spellEnd"/>
            <w:r w:rsidRPr="00ED7B8F">
              <w:rPr>
                <w:i/>
                <w:sz w:val="18"/>
                <w:szCs w:val="18"/>
                <w:lang w:val="en-GB"/>
              </w:rPr>
              <w:t>’ not documented</w:t>
            </w:r>
            <w:r w:rsidRPr="00ED7B8F">
              <w:rPr>
                <w:sz w:val="18"/>
                <w:szCs w:val="18"/>
                <w:lang w:val="en-GB"/>
              </w:rPr>
              <w:t xml:space="preserve"> – see Note 1</w:t>
            </w:r>
            <w:r w:rsidRPr="00ED7B8F">
              <w:rPr>
                <w:i/>
                <w:sz w:val="18"/>
                <w:szCs w:val="18"/>
                <w:lang w:val="en-GB"/>
              </w:rPr>
              <w:t>)</w:t>
            </w:r>
          </w:p>
        </w:tc>
        <w:tc>
          <w:tcPr>
            <w:tcW w:w="3275" w:type="dxa"/>
            <w:tcBorders>
              <w:top w:val="single" w:sz="8" w:space="0" w:color="000000"/>
              <w:left w:val="single" w:sz="8" w:space="0" w:color="000000"/>
              <w:bottom w:val="single" w:sz="8" w:space="0" w:color="000000"/>
              <w:right w:val="single" w:sz="8" w:space="0" w:color="000000"/>
            </w:tcBorders>
            <w:hideMark/>
          </w:tcPr>
          <w:p w14:paraId="66556DC5" w14:textId="77777777" w:rsidR="00795B28" w:rsidRPr="00ED7B8F" w:rsidRDefault="00795B28" w:rsidP="00ED7B8F">
            <w:pPr>
              <w:spacing w:before="60" w:after="60" w:line="240" w:lineRule="auto"/>
              <w:rPr>
                <w:b/>
                <w:sz w:val="18"/>
                <w:szCs w:val="18"/>
                <w:lang w:val="en-GB"/>
              </w:rPr>
            </w:pPr>
            <w:r w:rsidRPr="00ED7B8F">
              <w:rPr>
                <w:b/>
                <w:sz w:val="18"/>
                <w:szCs w:val="18"/>
                <w:lang w:val="en-GB"/>
              </w:rPr>
              <w:t>C</w:t>
            </w:r>
            <w:r w:rsidRPr="00ED7B8F">
              <w:rPr>
                <w:sz w:val="18"/>
                <w:szCs w:val="18"/>
                <w:lang w:val="en-GB"/>
              </w:rPr>
              <w:br/>
            </w:r>
            <w:r w:rsidRPr="00ED7B8F">
              <w:rPr>
                <w:i/>
                <w:sz w:val="18"/>
                <w:szCs w:val="18"/>
                <w:lang w:val="en-GB"/>
              </w:rPr>
              <w:t>(same as for dataset)</w:t>
            </w:r>
          </w:p>
        </w:tc>
      </w:tr>
      <w:tr w:rsidR="00795B28" w:rsidRPr="00FF0ACC" w14:paraId="45DA1912" w14:textId="77777777" w:rsidTr="00ED7B8F">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06BC8F28" w14:textId="77777777" w:rsidR="00795B28" w:rsidRPr="00ED7B8F" w:rsidRDefault="00795B28" w:rsidP="00ED7B8F">
            <w:pPr>
              <w:spacing w:before="60" w:after="60" w:line="240" w:lineRule="auto"/>
              <w:rPr>
                <w:sz w:val="18"/>
                <w:szCs w:val="18"/>
                <w:lang w:val="en-GB"/>
              </w:rPr>
            </w:pPr>
            <w:r w:rsidRPr="00ED7B8F">
              <w:rPr>
                <w:sz w:val="18"/>
                <w:szCs w:val="18"/>
                <w:lang w:val="en-GB"/>
              </w:rPr>
              <w:t>Position of an individual in the organisation</w:t>
            </w:r>
          </w:p>
        </w:tc>
        <w:tc>
          <w:tcPr>
            <w:tcW w:w="4171" w:type="dxa"/>
            <w:tcBorders>
              <w:top w:val="single" w:sz="8" w:space="0" w:color="000000"/>
              <w:left w:val="single" w:sz="8" w:space="0" w:color="000000"/>
              <w:bottom w:val="single" w:sz="8" w:space="0" w:color="000000"/>
              <w:right w:val="single" w:sz="8" w:space="0" w:color="000000"/>
            </w:tcBorders>
            <w:hideMark/>
          </w:tcPr>
          <w:p w14:paraId="0ACC9739" w14:textId="77777777" w:rsidR="00795B28" w:rsidRPr="00ED7B8F" w:rsidRDefault="00795B28" w:rsidP="00ED7B8F">
            <w:pPr>
              <w:spacing w:before="60" w:after="60" w:line="240" w:lineRule="auto"/>
              <w:rPr>
                <w:sz w:val="18"/>
                <w:szCs w:val="18"/>
                <w:lang w:val="en-GB"/>
              </w:rPr>
            </w:pPr>
            <w:proofErr w:type="spellStart"/>
            <w:r w:rsidRPr="00ED7B8F">
              <w:rPr>
                <w:sz w:val="18"/>
                <w:szCs w:val="18"/>
                <w:lang w:val="en-GB"/>
              </w:rPr>
              <w:t>CI_Organisation.positionName</w:t>
            </w:r>
            <w:proofErr w:type="spellEnd"/>
          </w:p>
        </w:tc>
        <w:tc>
          <w:tcPr>
            <w:tcW w:w="3327" w:type="dxa"/>
            <w:tcBorders>
              <w:top w:val="single" w:sz="8" w:space="0" w:color="000000"/>
              <w:left w:val="single" w:sz="8" w:space="0" w:color="000000"/>
              <w:bottom w:val="single" w:sz="8" w:space="0" w:color="000000"/>
              <w:right w:val="single" w:sz="8" w:space="0" w:color="000000"/>
            </w:tcBorders>
            <w:hideMark/>
          </w:tcPr>
          <w:p w14:paraId="65D22731" w14:textId="77777777" w:rsidR="00795B28" w:rsidRPr="00ED7B8F" w:rsidRDefault="00795B28" w:rsidP="00ED7B8F">
            <w:pPr>
              <w:spacing w:before="60" w:after="60" w:line="240" w:lineRule="auto"/>
              <w:rPr>
                <w:b/>
                <w:sz w:val="18"/>
                <w:szCs w:val="18"/>
                <w:lang w:val="en-GB"/>
              </w:rPr>
            </w:pPr>
            <w:r w:rsidRPr="00ED7B8F">
              <w:rPr>
                <w:b/>
                <w:sz w:val="18"/>
                <w:szCs w:val="18"/>
                <w:lang w:val="en-GB"/>
              </w:rPr>
              <w:t>C</w:t>
            </w:r>
          </w:p>
          <w:p w14:paraId="4A367990" w14:textId="77777777" w:rsidR="00795B28" w:rsidRPr="00ED7B8F" w:rsidRDefault="00795B28" w:rsidP="00ED7B8F">
            <w:pPr>
              <w:spacing w:before="60" w:after="60" w:line="240" w:lineRule="auto"/>
              <w:rPr>
                <w:i/>
                <w:sz w:val="18"/>
                <w:szCs w:val="18"/>
                <w:lang w:val="en-GB"/>
              </w:rPr>
            </w:pPr>
            <w:r w:rsidRPr="00ED7B8F">
              <w:rPr>
                <w:i/>
                <w:sz w:val="18"/>
                <w:szCs w:val="18"/>
                <w:lang w:val="en-GB"/>
              </w:rPr>
              <w:t>(documented if ‘name’ not documented</w:t>
            </w:r>
            <w:r w:rsidRPr="00ED7B8F">
              <w:rPr>
                <w:sz w:val="18"/>
                <w:szCs w:val="18"/>
                <w:lang w:val="en-GB"/>
              </w:rPr>
              <w:t xml:space="preserve"> – see Note 1</w:t>
            </w:r>
            <w:r w:rsidRPr="00ED7B8F">
              <w:rPr>
                <w:i/>
                <w:sz w:val="18"/>
                <w:szCs w:val="18"/>
                <w:lang w:val="en-GB"/>
              </w:rPr>
              <w:t>)</w:t>
            </w:r>
          </w:p>
        </w:tc>
        <w:tc>
          <w:tcPr>
            <w:tcW w:w="3275" w:type="dxa"/>
            <w:tcBorders>
              <w:top w:val="single" w:sz="8" w:space="0" w:color="000000"/>
              <w:left w:val="single" w:sz="8" w:space="0" w:color="000000"/>
              <w:bottom w:val="single" w:sz="8" w:space="0" w:color="000000"/>
              <w:right w:val="single" w:sz="8" w:space="0" w:color="000000"/>
            </w:tcBorders>
            <w:hideMark/>
          </w:tcPr>
          <w:p w14:paraId="26E25F55" w14:textId="77777777" w:rsidR="00795B28" w:rsidRPr="00ED7B8F" w:rsidRDefault="00795B28" w:rsidP="00ED7B8F">
            <w:pPr>
              <w:spacing w:before="60" w:after="60" w:line="240" w:lineRule="auto"/>
              <w:rPr>
                <w:b/>
                <w:sz w:val="18"/>
                <w:szCs w:val="18"/>
                <w:lang w:val="en-GB"/>
              </w:rPr>
            </w:pPr>
            <w:r w:rsidRPr="00ED7B8F">
              <w:rPr>
                <w:b/>
                <w:sz w:val="18"/>
                <w:szCs w:val="18"/>
                <w:lang w:val="en-GB"/>
              </w:rPr>
              <w:t>C</w:t>
            </w:r>
          </w:p>
          <w:p w14:paraId="5570076F" w14:textId="77777777" w:rsidR="00795B28" w:rsidRPr="00ED7B8F" w:rsidRDefault="00795B28" w:rsidP="00ED7B8F">
            <w:pPr>
              <w:spacing w:before="60" w:after="60" w:line="240" w:lineRule="auto"/>
              <w:rPr>
                <w:i/>
                <w:sz w:val="18"/>
                <w:szCs w:val="18"/>
                <w:lang w:val="en-GB"/>
              </w:rPr>
            </w:pPr>
            <w:r w:rsidRPr="00ED7B8F">
              <w:rPr>
                <w:i/>
                <w:sz w:val="18"/>
                <w:szCs w:val="18"/>
                <w:lang w:val="en-GB"/>
              </w:rPr>
              <w:t>(same as for dataset)</w:t>
            </w:r>
          </w:p>
        </w:tc>
      </w:tr>
      <w:tr w:rsidR="00795B28" w:rsidRPr="00FF0ACC" w14:paraId="1C3ADE21" w14:textId="77777777" w:rsidTr="00ED7B8F">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5B00A905" w14:textId="77777777" w:rsidR="00795B28" w:rsidRPr="00ED7B8F" w:rsidRDefault="00795B28" w:rsidP="00ED7B8F">
            <w:pPr>
              <w:spacing w:before="60" w:after="60" w:line="240" w:lineRule="auto"/>
              <w:rPr>
                <w:sz w:val="18"/>
                <w:szCs w:val="18"/>
                <w:lang w:val="en-GB"/>
              </w:rPr>
            </w:pPr>
            <w:r w:rsidRPr="00ED7B8F">
              <w:rPr>
                <w:sz w:val="18"/>
                <w:szCs w:val="18"/>
                <w:lang w:val="en-GB"/>
              </w:rPr>
              <w:lastRenderedPageBreak/>
              <w:t>Contact information for the organisation</w:t>
            </w:r>
          </w:p>
        </w:tc>
        <w:tc>
          <w:tcPr>
            <w:tcW w:w="4171" w:type="dxa"/>
            <w:tcBorders>
              <w:top w:val="single" w:sz="8" w:space="0" w:color="000000"/>
              <w:left w:val="single" w:sz="8" w:space="0" w:color="000000"/>
              <w:bottom w:val="single" w:sz="8" w:space="0" w:color="000000"/>
              <w:right w:val="single" w:sz="8" w:space="0" w:color="000000"/>
            </w:tcBorders>
            <w:hideMark/>
          </w:tcPr>
          <w:p w14:paraId="43610AB8" w14:textId="77777777" w:rsidR="00795B28" w:rsidRPr="00B8620F" w:rsidRDefault="00795B28" w:rsidP="00ED7B8F">
            <w:pPr>
              <w:spacing w:before="60" w:after="60" w:line="240" w:lineRule="auto"/>
              <w:rPr>
                <w:sz w:val="18"/>
                <w:szCs w:val="18"/>
                <w:lang w:val="fr-CA"/>
              </w:rPr>
            </w:pPr>
            <w:proofErr w:type="spellStart"/>
            <w:r w:rsidRPr="00B8620F">
              <w:rPr>
                <w:sz w:val="18"/>
                <w:szCs w:val="18"/>
                <w:lang w:val="fr-CA"/>
              </w:rPr>
              <w:t>CI_Organisation.contactInfo</w:t>
            </w:r>
            <w:proofErr w:type="spellEnd"/>
            <w:r w:rsidRPr="00B8620F">
              <w:rPr>
                <w:sz w:val="18"/>
                <w:szCs w:val="18"/>
                <w:lang w:val="fr-CA"/>
              </w:rPr>
              <w:t xml:space="preserve"> &gt; </w:t>
            </w:r>
            <w:proofErr w:type="spellStart"/>
            <w:r w:rsidRPr="00B8620F">
              <w:rPr>
                <w:sz w:val="18"/>
                <w:szCs w:val="18"/>
                <w:lang w:val="fr-CA"/>
              </w:rPr>
              <w:t>CI_Contact</w:t>
            </w:r>
            <w:proofErr w:type="spellEnd"/>
          </w:p>
        </w:tc>
        <w:tc>
          <w:tcPr>
            <w:tcW w:w="3327" w:type="dxa"/>
            <w:tcBorders>
              <w:top w:val="single" w:sz="8" w:space="0" w:color="000000"/>
              <w:left w:val="single" w:sz="8" w:space="0" w:color="000000"/>
              <w:bottom w:val="single" w:sz="8" w:space="0" w:color="000000"/>
              <w:right w:val="single" w:sz="8" w:space="0" w:color="000000"/>
            </w:tcBorders>
            <w:hideMark/>
          </w:tcPr>
          <w:p w14:paraId="7CE50FE1" w14:textId="77777777" w:rsidR="00795B28" w:rsidRPr="00ED7B8F" w:rsidRDefault="00795B28" w:rsidP="00ED7B8F">
            <w:pPr>
              <w:spacing w:before="60" w:after="60" w:line="240" w:lineRule="auto"/>
              <w:rPr>
                <w:b/>
                <w:sz w:val="18"/>
                <w:szCs w:val="18"/>
                <w:lang w:val="en-GB"/>
              </w:rPr>
            </w:pPr>
            <w:r w:rsidRPr="00ED7B8F">
              <w:rPr>
                <w:b/>
                <w:sz w:val="18"/>
                <w:szCs w:val="18"/>
                <w:lang w:val="en-GB"/>
              </w:rPr>
              <w:t>M</w:t>
            </w:r>
          </w:p>
          <w:p w14:paraId="7A9F1F2C" w14:textId="77777777" w:rsidR="00795B28" w:rsidRPr="00ED7B8F" w:rsidRDefault="00795B28" w:rsidP="00ED7B8F">
            <w:pPr>
              <w:spacing w:before="60" w:after="60" w:line="240" w:lineRule="auto"/>
              <w:rPr>
                <w:b/>
                <w:sz w:val="18"/>
                <w:szCs w:val="18"/>
                <w:lang w:val="en-GB"/>
              </w:rPr>
            </w:pPr>
            <w:r w:rsidRPr="00ED7B8F">
              <w:rPr>
                <w:sz w:val="18"/>
                <w:szCs w:val="18"/>
                <w:lang w:val="en-GB"/>
              </w:rPr>
              <w:t>(see note 2)</w:t>
            </w:r>
          </w:p>
        </w:tc>
        <w:tc>
          <w:tcPr>
            <w:tcW w:w="3275" w:type="dxa"/>
            <w:tcBorders>
              <w:top w:val="single" w:sz="8" w:space="0" w:color="000000"/>
              <w:left w:val="single" w:sz="8" w:space="0" w:color="000000"/>
              <w:bottom w:val="single" w:sz="8" w:space="0" w:color="000000"/>
              <w:right w:val="single" w:sz="8" w:space="0" w:color="000000"/>
            </w:tcBorders>
            <w:hideMark/>
          </w:tcPr>
          <w:p w14:paraId="457BE5AD" w14:textId="77777777" w:rsidR="00795B28" w:rsidRPr="00ED7B8F" w:rsidRDefault="00795B28" w:rsidP="00ED7B8F">
            <w:pPr>
              <w:spacing w:before="60" w:after="60" w:line="240" w:lineRule="auto"/>
              <w:rPr>
                <w:b/>
                <w:sz w:val="18"/>
                <w:szCs w:val="18"/>
                <w:lang w:val="en-GB"/>
              </w:rPr>
            </w:pPr>
            <w:r w:rsidRPr="00ED7B8F">
              <w:rPr>
                <w:b/>
                <w:sz w:val="18"/>
                <w:szCs w:val="18"/>
                <w:lang w:val="en-GB"/>
              </w:rPr>
              <w:t>M</w:t>
            </w:r>
          </w:p>
          <w:p w14:paraId="3D270014" w14:textId="77777777" w:rsidR="00795B28" w:rsidRPr="00ED7B8F" w:rsidRDefault="00795B28" w:rsidP="00ED7B8F">
            <w:pPr>
              <w:spacing w:before="60" w:after="60" w:line="240" w:lineRule="auto"/>
              <w:rPr>
                <w:b/>
                <w:sz w:val="18"/>
                <w:szCs w:val="18"/>
                <w:lang w:val="en-GB"/>
              </w:rPr>
            </w:pPr>
            <w:r w:rsidRPr="00ED7B8F">
              <w:rPr>
                <w:sz w:val="18"/>
                <w:szCs w:val="18"/>
                <w:lang w:val="en-GB"/>
              </w:rPr>
              <w:t>(see note 2)</w:t>
            </w:r>
          </w:p>
        </w:tc>
      </w:tr>
      <w:tr w:rsidR="00795B28" w:rsidRPr="00FF0ACC" w14:paraId="35EA6740" w14:textId="77777777" w:rsidTr="00ED7B8F">
        <w:trPr>
          <w:trHeight w:val="543"/>
        </w:trPr>
        <w:tc>
          <w:tcPr>
            <w:tcW w:w="3242" w:type="dxa"/>
            <w:tcBorders>
              <w:top w:val="single" w:sz="8" w:space="0" w:color="000000"/>
              <w:left w:val="single" w:sz="8" w:space="0" w:color="000000"/>
              <w:bottom w:val="single" w:sz="8" w:space="0" w:color="000000"/>
              <w:right w:val="single" w:sz="8" w:space="0" w:color="000000"/>
            </w:tcBorders>
            <w:hideMark/>
          </w:tcPr>
          <w:p w14:paraId="196849D1" w14:textId="77777777" w:rsidR="00795B28" w:rsidRPr="00ED7B8F" w:rsidRDefault="00795B28" w:rsidP="00ED7B8F">
            <w:pPr>
              <w:spacing w:before="60" w:after="60" w:line="240" w:lineRule="auto"/>
              <w:rPr>
                <w:sz w:val="18"/>
                <w:szCs w:val="18"/>
                <w:lang w:val="en-GB"/>
              </w:rPr>
            </w:pPr>
            <w:r w:rsidRPr="00ED7B8F">
              <w:rPr>
                <w:sz w:val="18"/>
                <w:szCs w:val="18"/>
                <w:lang w:val="en-GB"/>
              </w:rPr>
              <w:t>Identifier for the party</w:t>
            </w:r>
          </w:p>
        </w:tc>
        <w:tc>
          <w:tcPr>
            <w:tcW w:w="4171" w:type="dxa"/>
            <w:tcBorders>
              <w:top w:val="single" w:sz="8" w:space="0" w:color="000000"/>
              <w:left w:val="single" w:sz="8" w:space="0" w:color="000000"/>
              <w:bottom w:val="single" w:sz="8" w:space="0" w:color="000000"/>
              <w:right w:val="single" w:sz="8" w:space="0" w:color="000000"/>
            </w:tcBorders>
            <w:hideMark/>
          </w:tcPr>
          <w:p w14:paraId="50E4A8BF" w14:textId="77777777" w:rsidR="00795B28" w:rsidRPr="00ED7B8F" w:rsidRDefault="00795B28" w:rsidP="00ED7B8F">
            <w:pPr>
              <w:spacing w:before="60" w:after="60" w:line="240" w:lineRule="auto"/>
              <w:rPr>
                <w:sz w:val="18"/>
                <w:szCs w:val="18"/>
                <w:lang w:val="en-GB"/>
              </w:rPr>
            </w:pPr>
            <w:proofErr w:type="spellStart"/>
            <w:r w:rsidRPr="00ED7B8F">
              <w:rPr>
                <w:sz w:val="18"/>
                <w:szCs w:val="18"/>
                <w:lang w:val="en-GB"/>
              </w:rPr>
              <w:t>CI_Organisation.partyIdentifier</w:t>
            </w:r>
            <w:proofErr w:type="spellEnd"/>
          </w:p>
        </w:tc>
        <w:tc>
          <w:tcPr>
            <w:tcW w:w="3327" w:type="dxa"/>
            <w:tcBorders>
              <w:top w:val="single" w:sz="8" w:space="0" w:color="000000"/>
              <w:left w:val="single" w:sz="8" w:space="0" w:color="000000"/>
              <w:bottom w:val="single" w:sz="8" w:space="0" w:color="000000"/>
              <w:right w:val="single" w:sz="8" w:space="0" w:color="000000"/>
            </w:tcBorders>
            <w:hideMark/>
          </w:tcPr>
          <w:p w14:paraId="6F2A8EB6" w14:textId="77777777" w:rsidR="00795B28" w:rsidRPr="00ED7B8F" w:rsidRDefault="00795B28" w:rsidP="00ED7B8F">
            <w:pPr>
              <w:spacing w:before="60" w:after="60" w:line="240" w:lineRule="auto"/>
              <w:rPr>
                <w:b/>
                <w:sz w:val="18"/>
                <w:szCs w:val="18"/>
                <w:lang w:val="en-GB"/>
              </w:rPr>
            </w:pPr>
            <w:r w:rsidRPr="00ED7B8F">
              <w:rPr>
                <w:b/>
                <w:sz w:val="18"/>
                <w:szCs w:val="18"/>
                <w:lang w:val="en-GB"/>
              </w:rPr>
              <w:t xml:space="preserve">C </w:t>
            </w:r>
          </w:p>
          <w:p w14:paraId="4EB1C877" w14:textId="77777777" w:rsidR="00795B28" w:rsidRPr="00ED7B8F" w:rsidRDefault="00795B28" w:rsidP="00ED7B8F">
            <w:pPr>
              <w:spacing w:before="60" w:after="60" w:line="240" w:lineRule="auto"/>
              <w:rPr>
                <w:b/>
                <w:i/>
                <w:sz w:val="18"/>
                <w:szCs w:val="18"/>
                <w:lang w:val="en-GB"/>
              </w:rPr>
            </w:pPr>
            <w:r w:rsidRPr="00ED7B8F">
              <w:rPr>
                <w:i/>
                <w:sz w:val="18"/>
                <w:szCs w:val="18"/>
                <w:lang w:val="en-GB"/>
              </w:rPr>
              <w:t>(documented if ‘name’ and ‘</w:t>
            </w:r>
            <w:proofErr w:type="spellStart"/>
            <w:r w:rsidRPr="00ED7B8F">
              <w:rPr>
                <w:i/>
                <w:sz w:val="18"/>
                <w:szCs w:val="18"/>
                <w:lang w:val="en-GB"/>
              </w:rPr>
              <w:t>positionName</w:t>
            </w:r>
            <w:proofErr w:type="spellEnd"/>
            <w:r w:rsidRPr="00ED7B8F">
              <w:rPr>
                <w:i/>
                <w:sz w:val="18"/>
                <w:szCs w:val="18"/>
                <w:lang w:val="en-GB"/>
              </w:rPr>
              <w:t>’ not documented</w:t>
            </w:r>
          </w:p>
        </w:tc>
        <w:tc>
          <w:tcPr>
            <w:tcW w:w="3275" w:type="dxa"/>
            <w:tcBorders>
              <w:top w:val="single" w:sz="8" w:space="0" w:color="000000"/>
              <w:left w:val="single" w:sz="8" w:space="0" w:color="000000"/>
              <w:bottom w:val="single" w:sz="8" w:space="0" w:color="000000"/>
              <w:right w:val="single" w:sz="8" w:space="0" w:color="000000"/>
            </w:tcBorders>
            <w:hideMark/>
          </w:tcPr>
          <w:p w14:paraId="156449E3" w14:textId="77777777" w:rsidR="00795B28" w:rsidRPr="00ED7B8F" w:rsidRDefault="00795B28" w:rsidP="00ED7B8F">
            <w:pPr>
              <w:spacing w:before="60" w:after="60" w:line="240" w:lineRule="auto"/>
              <w:rPr>
                <w:b/>
                <w:sz w:val="18"/>
                <w:szCs w:val="18"/>
                <w:lang w:val="en-GB"/>
              </w:rPr>
            </w:pPr>
            <w:r w:rsidRPr="00ED7B8F">
              <w:rPr>
                <w:b/>
                <w:sz w:val="18"/>
                <w:szCs w:val="18"/>
                <w:lang w:val="en-GB"/>
              </w:rPr>
              <w:t>C</w:t>
            </w:r>
          </w:p>
          <w:p w14:paraId="437335F9" w14:textId="77777777" w:rsidR="00795B28" w:rsidRPr="00ED7B8F" w:rsidRDefault="00795B28" w:rsidP="00ED7B8F">
            <w:pPr>
              <w:spacing w:before="60" w:after="60" w:line="240" w:lineRule="auto"/>
              <w:rPr>
                <w:b/>
                <w:i/>
                <w:sz w:val="18"/>
                <w:szCs w:val="18"/>
                <w:lang w:val="en-GB"/>
              </w:rPr>
            </w:pPr>
            <w:r w:rsidRPr="00ED7B8F">
              <w:rPr>
                <w:i/>
                <w:sz w:val="18"/>
                <w:szCs w:val="18"/>
                <w:lang w:val="en-GB"/>
              </w:rPr>
              <w:t>(same as for dataset)</w:t>
            </w:r>
          </w:p>
        </w:tc>
      </w:tr>
    </w:tbl>
    <w:p w14:paraId="7C87DB43" w14:textId="77777777" w:rsidR="00795B28" w:rsidRPr="00DB4595" w:rsidRDefault="00795B28" w:rsidP="00DB4595">
      <w:pPr>
        <w:spacing w:line="240" w:lineRule="auto"/>
        <w:jc w:val="both"/>
        <w:rPr>
          <w:rFonts w:eastAsia="MS Mincho"/>
          <w:sz w:val="20"/>
          <w:szCs w:val="20"/>
          <w:lang w:val="en-GB"/>
        </w:rPr>
      </w:pPr>
    </w:p>
    <w:p w14:paraId="02F39174" w14:textId="0D1F3630" w:rsidR="00795B28" w:rsidRPr="002465E3" w:rsidRDefault="00795B28" w:rsidP="002465E3">
      <w:pPr>
        <w:spacing w:after="120" w:line="240" w:lineRule="auto"/>
        <w:jc w:val="both"/>
        <w:rPr>
          <w:sz w:val="20"/>
          <w:szCs w:val="20"/>
          <w:lang w:val="en-GB"/>
        </w:rPr>
      </w:pPr>
      <w:r w:rsidRPr="002465E3">
        <w:rPr>
          <w:sz w:val="20"/>
          <w:szCs w:val="20"/>
          <w:lang w:val="en-GB"/>
        </w:rPr>
        <w:t>NOTE 1</w:t>
      </w:r>
      <w:r w:rsidR="002465E3">
        <w:rPr>
          <w:sz w:val="20"/>
          <w:szCs w:val="20"/>
          <w:lang w:val="en-GB"/>
        </w:rPr>
        <w:t>:</w:t>
      </w:r>
      <w:r w:rsidRPr="002465E3">
        <w:rPr>
          <w:sz w:val="20"/>
          <w:szCs w:val="20"/>
          <w:lang w:val="en-GB"/>
        </w:rPr>
        <w:t xml:space="preserve"> S-100 restricts ISO 19115-1 in that documenting the ‘logo’ attribute of </w:t>
      </w:r>
      <w:proofErr w:type="spellStart"/>
      <w:r w:rsidRPr="002465E3">
        <w:rPr>
          <w:sz w:val="20"/>
          <w:szCs w:val="20"/>
          <w:lang w:val="en-GB"/>
        </w:rPr>
        <w:t>CI_Organisation</w:t>
      </w:r>
      <w:proofErr w:type="spellEnd"/>
      <w:r w:rsidRPr="002465E3">
        <w:rPr>
          <w:sz w:val="20"/>
          <w:szCs w:val="20"/>
          <w:lang w:val="en-GB"/>
        </w:rPr>
        <w:t xml:space="preserve"> is not sufficient to allow omission of both ‘name’ and ‘</w:t>
      </w:r>
      <w:proofErr w:type="spellStart"/>
      <w:r w:rsidRPr="002465E3">
        <w:rPr>
          <w:sz w:val="20"/>
          <w:szCs w:val="20"/>
          <w:lang w:val="en-GB"/>
        </w:rPr>
        <w:t>positionName</w:t>
      </w:r>
      <w:proofErr w:type="spellEnd"/>
      <w:r w:rsidRPr="002465E3">
        <w:rPr>
          <w:sz w:val="20"/>
          <w:szCs w:val="20"/>
          <w:lang w:val="en-GB"/>
        </w:rPr>
        <w:t>’.</w:t>
      </w:r>
    </w:p>
    <w:p w14:paraId="2FFD3F54" w14:textId="77777777" w:rsidR="00B81108" w:rsidRDefault="00795B28" w:rsidP="00132591">
      <w:pPr>
        <w:spacing w:after="120" w:line="240" w:lineRule="auto"/>
        <w:jc w:val="both"/>
        <w:rPr>
          <w:sz w:val="20"/>
          <w:szCs w:val="20"/>
          <w:lang w:val="en-GB"/>
        </w:rPr>
      </w:pPr>
      <w:r w:rsidRPr="002465E3">
        <w:rPr>
          <w:sz w:val="20"/>
          <w:szCs w:val="20"/>
          <w:lang w:val="en-GB"/>
        </w:rPr>
        <w:t>NOTE 2</w:t>
      </w:r>
      <w:r w:rsidR="002465E3">
        <w:rPr>
          <w:sz w:val="20"/>
          <w:szCs w:val="20"/>
          <w:lang w:val="en-GB"/>
        </w:rPr>
        <w:t>:</w:t>
      </w:r>
      <w:r w:rsidRPr="002465E3">
        <w:rPr>
          <w:sz w:val="20"/>
          <w:szCs w:val="20"/>
          <w:lang w:val="en-GB"/>
        </w:rPr>
        <w:t xml:space="preserve"> At least one of </w:t>
      </w:r>
      <w:proofErr w:type="spellStart"/>
      <w:r w:rsidRPr="002465E3">
        <w:rPr>
          <w:sz w:val="20"/>
          <w:szCs w:val="20"/>
          <w:lang w:val="en-GB"/>
        </w:rPr>
        <w:t>CI_Contact</w:t>
      </w:r>
      <w:proofErr w:type="spellEnd"/>
      <w:r w:rsidRPr="002465E3">
        <w:rPr>
          <w:sz w:val="20"/>
          <w:szCs w:val="20"/>
          <w:lang w:val="en-GB"/>
        </w:rPr>
        <w:t xml:space="preserve"> attributes phone / address / </w:t>
      </w:r>
      <w:proofErr w:type="spellStart"/>
      <w:r w:rsidRPr="002465E3">
        <w:rPr>
          <w:sz w:val="20"/>
          <w:szCs w:val="20"/>
          <w:lang w:val="en-GB"/>
        </w:rPr>
        <w:t>onlineResource</w:t>
      </w:r>
      <w:proofErr w:type="spellEnd"/>
      <w:r w:rsidRPr="002465E3">
        <w:rPr>
          <w:sz w:val="20"/>
          <w:szCs w:val="20"/>
          <w:lang w:val="en-GB"/>
        </w:rPr>
        <w:t xml:space="preserve"> / </w:t>
      </w:r>
      <w:proofErr w:type="spellStart"/>
      <w:r w:rsidRPr="002465E3">
        <w:rPr>
          <w:sz w:val="20"/>
          <w:szCs w:val="20"/>
          <w:lang w:val="en-GB"/>
        </w:rPr>
        <w:t>contactInstructions</w:t>
      </w:r>
      <w:proofErr w:type="spellEnd"/>
      <w:r w:rsidRPr="002465E3">
        <w:rPr>
          <w:sz w:val="20"/>
          <w:szCs w:val="20"/>
          <w:lang w:val="en-GB"/>
        </w:rPr>
        <w:t xml:space="preserve"> must be documented</w:t>
      </w:r>
      <w:r w:rsidR="00B81108">
        <w:rPr>
          <w:sz w:val="20"/>
          <w:szCs w:val="20"/>
          <w:lang w:val="en-GB"/>
        </w:rPr>
        <w:t>.</w:t>
      </w:r>
    </w:p>
    <w:p w14:paraId="3CD9D18F" w14:textId="3D953366" w:rsidR="00FA6B45" w:rsidRPr="00132591" w:rsidRDefault="00FA6B45" w:rsidP="00132591">
      <w:pPr>
        <w:spacing w:after="120" w:line="240" w:lineRule="auto"/>
        <w:jc w:val="both"/>
        <w:rPr>
          <w:sz w:val="20"/>
          <w:szCs w:val="20"/>
          <w:lang w:val="en-GB"/>
        </w:rPr>
        <w:sectPr w:rsidR="00FA6B45" w:rsidRPr="00132591" w:rsidSect="005929E6">
          <w:headerReference w:type="even" r:id="rId38"/>
          <w:headerReference w:type="default" r:id="rId39"/>
          <w:footerReference w:type="even" r:id="rId40"/>
          <w:footerReference w:type="default" r:id="rId41"/>
          <w:pgSz w:w="15840" w:h="12240" w:orient="landscape"/>
          <w:pgMar w:top="1440" w:right="1440" w:bottom="1440" w:left="1440" w:header="720" w:footer="720" w:gutter="0"/>
          <w:cols w:space="720"/>
          <w:docGrid w:linePitch="360" w:charSpace="-6145"/>
        </w:sectPr>
      </w:pPr>
    </w:p>
    <w:p w14:paraId="74B0FC7E" w14:textId="6EDEF5DD" w:rsidR="00D24E3B" w:rsidRPr="00127C6A" w:rsidRDefault="00E57629" w:rsidP="00875FEB">
      <w:pPr>
        <w:pStyle w:val="Heading1"/>
        <w:numPr>
          <w:ilvl w:val="0"/>
          <w:numId w:val="0"/>
        </w:numPr>
        <w:spacing w:before="120" w:after="200" w:line="240" w:lineRule="auto"/>
        <w:rPr>
          <w:bCs/>
          <w:szCs w:val="24"/>
          <w:lang w:val="en-GB"/>
        </w:rPr>
      </w:pPr>
      <w:bookmarkStart w:id="522" w:name="_Toc182149140"/>
      <w:r w:rsidRPr="00127C6A">
        <w:rPr>
          <w:bCs/>
          <w:szCs w:val="24"/>
          <w:lang w:val="en-GB"/>
        </w:rPr>
        <w:lastRenderedPageBreak/>
        <w:t>A</w:t>
      </w:r>
      <w:r w:rsidR="00F151F8" w:rsidRPr="00127C6A">
        <w:rPr>
          <w:bCs/>
          <w:szCs w:val="24"/>
          <w:lang w:val="en-GB"/>
        </w:rPr>
        <w:t>NNEX</w:t>
      </w:r>
      <w:r w:rsidRPr="00127C6A">
        <w:rPr>
          <w:bCs/>
          <w:szCs w:val="24"/>
          <w:lang w:val="en-GB"/>
        </w:rPr>
        <w:t xml:space="preserve"> A</w:t>
      </w:r>
      <w:r w:rsidR="00344765" w:rsidRPr="00127C6A">
        <w:rPr>
          <w:bCs/>
          <w:szCs w:val="24"/>
          <w:lang w:val="en-GB"/>
        </w:rPr>
        <w:t xml:space="preserve"> -</w:t>
      </w:r>
      <w:r w:rsidRPr="00127C6A">
        <w:rPr>
          <w:bCs/>
          <w:szCs w:val="24"/>
          <w:lang w:val="en-GB"/>
        </w:rPr>
        <w:t xml:space="preserve"> Data C</w:t>
      </w:r>
      <w:r w:rsidR="00875FEB">
        <w:rPr>
          <w:bCs/>
          <w:szCs w:val="24"/>
          <w:lang w:val="en-GB"/>
        </w:rPr>
        <w:t>lassification</w:t>
      </w:r>
      <w:r w:rsidRPr="00127C6A">
        <w:rPr>
          <w:bCs/>
          <w:szCs w:val="24"/>
          <w:lang w:val="en-GB"/>
        </w:rPr>
        <w:t xml:space="preserve"> and Encoding Guide</w:t>
      </w:r>
      <w:bookmarkEnd w:id="522"/>
    </w:p>
    <w:p w14:paraId="7166259C" w14:textId="1B0B10C7" w:rsidR="0096056E" w:rsidRPr="00980A4D" w:rsidRDefault="0096056E" w:rsidP="00875FEB">
      <w:pPr>
        <w:suppressAutoHyphens w:val="0"/>
        <w:spacing w:line="240" w:lineRule="auto"/>
        <w:jc w:val="both"/>
        <w:rPr>
          <w:sz w:val="20"/>
          <w:szCs w:val="20"/>
          <w:lang w:val="en-GB"/>
        </w:rPr>
      </w:pPr>
      <w:r w:rsidRPr="00980A4D">
        <w:rPr>
          <w:sz w:val="20"/>
          <w:szCs w:val="20"/>
          <w:lang w:val="en-GB"/>
        </w:rPr>
        <w:t>The latest version of the Data C</w:t>
      </w:r>
      <w:r w:rsidR="000B5836">
        <w:rPr>
          <w:sz w:val="20"/>
          <w:szCs w:val="20"/>
          <w:lang w:val="en-GB"/>
        </w:rPr>
        <w:t>lassification</w:t>
      </w:r>
      <w:r w:rsidRPr="00980A4D">
        <w:rPr>
          <w:sz w:val="20"/>
          <w:szCs w:val="20"/>
          <w:lang w:val="en-GB"/>
        </w:rPr>
        <w:t xml:space="preserve"> and Encoding Guide (DCEG) is found on the website</w:t>
      </w:r>
      <w:r w:rsidR="006F0FAE">
        <w:rPr>
          <w:sz w:val="20"/>
          <w:szCs w:val="20"/>
          <w:lang w:val="en-GB"/>
        </w:rPr>
        <w:t>:</w:t>
      </w:r>
    </w:p>
    <w:p w14:paraId="1026EE7F" w14:textId="7B7C365D" w:rsidR="00E57629" w:rsidRPr="00B8620F" w:rsidRDefault="0096056E" w:rsidP="00875FEB">
      <w:pPr>
        <w:suppressAutoHyphens w:val="0"/>
        <w:spacing w:line="240" w:lineRule="auto"/>
        <w:jc w:val="both"/>
        <w:rPr>
          <w:rStyle w:val="Hyperlink"/>
          <w:sz w:val="20"/>
          <w:szCs w:val="20"/>
          <w:lang w:val="fr-CA"/>
        </w:rPr>
      </w:pPr>
      <w:r>
        <w:fldChar w:fldCharType="begin"/>
      </w:r>
      <w:r w:rsidRPr="00E11FA4">
        <w:rPr>
          <w:lang w:val="fr-FR"/>
          <w:rPrChange w:id="523" w:author="Jeff Wootton" w:date="2025-05-30T08:16:00Z" w16du:dateUtc="2025-05-30T06:16:00Z">
            <w:rPr/>
          </w:rPrChange>
        </w:rPr>
        <w:instrText>HYPERLINK "https://www.bshc.pro/s-124-document-management-page/"</w:instrText>
      </w:r>
      <w:r>
        <w:fldChar w:fldCharType="separate"/>
      </w:r>
      <w:r w:rsidRPr="00B8620F">
        <w:rPr>
          <w:rStyle w:val="Hyperlink"/>
          <w:sz w:val="20"/>
          <w:szCs w:val="20"/>
          <w:lang w:val="fr-CA"/>
        </w:rPr>
        <w:t>S-124 document management page – www.bshc.pro</w:t>
      </w:r>
      <w:r>
        <w:fldChar w:fldCharType="end"/>
      </w:r>
    </w:p>
    <w:p w14:paraId="3075824C" w14:textId="77777777" w:rsidR="003A7E2F" w:rsidRPr="00B8620F" w:rsidRDefault="003A7E2F" w:rsidP="00875FEB">
      <w:pPr>
        <w:suppressAutoHyphens w:val="0"/>
        <w:spacing w:line="240" w:lineRule="auto"/>
        <w:jc w:val="both"/>
        <w:rPr>
          <w:rStyle w:val="Hyperlink"/>
          <w:color w:val="auto"/>
          <w:sz w:val="20"/>
          <w:szCs w:val="20"/>
          <w:u w:val="none"/>
          <w:lang w:val="fr-CA"/>
        </w:rPr>
      </w:pPr>
    </w:p>
    <w:p w14:paraId="584951A8" w14:textId="784FCF48" w:rsidR="003A7E2F" w:rsidRPr="00B8620F" w:rsidRDefault="003A7E2F">
      <w:pPr>
        <w:suppressAutoHyphens w:val="0"/>
        <w:spacing w:line="240" w:lineRule="auto"/>
        <w:rPr>
          <w:rStyle w:val="Hyperlink"/>
          <w:color w:val="auto"/>
          <w:sz w:val="20"/>
          <w:szCs w:val="20"/>
          <w:u w:val="none"/>
          <w:lang w:val="fr-CA"/>
        </w:rPr>
      </w:pPr>
      <w:r w:rsidRPr="00B8620F">
        <w:rPr>
          <w:rStyle w:val="Hyperlink"/>
          <w:color w:val="auto"/>
          <w:sz w:val="20"/>
          <w:szCs w:val="20"/>
          <w:u w:val="none"/>
          <w:lang w:val="fr-CA"/>
        </w:rPr>
        <w:br w:type="page"/>
      </w:r>
    </w:p>
    <w:p w14:paraId="4B7A23B9"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27B958A9"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0C8B06D1"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4C9134F9"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79AA255F"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0F68A374"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3C534905"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62252147"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457A802D" w14:textId="77777777" w:rsidR="003A7E2F" w:rsidRPr="00B8620F" w:rsidRDefault="003A7E2F" w:rsidP="003A7E2F">
      <w:pPr>
        <w:suppressAutoHyphens w:val="0"/>
        <w:spacing w:after="240" w:line="240" w:lineRule="auto"/>
        <w:jc w:val="both"/>
        <w:rPr>
          <w:rFonts w:eastAsia="MS Mincho" w:cs="Times New Roman"/>
          <w:color w:val="auto"/>
          <w:sz w:val="20"/>
          <w:szCs w:val="20"/>
          <w:lang w:val="fr-CA" w:eastAsia="ja-JP"/>
        </w:rPr>
      </w:pPr>
    </w:p>
    <w:p w14:paraId="079420F5" w14:textId="77777777" w:rsidR="003A7E2F" w:rsidRPr="00B8620F" w:rsidRDefault="003A7E2F" w:rsidP="003A7E2F">
      <w:pPr>
        <w:suppressAutoHyphens w:val="0"/>
        <w:spacing w:line="240" w:lineRule="auto"/>
        <w:jc w:val="both"/>
        <w:rPr>
          <w:rFonts w:eastAsia="MS Mincho" w:cs="Times New Roman"/>
          <w:color w:val="auto"/>
          <w:sz w:val="20"/>
          <w:szCs w:val="20"/>
          <w:lang w:val="fr-CA" w:eastAsia="ja-JP"/>
        </w:rPr>
      </w:pPr>
    </w:p>
    <w:p w14:paraId="58C10BFA" w14:textId="77777777" w:rsidR="003A7E2F" w:rsidRPr="00FF0ACC" w:rsidRDefault="003A7E2F" w:rsidP="003A7E2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B8620F">
        <w:rPr>
          <w:rFonts w:eastAsia="Times New Roman" w:cs="Times New Roman"/>
          <w:color w:val="auto"/>
          <w:sz w:val="22"/>
          <w:szCs w:val="20"/>
          <w:lang w:val="fr-CA" w:eastAsia="en-GB"/>
        </w:rPr>
        <w:tab/>
      </w:r>
      <w:r w:rsidRPr="00FF0ACC">
        <w:rPr>
          <w:rFonts w:eastAsia="Times New Roman" w:cs="Times New Roman"/>
          <w:color w:val="auto"/>
          <w:sz w:val="22"/>
          <w:szCs w:val="20"/>
          <w:lang w:val="en-GB" w:eastAsia="en-GB"/>
        </w:rPr>
        <w:t>Page intentionally left blank</w:t>
      </w:r>
    </w:p>
    <w:p w14:paraId="00F55FC6" w14:textId="77777777" w:rsidR="003A7E2F" w:rsidRPr="00FF0ACC" w:rsidRDefault="003A7E2F" w:rsidP="003A7E2F">
      <w:pPr>
        <w:suppressAutoHyphens w:val="0"/>
        <w:spacing w:line="240" w:lineRule="auto"/>
        <w:jc w:val="both"/>
        <w:rPr>
          <w:rFonts w:eastAsia="MS Mincho" w:cs="Times New Roman"/>
          <w:color w:val="auto"/>
          <w:sz w:val="20"/>
          <w:szCs w:val="20"/>
          <w:lang w:val="en-GB" w:eastAsia="ja-JP"/>
        </w:rPr>
      </w:pPr>
    </w:p>
    <w:p w14:paraId="28CFEB14" w14:textId="77777777" w:rsidR="003A7E2F" w:rsidRPr="003A7E2F" w:rsidRDefault="003A7E2F" w:rsidP="00875FEB">
      <w:pPr>
        <w:suppressAutoHyphens w:val="0"/>
        <w:spacing w:line="240" w:lineRule="auto"/>
        <w:jc w:val="both"/>
        <w:rPr>
          <w:rStyle w:val="Hyperlink"/>
          <w:color w:val="auto"/>
          <w:sz w:val="20"/>
          <w:szCs w:val="20"/>
          <w:u w:val="none"/>
          <w:lang w:val="en-GB"/>
        </w:rPr>
      </w:pPr>
    </w:p>
    <w:p w14:paraId="60D80D65" w14:textId="77777777" w:rsidR="003A7E2F" w:rsidRPr="003A7E2F" w:rsidRDefault="003A7E2F" w:rsidP="00875FEB">
      <w:pPr>
        <w:suppressAutoHyphens w:val="0"/>
        <w:spacing w:line="240" w:lineRule="auto"/>
        <w:jc w:val="both"/>
        <w:rPr>
          <w:color w:val="auto"/>
          <w:sz w:val="20"/>
          <w:szCs w:val="20"/>
          <w:lang w:val="en-GB"/>
        </w:rPr>
      </w:pPr>
    </w:p>
    <w:p w14:paraId="363A77FF" w14:textId="491612F5" w:rsidR="00E57629" w:rsidRPr="00980A4D" w:rsidRDefault="00E57629">
      <w:pPr>
        <w:suppressAutoHyphens w:val="0"/>
        <w:spacing w:line="240" w:lineRule="auto"/>
        <w:rPr>
          <w:sz w:val="20"/>
          <w:szCs w:val="20"/>
          <w:lang w:val="en-GB"/>
        </w:rPr>
      </w:pPr>
      <w:r w:rsidRPr="00980A4D">
        <w:rPr>
          <w:sz w:val="20"/>
          <w:szCs w:val="20"/>
          <w:lang w:val="en-GB"/>
        </w:rPr>
        <w:br w:type="page"/>
      </w:r>
    </w:p>
    <w:p w14:paraId="7F09FF3D" w14:textId="1E5F6C37" w:rsidR="00D24E3B" w:rsidRPr="00E03D97" w:rsidRDefault="00D24E3B" w:rsidP="00A15747">
      <w:pPr>
        <w:pStyle w:val="Heading1"/>
        <w:numPr>
          <w:ilvl w:val="0"/>
          <w:numId w:val="0"/>
        </w:numPr>
        <w:spacing w:before="120" w:after="200" w:line="240" w:lineRule="auto"/>
        <w:rPr>
          <w:rFonts w:eastAsia="Times New Roman"/>
          <w:bCs/>
          <w:szCs w:val="24"/>
          <w:lang w:val="en-GB"/>
        </w:rPr>
      </w:pPr>
      <w:bookmarkStart w:id="524" w:name="_Toc482116450"/>
      <w:bookmarkStart w:id="525" w:name="_Toc182149141"/>
      <w:r w:rsidRPr="00E03D97">
        <w:rPr>
          <w:bCs/>
          <w:szCs w:val="24"/>
          <w:lang w:val="en-GB"/>
        </w:rPr>
        <w:lastRenderedPageBreak/>
        <w:t>A</w:t>
      </w:r>
      <w:r w:rsidR="00E03D97">
        <w:rPr>
          <w:bCs/>
          <w:szCs w:val="24"/>
          <w:lang w:val="en-GB"/>
        </w:rPr>
        <w:t>NNEX</w:t>
      </w:r>
      <w:r w:rsidRPr="00E03D97">
        <w:rPr>
          <w:bCs/>
          <w:szCs w:val="24"/>
          <w:lang w:val="en-GB"/>
        </w:rPr>
        <w:t xml:space="preserve"> </w:t>
      </w:r>
      <w:r w:rsidR="00344765" w:rsidRPr="00E03D97">
        <w:rPr>
          <w:bCs/>
          <w:szCs w:val="24"/>
          <w:lang w:val="en-GB"/>
        </w:rPr>
        <w:t xml:space="preserve">B - </w:t>
      </w:r>
      <w:r w:rsidRPr="00E03D97">
        <w:rPr>
          <w:bCs/>
          <w:szCs w:val="24"/>
          <w:lang w:val="en-GB"/>
        </w:rPr>
        <w:t>Feature Catalogue</w:t>
      </w:r>
      <w:bookmarkEnd w:id="524"/>
      <w:bookmarkEnd w:id="525"/>
    </w:p>
    <w:p w14:paraId="4920067C" w14:textId="2AE0C12A" w:rsidR="00D24E3B" w:rsidRPr="00A15747" w:rsidRDefault="00D24E3B" w:rsidP="00A15747">
      <w:pPr>
        <w:spacing w:after="120" w:line="240" w:lineRule="auto"/>
        <w:rPr>
          <w:b/>
          <w:sz w:val="20"/>
          <w:szCs w:val="20"/>
          <w:lang w:val="en-GB"/>
        </w:rPr>
      </w:pPr>
      <w:r w:rsidRPr="00A15747">
        <w:rPr>
          <w:b/>
          <w:sz w:val="20"/>
          <w:szCs w:val="20"/>
          <w:lang w:val="en-GB"/>
        </w:rPr>
        <w:t>Name:</w:t>
      </w:r>
      <w:r w:rsidRPr="00A15747">
        <w:rPr>
          <w:sz w:val="20"/>
          <w:szCs w:val="20"/>
          <w:lang w:val="en-GB"/>
        </w:rPr>
        <w:t xml:space="preserve"> </w:t>
      </w:r>
      <w:r w:rsidR="00F57CBD" w:rsidRPr="00A15747">
        <w:rPr>
          <w:sz w:val="20"/>
          <w:szCs w:val="20"/>
          <w:lang w:val="en-GB"/>
        </w:rPr>
        <w:t>Navigational Warnings</w:t>
      </w:r>
      <w:r w:rsidRPr="00A15747">
        <w:rPr>
          <w:sz w:val="20"/>
          <w:szCs w:val="20"/>
          <w:lang w:val="en-GB"/>
        </w:rPr>
        <w:t xml:space="preserve"> Feature Catalogue</w:t>
      </w:r>
    </w:p>
    <w:p w14:paraId="6CA59863" w14:textId="77777777" w:rsidR="00D24E3B" w:rsidRPr="00A15747" w:rsidRDefault="00D24E3B" w:rsidP="00A15747">
      <w:pPr>
        <w:spacing w:after="120" w:line="240" w:lineRule="auto"/>
        <w:rPr>
          <w:b/>
          <w:sz w:val="20"/>
          <w:szCs w:val="20"/>
          <w:lang w:val="en-GB"/>
        </w:rPr>
      </w:pPr>
      <w:r w:rsidRPr="00A15747">
        <w:rPr>
          <w:b/>
          <w:sz w:val="20"/>
          <w:szCs w:val="20"/>
          <w:lang w:val="en-GB"/>
        </w:rPr>
        <w:t>Scope:</w:t>
      </w:r>
      <w:r w:rsidRPr="00A15747">
        <w:rPr>
          <w:sz w:val="20"/>
          <w:szCs w:val="20"/>
          <w:lang w:val="en-GB"/>
        </w:rPr>
        <w:t xml:space="preserve"> </w:t>
      </w:r>
    </w:p>
    <w:p w14:paraId="27D409E6" w14:textId="362DBB6B" w:rsidR="00D24E3B" w:rsidRPr="003D4925" w:rsidRDefault="00D24E3B" w:rsidP="00A15747">
      <w:pPr>
        <w:spacing w:after="120" w:line="240" w:lineRule="auto"/>
        <w:rPr>
          <w:b/>
          <w:sz w:val="20"/>
          <w:szCs w:val="20"/>
          <w:lang w:val="en-GB"/>
        </w:rPr>
      </w:pPr>
      <w:r w:rsidRPr="003D4925">
        <w:rPr>
          <w:b/>
          <w:sz w:val="20"/>
          <w:szCs w:val="20"/>
          <w:lang w:val="en-GB"/>
        </w:rPr>
        <w:t>Version Number:</w:t>
      </w:r>
      <w:r w:rsidRPr="003D4925">
        <w:rPr>
          <w:sz w:val="20"/>
          <w:szCs w:val="20"/>
          <w:lang w:val="en-GB"/>
        </w:rPr>
        <w:t xml:space="preserve"> </w:t>
      </w:r>
      <w:r w:rsidR="00872740" w:rsidRPr="003D4925">
        <w:rPr>
          <w:sz w:val="20"/>
          <w:szCs w:val="20"/>
          <w:lang w:val="en-GB"/>
        </w:rPr>
        <w:t>2</w:t>
      </w:r>
      <w:r w:rsidRPr="003D4925">
        <w:rPr>
          <w:sz w:val="20"/>
          <w:szCs w:val="20"/>
          <w:lang w:val="en-GB"/>
        </w:rPr>
        <w:t>.</w:t>
      </w:r>
      <w:r w:rsidR="000013A3" w:rsidRPr="003D4925">
        <w:rPr>
          <w:sz w:val="20"/>
          <w:szCs w:val="20"/>
          <w:lang w:val="en-GB"/>
        </w:rPr>
        <w:t>0</w:t>
      </w:r>
      <w:r w:rsidR="00872740" w:rsidRPr="003D4925">
        <w:rPr>
          <w:sz w:val="20"/>
          <w:szCs w:val="20"/>
          <w:lang w:val="en-GB"/>
        </w:rPr>
        <w:t>.0</w:t>
      </w:r>
    </w:p>
    <w:p w14:paraId="0C8C80D1" w14:textId="62F6EC19" w:rsidR="00D24E3B" w:rsidRPr="00A15747" w:rsidRDefault="00D24E3B" w:rsidP="00A15747">
      <w:pPr>
        <w:spacing w:after="120" w:line="240" w:lineRule="auto"/>
        <w:rPr>
          <w:b/>
          <w:sz w:val="20"/>
          <w:szCs w:val="20"/>
          <w:lang w:val="en-GB"/>
        </w:rPr>
      </w:pPr>
      <w:r w:rsidRPr="003D4925">
        <w:rPr>
          <w:b/>
          <w:sz w:val="20"/>
          <w:szCs w:val="20"/>
          <w:lang w:val="en-GB"/>
        </w:rPr>
        <w:t xml:space="preserve">Version Date: </w:t>
      </w:r>
      <w:r w:rsidR="000E403E" w:rsidRPr="003D4925">
        <w:rPr>
          <w:sz w:val="20"/>
          <w:szCs w:val="20"/>
          <w:lang w:val="en-GB"/>
        </w:rPr>
        <w:t>15 November 2024</w:t>
      </w:r>
    </w:p>
    <w:p w14:paraId="0536979D" w14:textId="77777777" w:rsidR="00D24E3B" w:rsidRPr="00A15747" w:rsidRDefault="00D24E3B" w:rsidP="000E403E">
      <w:pPr>
        <w:spacing w:line="240" w:lineRule="auto"/>
        <w:rPr>
          <w:sz w:val="20"/>
          <w:szCs w:val="20"/>
          <w:lang w:val="en-GB"/>
        </w:rPr>
      </w:pPr>
      <w:r w:rsidRPr="00A15747">
        <w:rPr>
          <w:b/>
          <w:sz w:val="20"/>
          <w:szCs w:val="20"/>
          <w:lang w:val="en-GB"/>
        </w:rPr>
        <w:t>Producer:</w:t>
      </w:r>
    </w:p>
    <w:p w14:paraId="1A6312AB" w14:textId="77777777" w:rsidR="00D24E3B" w:rsidRPr="00A15747" w:rsidRDefault="00D24E3B" w:rsidP="00B056B1">
      <w:pPr>
        <w:spacing w:line="240" w:lineRule="auto"/>
        <w:ind w:left="851"/>
        <w:rPr>
          <w:sz w:val="20"/>
          <w:szCs w:val="20"/>
          <w:lang w:val="en-GB"/>
        </w:rPr>
      </w:pPr>
      <w:r w:rsidRPr="00A15747">
        <w:rPr>
          <w:sz w:val="20"/>
          <w:szCs w:val="20"/>
          <w:lang w:val="en-GB"/>
        </w:rPr>
        <w:t xml:space="preserve">International Hydrographic Bureau,  </w:t>
      </w:r>
      <w:r w:rsidRPr="00A15747">
        <w:rPr>
          <w:sz w:val="20"/>
          <w:szCs w:val="20"/>
          <w:lang w:val="en-GB"/>
        </w:rPr>
        <w:br/>
        <w:t>4 quai Antoine 1er,</w:t>
      </w:r>
    </w:p>
    <w:p w14:paraId="65CFD92D" w14:textId="77777777" w:rsidR="00D24E3B" w:rsidRPr="00A15747" w:rsidRDefault="00D24E3B" w:rsidP="00B056B1">
      <w:pPr>
        <w:spacing w:line="240" w:lineRule="auto"/>
        <w:ind w:left="851"/>
        <w:rPr>
          <w:sz w:val="20"/>
          <w:szCs w:val="20"/>
          <w:lang w:val="en-GB"/>
        </w:rPr>
      </w:pPr>
      <w:r w:rsidRPr="00A15747">
        <w:rPr>
          <w:sz w:val="20"/>
          <w:szCs w:val="20"/>
          <w:lang w:val="en-GB"/>
        </w:rPr>
        <w:t>B.P. 445</w:t>
      </w:r>
    </w:p>
    <w:p w14:paraId="71CB6FE2" w14:textId="77777777" w:rsidR="00D24E3B" w:rsidRPr="00A15747" w:rsidRDefault="00D24E3B" w:rsidP="00B056B1">
      <w:pPr>
        <w:spacing w:line="240" w:lineRule="auto"/>
        <w:ind w:left="851"/>
        <w:rPr>
          <w:sz w:val="20"/>
          <w:szCs w:val="20"/>
          <w:lang w:val="en-GB"/>
        </w:rPr>
      </w:pPr>
      <w:r w:rsidRPr="00A15747">
        <w:rPr>
          <w:sz w:val="20"/>
          <w:szCs w:val="20"/>
          <w:lang w:val="en-GB"/>
        </w:rPr>
        <w:t>MC 98011 MONACO CEDEX</w:t>
      </w:r>
    </w:p>
    <w:p w14:paraId="24901775" w14:textId="77777777" w:rsidR="00D24E3B" w:rsidRPr="00A15747" w:rsidRDefault="00D24E3B" w:rsidP="00B056B1">
      <w:pPr>
        <w:spacing w:line="240" w:lineRule="auto"/>
        <w:ind w:left="851"/>
        <w:rPr>
          <w:sz w:val="20"/>
          <w:szCs w:val="20"/>
          <w:lang w:val="en-GB"/>
        </w:rPr>
      </w:pPr>
      <w:r w:rsidRPr="00A15747">
        <w:rPr>
          <w:sz w:val="20"/>
          <w:szCs w:val="20"/>
          <w:lang w:val="en-GB"/>
        </w:rPr>
        <w:t>Telephone: +377 93 10 81 00</w:t>
      </w:r>
    </w:p>
    <w:p w14:paraId="46E09BC6" w14:textId="4536DEA3" w:rsidR="00D24E3B" w:rsidRDefault="00B06B88" w:rsidP="00B056B1">
      <w:pPr>
        <w:spacing w:line="240" w:lineRule="auto"/>
        <w:ind w:left="851"/>
        <w:rPr>
          <w:sz w:val="20"/>
          <w:szCs w:val="20"/>
          <w:lang w:val="en-GB"/>
        </w:rPr>
      </w:pPr>
      <w:r>
        <w:rPr>
          <w:sz w:val="20"/>
          <w:szCs w:val="20"/>
          <w:lang w:val="en-GB"/>
        </w:rPr>
        <w:t>F</w:t>
      </w:r>
      <w:r w:rsidR="00D24E3B" w:rsidRPr="00A15747">
        <w:rPr>
          <w:sz w:val="20"/>
          <w:szCs w:val="20"/>
          <w:lang w:val="en-GB"/>
        </w:rPr>
        <w:t>ax: + 377 93 10 81 40</w:t>
      </w:r>
    </w:p>
    <w:p w14:paraId="176A3323" w14:textId="4F17F0B5" w:rsidR="00B056B1" w:rsidRPr="00FF0ACC" w:rsidRDefault="00B056B1" w:rsidP="00B056B1">
      <w:pPr>
        <w:spacing w:after="120" w:line="240" w:lineRule="auto"/>
        <w:ind w:left="851"/>
        <w:rPr>
          <w:rFonts w:eastAsia="Calibri"/>
          <w:sz w:val="20"/>
          <w:szCs w:val="20"/>
          <w:lang w:val="en-GB"/>
        </w:rPr>
      </w:pPr>
      <w:r w:rsidRPr="00FF0ACC">
        <w:rPr>
          <w:rFonts w:eastAsia="Calibri"/>
          <w:sz w:val="20"/>
          <w:szCs w:val="20"/>
          <w:lang w:val="en-GB"/>
        </w:rPr>
        <w:t xml:space="preserve">Email: </w:t>
      </w:r>
      <w:hyperlink r:id="rId42" w:history="1">
        <w:r w:rsidRPr="00FF0ACC">
          <w:rPr>
            <w:rStyle w:val="Hyperlink"/>
            <w:rFonts w:eastAsia="Calibri"/>
            <w:sz w:val="20"/>
            <w:szCs w:val="20"/>
            <w:lang w:val="en-GB"/>
          </w:rPr>
          <w:t>info@iho.int</w:t>
        </w:r>
      </w:hyperlink>
    </w:p>
    <w:p w14:paraId="31C4E494" w14:textId="77777777" w:rsidR="00D24E3B" w:rsidRPr="00A15747" w:rsidRDefault="00D24E3B" w:rsidP="00A15747">
      <w:pPr>
        <w:spacing w:after="120" w:line="240" w:lineRule="auto"/>
        <w:rPr>
          <w:sz w:val="20"/>
          <w:szCs w:val="20"/>
          <w:lang w:val="en-GB"/>
        </w:rPr>
      </w:pPr>
      <w:r w:rsidRPr="00A15747">
        <w:rPr>
          <w:b/>
          <w:sz w:val="20"/>
          <w:szCs w:val="20"/>
          <w:lang w:val="en-GB"/>
        </w:rPr>
        <w:t>Language:</w:t>
      </w:r>
      <w:r w:rsidRPr="00A15747">
        <w:rPr>
          <w:sz w:val="20"/>
          <w:szCs w:val="20"/>
          <w:lang w:val="en-GB"/>
        </w:rPr>
        <w:t xml:space="preserve"> English</w:t>
      </w:r>
    </w:p>
    <w:p w14:paraId="7E90C26C" w14:textId="2FB712D2" w:rsidR="00C9111B" w:rsidRPr="00A15747" w:rsidRDefault="0074066A" w:rsidP="00A15747">
      <w:pPr>
        <w:spacing w:after="120" w:line="240" w:lineRule="auto"/>
        <w:rPr>
          <w:sz w:val="20"/>
          <w:szCs w:val="20"/>
          <w:lang w:val="en-GB"/>
        </w:rPr>
      </w:pPr>
      <w:r>
        <w:rPr>
          <w:sz w:val="20"/>
          <w:szCs w:val="20"/>
          <w:lang w:val="en-GB"/>
        </w:rPr>
        <w:t xml:space="preserve">Human readable </w:t>
      </w:r>
      <w:r w:rsidR="00C9111B" w:rsidRPr="00A15747">
        <w:rPr>
          <w:sz w:val="20"/>
          <w:szCs w:val="20"/>
          <w:lang w:val="en-GB"/>
        </w:rPr>
        <w:t xml:space="preserve">version is supplied as </w:t>
      </w:r>
      <w:r>
        <w:rPr>
          <w:sz w:val="20"/>
          <w:szCs w:val="20"/>
          <w:lang w:val="en-GB"/>
        </w:rPr>
        <w:t>Annex B-1</w:t>
      </w:r>
      <w:r w:rsidR="00C9111B" w:rsidRPr="00A15747">
        <w:rPr>
          <w:sz w:val="20"/>
          <w:szCs w:val="20"/>
          <w:lang w:val="en-GB"/>
        </w:rPr>
        <w:t>.</w:t>
      </w:r>
    </w:p>
    <w:p w14:paraId="3679537B" w14:textId="7AC6C044" w:rsidR="00D64785" w:rsidRDefault="00D64785">
      <w:pPr>
        <w:suppressAutoHyphens w:val="0"/>
        <w:spacing w:line="240" w:lineRule="auto"/>
        <w:rPr>
          <w:sz w:val="22"/>
          <w:szCs w:val="22"/>
          <w:lang w:val="en-GB"/>
        </w:rPr>
      </w:pPr>
      <w:r>
        <w:rPr>
          <w:sz w:val="22"/>
          <w:szCs w:val="22"/>
          <w:lang w:val="en-GB"/>
        </w:rPr>
        <w:br w:type="page"/>
      </w:r>
    </w:p>
    <w:p w14:paraId="5507C36B"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25E0B18B"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3807FAE3"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2530A4B1"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562AE60D"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46C87310"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12F30DB3"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11613A30"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5A01F2B7"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17C947ED" w14:textId="77777777" w:rsidR="00D64785" w:rsidRPr="00FF0ACC" w:rsidRDefault="00D64785" w:rsidP="00D64785">
      <w:pPr>
        <w:suppressAutoHyphens w:val="0"/>
        <w:spacing w:line="240" w:lineRule="auto"/>
        <w:jc w:val="both"/>
        <w:rPr>
          <w:rFonts w:eastAsia="MS Mincho" w:cs="Times New Roman"/>
          <w:color w:val="auto"/>
          <w:sz w:val="20"/>
          <w:szCs w:val="20"/>
          <w:lang w:val="en-GB" w:eastAsia="ja-JP"/>
        </w:rPr>
      </w:pPr>
    </w:p>
    <w:p w14:paraId="1FD902BA" w14:textId="77777777" w:rsidR="00D64785" w:rsidRPr="00FF0ACC" w:rsidRDefault="00D64785" w:rsidP="00D64785">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634A52D0" w14:textId="77777777" w:rsidR="00D64785" w:rsidRPr="00FF0ACC" w:rsidRDefault="00D64785" w:rsidP="00D64785">
      <w:pPr>
        <w:suppressAutoHyphens w:val="0"/>
        <w:spacing w:line="240" w:lineRule="auto"/>
        <w:jc w:val="both"/>
        <w:rPr>
          <w:rFonts w:eastAsia="MS Mincho" w:cs="Times New Roman"/>
          <w:color w:val="auto"/>
          <w:sz w:val="20"/>
          <w:szCs w:val="20"/>
          <w:lang w:val="en-GB" w:eastAsia="ja-JP"/>
        </w:rPr>
      </w:pPr>
    </w:p>
    <w:p w14:paraId="35CAEDFC" w14:textId="77777777" w:rsidR="00D24E3B" w:rsidRDefault="00D24E3B" w:rsidP="00D24E3B">
      <w:pPr>
        <w:rPr>
          <w:sz w:val="22"/>
          <w:szCs w:val="22"/>
          <w:lang w:val="en-GB"/>
        </w:rPr>
      </w:pPr>
    </w:p>
    <w:p w14:paraId="66FC5E9E" w14:textId="77777777" w:rsidR="00D64785" w:rsidRPr="00FF0ACC" w:rsidRDefault="00D64785" w:rsidP="00D24E3B">
      <w:pPr>
        <w:rPr>
          <w:sz w:val="22"/>
          <w:szCs w:val="22"/>
          <w:lang w:val="en-GB"/>
        </w:rPr>
      </w:pPr>
    </w:p>
    <w:p w14:paraId="3A6B276A" w14:textId="77777777" w:rsidR="009A188C" w:rsidRDefault="009A188C">
      <w:pPr>
        <w:suppressAutoHyphens w:val="0"/>
        <w:spacing w:line="240" w:lineRule="auto"/>
        <w:rPr>
          <w:b/>
          <w:bCs/>
          <w:sz w:val="22"/>
          <w:szCs w:val="22"/>
          <w:lang w:val="en-GB"/>
        </w:rPr>
      </w:pPr>
      <w:bookmarkStart w:id="526" w:name="_Toc422820157"/>
      <w:bookmarkStart w:id="527" w:name="_Toc481344127"/>
      <w:bookmarkStart w:id="528" w:name="_Toc482116451"/>
      <w:bookmarkStart w:id="529" w:name="MPADomain_Objects"/>
      <w:bookmarkStart w:id="530" w:name="BKM_380CDCDB_E5F6_4778_A967_94A75F143207"/>
      <w:bookmarkStart w:id="531" w:name="BKM_7BB8ABEA_0B4C_4c3c_9D0F_4177E3377A18"/>
      <w:bookmarkStart w:id="532" w:name="_Ref409605001"/>
      <w:bookmarkEnd w:id="526"/>
      <w:r>
        <w:rPr>
          <w:bCs/>
          <w:sz w:val="22"/>
          <w:szCs w:val="22"/>
          <w:lang w:val="en-GB"/>
        </w:rPr>
        <w:br w:type="page"/>
      </w:r>
    </w:p>
    <w:p w14:paraId="14A4B3A1" w14:textId="48B543AB" w:rsidR="00C00C9A" w:rsidRPr="00FD1A64" w:rsidRDefault="00C00C9A" w:rsidP="00F66F3D">
      <w:pPr>
        <w:pStyle w:val="Heading1"/>
        <w:numPr>
          <w:ilvl w:val="0"/>
          <w:numId w:val="0"/>
        </w:numPr>
        <w:spacing w:before="120" w:after="200" w:line="240" w:lineRule="auto"/>
        <w:rPr>
          <w:bCs/>
          <w:szCs w:val="24"/>
          <w:lang w:val="en-GB"/>
        </w:rPr>
      </w:pPr>
      <w:bookmarkStart w:id="533" w:name="_Toc182149142"/>
      <w:r w:rsidRPr="00FD1A64">
        <w:rPr>
          <w:bCs/>
          <w:szCs w:val="24"/>
          <w:lang w:val="en-GB"/>
        </w:rPr>
        <w:lastRenderedPageBreak/>
        <w:t>A</w:t>
      </w:r>
      <w:r w:rsidR="00F66F3D" w:rsidRPr="00FD1A64">
        <w:rPr>
          <w:bCs/>
          <w:szCs w:val="24"/>
          <w:lang w:val="en-GB"/>
        </w:rPr>
        <w:t>NNEX</w:t>
      </w:r>
      <w:r w:rsidRPr="00FD1A64">
        <w:rPr>
          <w:bCs/>
          <w:szCs w:val="24"/>
          <w:lang w:val="en-GB"/>
        </w:rPr>
        <w:t xml:space="preserve"> </w:t>
      </w:r>
      <w:r w:rsidR="00344765" w:rsidRPr="00FD1A64">
        <w:rPr>
          <w:bCs/>
          <w:szCs w:val="24"/>
          <w:lang w:val="en-GB"/>
        </w:rPr>
        <w:t>C</w:t>
      </w:r>
      <w:r w:rsidRPr="00FD1A64">
        <w:rPr>
          <w:bCs/>
          <w:szCs w:val="24"/>
          <w:lang w:val="en-GB"/>
        </w:rPr>
        <w:t xml:space="preserve"> </w:t>
      </w:r>
      <w:r w:rsidR="00344765" w:rsidRPr="00FD1A64">
        <w:rPr>
          <w:bCs/>
          <w:szCs w:val="24"/>
          <w:lang w:val="en-GB"/>
        </w:rPr>
        <w:t xml:space="preserve">- </w:t>
      </w:r>
      <w:r w:rsidRPr="00FD1A64">
        <w:rPr>
          <w:bCs/>
          <w:szCs w:val="24"/>
          <w:lang w:val="en-GB"/>
        </w:rPr>
        <w:t xml:space="preserve">GML </w:t>
      </w:r>
      <w:bookmarkEnd w:id="527"/>
      <w:bookmarkEnd w:id="528"/>
      <w:r w:rsidR="00344765" w:rsidRPr="00FD1A64">
        <w:rPr>
          <w:bCs/>
          <w:szCs w:val="24"/>
          <w:lang w:val="en-GB"/>
        </w:rPr>
        <w:t>Schema</w:t>
      </w:r>
      <w:bookmarkEnd w:id="533"/>
    </w:p>
    <w:p w14:paraId="0E337CE1" w14:textId="19CA52F5" w:rsidR="009568CF" w:rsidRPr="00F66F3D" w:rsidRDefault="00C00C9A" w:rsidP="00F66F3D">
      <w:pPr>
        <w:spacing w:after="120" w:line="240" w:lineRule="auto"/>
        <w:jc w:val="both"/>
        <w:rPr>
          <w:sz w:val="20"/>
          <w:szCs w:val="20"/>
          <w:lang w:val="en-GB"/>
        </w:rPr>
      </w:pPr>
      <w:r w:rsidRPr="00F66F3D">
        <w:rPr>
          <w:sz w:val="20"/>
          <w:szCs w:val="20"/>
          <w:lang w:val="en-GB"/>
        </w:rPr>
        <w:t>This data format conforms to the profile described in S-100 Part 10b, which is based on GML.</w:t>
      </w:r>
      <w:bookmarkStart w:id="534" w:name="_Toc422820158"/>
      <w:bookmarkEnd w:id="529"/>
      <w:bookmarkEnd w:id="530"/>
      <w:bookmarkEnd w:id="531"/>
      <w:bookmarkEnd w:id="532"/>
      <w:bookmarkEnd w:id="534"/>
      <w:r w:rsidR="00344765" w:rsidRPr="00F66F3D">
        <w:rPr>
          <w:sz w:val="20"/>
          <w:szCs w:val="20"/>
          <w:lang w:val="en-GB"/>
        </w:rPr>
        <w:t xml:space="preserve"> The schema is contained in the schema files and references S-100 components w</w:t>
      </w:r>
      <w:r w:rsidR="00873432">
        <w:rPr>
          <w:sz w:val="20"/>
          <w:szCs w:val="20"/>
          <w:lang w:val="en-GB"/>
        </w:rPr>
        <w:t>h</w:t>
      </w:r>
      <w:r w:rsidR="00344765" w:rsidRPr="00F66F3D">
        <w:rPr>
          <w:sz w:val="20"/>
          <w:szCs w:val="20"/>
          <w:lang w:val="en-GB"/>
        </w:rPr>
        <w:t>ere appropriate.</w:t>
      </w:r>
    </w:p>
    <w:p w14:paraId="792D63D6" w14:textId="7813C045" w:rsidR="00DB0B8F" w:rsidRPr="00FF0ACC" w:rsidRDefault="009568CF" w:rsidP="007614EA">
      <w:pPr>
        <w:suppressAutoHyphens w:val="0"/>
        <w:spacing w:line="240" w:lineRule="auto"/>
        <w:rPr>
          <w:sz w:val="22"/>
          <w:szCs w:val="22"/>
          <w:lang w:val="en-GB"/>
        </w:rPr>
      </w:pPr>
      <w:r w:rsidRPr="00FF0ACC">
        <w:rPr>
          <w:sz w:val="22"/>
          <w:szCs w:val="22"/>
          <w:lang w:val="en-GB"/>
        </w:rPr>
        <w:br w:type="page"/>
      </w:r>
    </w:p>
    <w:p w14:paraId="0AA438EA"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59281A4F"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72863677"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21E47768"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54C59424"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3AD10E3B"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011BCF85"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22F4CBE1"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243E30D0" w14:textId="77777777" w:rsidR="00D64785" w:rsidRPr="00FF0ACC" w:rsidRDefault="00D64785" w:rsidP="00D64785">
      <w:pPr>
        <w:suppressAutoHyphens w:val="0"/>
        <w:spacing w:after="240" w:line="240" w:lineRule="auto"/>
        <w:jc w:val="both"/>
        <w:rPr>
          <w:rFonts w:eastAsia="MS Mincho" w:cs="Times New Roman"/>
          <w:color w:val="auto"/>
          <w:sz w:val="20"/>
          <w:szCs w:val="20"/>
          <w:lang w:val="en-GB" w:eastAsia="ja-JP"/>
        </w:rPr>
      </w:pPr>
    </w:p>
    <w:p w14:paraId="00E351C7" w14:textId="77777777" w:rsidR="00D64785" w:rsidRPr="00FF0ACC" w:rsidRDefault="00D64785" w:rsidP="00D64785">
      <w:pPr>
        <w:suppressAutoHyphens w:val="0"/>
        <w:spacing w:line="240" w:lineRule="auto"/>
        <w:jc w:val="both"/>
        <w:rPr>
          <w:rFonts w:eastAsia="MS Mincho" w:cs="Times New Roman"/>
          <w:color w:val="auto"/>
          <w:sz w:val="20"/>
          <w:szCs w:val="20"/>
          <w:lang w:val="en-GB" w:eastAsia="ja-JP"/>
        </w:rPr>
      </w:pPr>
    </w:p>
    <w:p w14:paraId="2BC4EF96" w14:textId="77777777" w:rsidR="00D64785" w:rsidRPr="00FF0ACC" w:rsidRDefault="00D64785" w:rsidP="00D64785">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3D2816BC" w14:textId="77777777" w:rsidR="00D64785" w:rsidRPr="00FF0ACC" w:rsidRDefault="00D64785" w:rsidP="00D64785">
      <w:pPr>
        <w:suppressAutoHyphens w:val="0"/>
        <w:spacing w:line="240" w:lineRule="auto"/>
        <w:jc w:val="both"/>
        <w:rPr>
          <w:rFonts w:eastAsia="MS Mincho" w:cs="Times New Roman"/>
          <w:color w:val="auto"/>
          <w:sz w:val="20"/>
          <w:szCs w:val="20"/>
          <w:lang w:val="en-GB" w:eastAsia="ja-JP"/>
        </w:rPr>
      </w:pPr>
    </w:p>
    <w:p w14:paraId="5ADDD0E8" w14:textId="77777777" w:rsidR="00D64785" w:rsidRDefault="00D64785">
      <w:pPr>
        <w:suppressAutoHyphens w:val="0"/>
        <w:spacing w:line="240" w:lineRule="auto"/>
        <w:rPr>
          <w:bCs/>
          <w:sz w:val="22"/>
          <w:szCs w:val="22"/>
          <w:lang w:val="en-GB"/>
        </w:rPr>
      </w:pPr>
    </w:p>
    <w:p w14:paraId="6B6055F7" w14:textId="61AA3C72" w:rsidR="00DB0B8F" w:rsidRPr="00FF0ACC" w:rsidRDefault="00DB0B8F">
      <w:pPr>
        <w:suppressAutoHyphens w:val="0"/>
        <w:spacing w:line="240" w:lineRule="auto"/>
        <w:rPr>
          <w:bCs/>
          <w:sz w:val="22"/>
          <w:szCs w:val="22"/>
          <w:lang w:val="en-GB"/>
        </w:rPr>
      </w:pPr>
      <w:r w:rsidRPr="00FF0ACC">
        <w:rPr>
          <w:bCs/>
          <w:sz w:val="22"/>
          <w:szCs w:val="22"/>
          <w:lang w:val="en-GB"/>
        </w:rPr>
        <w:br w:type="page"/>
      </w:r>
    </w:p>
    <w:p w14:paraId="18A8EE2E" w14:textId="5C3EC0F5" w:rsidR="007B7C74" w:rsidRPr="00FD1A64" w:rsidRDefault="007B7C74" w:rsidP="00FD1A64">
      <w:pPr>
        <w:pStyle w:val="Heading1"/>
        <w:numPr>
          <w:ilvl w:val="0"/>
          <w:numId w:val="0"/>
        </w:numPr>
        <w:spacing w:before="120" w:after="200" w:line="240" w:lineRule="auto"/>
        <w:rPr>
          <w:bCs/>
          <w:szCs w:val="24"/>
          <w:lang w:val="en-GB"/>
        </w:rPr>
      </w:pPr>
      <w:bookmarkStart w:id="535" w:name="_Ref131688233"/>
      <w:bookmarkStart w:id="536" w:name="_Ref131688262"/>
      <w:bookmarkStart w:id="537" w:name="_Ref131688269"/>
      <w:bookmarkStart w:id="538" w:name="_Toc182149143"/>
      <w:r w:rsidRPr="00FD1A64">
        <w:rPr>
          <w:bCs/>
          <w:szCs w:val="24"/>
          <w:lang w:val="en-GB"/>
        </w:rPr>
        <w:lastRenderedPageBreak/>
        <w:t>A</w:t>
      </w:r>
      <w:r w:rsidR="00FD1A64">
        <w:rPr>
          <w:bCs/>
          <w:szCs w:val="24"/>
          <w:lang w:val="en-GB"/>
        </w:rPr>
        <w:t>NNEX</w:t>
      </w:r>
      <w:r w:rsidRPr="00FD1A64">
        <w:rPr>
          <w:bCs/>
          <w:szCs w:val="24"/>
          <w:lang w:val="en-GB"/>
        </w:rPr>
        <w:t xml:space="preserve"> </w:t>
      </w:r>
      <w:r w:rsidR="0044455F" w:rsidRPr="00FD1A64">
        <w:rPr>
          <w:bCs/>
          <w:szCs w:val="24"/>
          <w:lang w:val="en-GB"/>
        </w:rPr>
        <w:t xml:space="preserve">D </w:t>
      </w:r>
      <w:r w:rsidR="00344765" w:rsidRPr="00FD1A64">
        <w:rPr>
          <w:bCs/>
          <w:szCs w:val="24"/>
          <w:lang w:val="en-GB"/>
        </w:rPr>
        <w:t>-</w:t>
      </w:r>
      <w:r w:rsidRPr="00FD1A64">
        <w:rPr>
          <w:bCs/>
          <w:szCs w:val="24"/>
          <w:lang w:val="en-GB"/>
        </w:rPr>
        <w:t xml:space="preserve"> Portrayal Catalogue</w:t>
      </w:r>
      <w:bookmarkEnd w:id="535"/>
      <w:bookmarkEnd w:id="536"/>
      <w:bookmarkEnd w:id="537"/>
      <w:bookmarkEnd w:id="538"/>
    </w:p>
    <w:p w14:paraId="2B564CF5" w14:textId="77777777" w:rsidR="0099385B" w:rsidRPr="00FD1A64" w:rsidRDefault="0099385B" w:rsidP="00FD1A64">
      <w:pPr>
        <w:spacing w:after="120" w:line="240" w:lineRule="auto"/>
        <w:rPr>
          <w:b/>
          <w:sz w:val="20"/>
          <w:szCs w:val="20"/>
          <w:lang w:val="en-GB"/>
        </w:rPr>
      </w:pPr>
      <w:r w:rsidRPr="00FD1A64">
        <w:rPr>
          <w:b/>
          <w:sz w:val="20"/>
          <w:szCs w:val="20"/>
          <w:lang w:val="en-GB"/>
        </w:rPr>
        <w:t>Name:</w:t>
      </w:r>
      <w:r w:rsidRPr="00FD1A64">
        <w:rPr>
          <w:sz w:val="20"/>
          <w:szCs w:val="20"/>
          <w:lang w:val="en-GB"/>
        </w:rPr>
        <w:t xml:space="preserve"> Navigational Warnings Portrayal Catalogue</w:t>
      </w:r>
    </w:p>
    <w:p w14:paraId="28D316AA" w14:textId="77777777" w:rsidR="0099385B" w:rsidRPr="00FD1A64" w:rsidRDefault="0099385B" w:rsidP="00FD1A64">
      <w:pPr>
        <w:spacing w:after="120" w:line="240" w:lineRule="auto"/>
        <w:rPr>
          <w:b/>
          <w:sz w:val="20"/>
          <w:szCs w:val="20"/>
          <w:lang w:val="en-GB"/>
        </w:rPr>
      </w:pPr>
      <w:r w:rsidRPr="00FD1A64">
        <w:rPr>
          <w:b/>
          <w:sz w:val="20"/>
          <w:szCs w:val="20"/>
          <w:lang w:val="en-GB"/>
        </w:rPr>
        <w:t>Scope:</w:t>
      </w:r>
      <w:r w:rsidRPr="00FD1A64">
        <w:rPr>
          <w:sz w:val="20"/>
          <w:szCs w:val="20"/>
          <w:lang w:val="en-GB"/>
        </w:rPr>
        <w:t xml:space="preserve"> Navigational Warnings</w:t>
      </w:r>
    </w:p>
    <w:p w14:paraId="4519526C" w14:textId="7E6A4EB4" w:rsidR="0099385B" w:rsidRPr="003D4925" w:rsidRDefault="0099385B" w:rsidP="00FD1A64">
      <w:pPr>
        <w:spacing w:after="120" w:line="240" w:lineRule="auto"/>
        <w:rPr>
          <w:b/>
          <w:sz w:val="20"/>
          <w:szCs w:val="20"/>
          <w:lang w:val="en-GB"/>
        </w:rPr>
      </w:pPr>
      <w:r w:rsidRPr="003D4925">
        <w:rPr>
          <w:b/>
          <w:sz w:val="20"/>
          <w:szCs w:val="20"/>
          <w:lang w:val="en-GB"/>
        </w:rPr>
        <w:t>Version Number:</w:t>
      </w:r>
      <w:r w:rsidRPr="003D4925">
        <w:rPr>
          <w:sz w:val="20"/>
          <w:szCs w:val="20"/>
          <w:lang w:val="en-GB"/>
        </w:rPr>
        <w:t xml:space="preserve"> </w:t>
      </w:r>
      <w:r w:rsidR="00872740" w:rsidRPr="003D4925">
        <w:rPr>
          <w:sz w:val="20"/>
          <w:szCs w:val="20"/>
          <w:lang w:val="en-GB"/>
        </w:rPr>
        <w:t>2</w:t>
      </w:r>
      <w:r w:rsidRPr="003D4925">
        <w:rPr>
          <w:sz w:val="20"/>
          <w:szCs w:val="20"/>
          <w:lang w:val="en-GB"/>
        </w:rPr>
        <w:t>.0.0</w:t>
      </w:r>
    </w:p>
    <w:p w14:paraId="777BCAD4" w14:textId="5F99D228" w:rsidR="0099385B" w:rsidRPr="00873432" w:rsidRDefault="0099385B" w:rsidP="00FD1A64">
      <w:pPr>
        <w:spacing w:after="120" w:line="240" w:lineRule="auto"/>
        <w:rPr>
          <w:b/>
          <w:sz w:val="20"/>
          <w:szCs w:val="20"/>
          <w:lang w:val="en-GB"/>
        </w:rPr>
      </w:pPr>
      <w:r w:rsidRPr="003D4925">
        <w:rPr>
          <w:b/>
          <w:sz w:val="20"/>
          <w:szCs w:val="20"/>
          <w:lang w:val="en-GB"/>
        </w:rPr>
        <w:t xml:space="preserve">Version Date: </w:t>
      </w:r>
      <w:r w:rsidR="00872740" w:rsidRPr="003D4925">
        <w:rPr>
          <w:sz w:val="20"/>
          <w:szCs w:val="20"/>
          <w:lang w:val="en-GB"/>
        </w:rPr>
        <w:t>15</w:t>
      </w:r>
      <w:r w:rsidR="00FD1A64" w:rsidRPr="003D4925">
        <w:rPr>
          <w:sz w:val="20"/>
          <w:szCs w:val="20"/>
          <w:lang w:val="en-GB"/>
        </w:rPr>
        <w:t xml:space="preserve"> November 2024</w:t>
      </w:r>
    </w:p>
    <w:p w14:paraId="63211FCC" w14:textId="77777777" w:rsidR="0099385B" w:rsidRPr="00873432" w:rsidRDefault="0099385B" w:rsidP="00FD1A64">
      <w:pPr>
        <w:spacing w:line="240" w:lineRule="auto"/>
        <w:rPr>
          <w:sz w:val="20"/>
          <w:szCs w:val="20"/>
          <w:lang w:val="en-GB"/>
        </w:rPr>
      </w:pPr>
      <w:r w:rsidRPr="00873432">
        <w:rPr>
          <w:b/>
          <w:sz w:val="20"/>
          <w:szCs w:val="20"/>
          <w:lang w:val="en-GB"/>
        </w:rPr>
        <w:t>Producer:</w:t>
      </w:r>
    </w:p>
    <w:p w14:paraId="08CDCDD3" w14:textId="77777777" w:rsidR="0099385B" w:rsidRPr="00873432" w:rsidRDefault="0099385B" w:rsidP="00EF3D8D">
      <w:pPr>
        <w:spacing w:line="240" w:lineRule="auto"/>
        <w:ind w:left="851"/>
        <w:rPr>
          <w:sz w:val="20"/>
          <w:szCs w:val="20"/>
          <w:lang w:val="en-GB"/>
        </w:rPr>
      </w:pPr>
      <w:r w:rsidRPr="00873432">
        <w:rPr>
          <w:sz w:val="20"/>
          <w:szCs w:val="20"/>
          <w:lang w:val="en-GB"/>
        </w:rPr>
        <w:t xml:space="preserve">International Hydrographic Bureau,  </w:t>
      </w:r>
      <w:r w:rsidRPr="00873432">
        <w:rPr>
          <w:sz w:val="20"/>
          <w:szCs w:val="20"/>
          <w:lang w:val="en-GB"/>
        </w:rPr>
        <w:br/>
        <w:t>4 quai Antoine 1er,</w:t>
      </w:r>
    </w:p>
    <w:p w14:paraId="5A5DBCAA" w14:textId="77777777" w:rsidR="0099385B" w:rsidRPr="00FD1A64" w:rsidRDefault="0099385B" w:rsidP="00EF3D8D">
      <w:pPr>
        <w:spacing w:line="240" w:lineRule="auto"/>
        <w:ind w:left="851"/>
        <w:rPr>
          <w:sz w:val="20"/>
          <w:szCs w:val="20"/>
          <w:lang w:val="en-GB"/>
        </w:rPr>
      </w:pPr>
      <w:r w:rsidRPr="00FD1A64">
        <w:rPr>
          <w:sz w:val="20"/>
          <w:szCs w:val="20"/>
          <w:lang w:val="en-GB"/>
        </w:rPr>
        <w:t>B.P. 445</w:t>
      </w:r>
    </w:p>
    <w:p w14:paraId="591BBB9E" w14:textId="77777777" w:rsidR="0099385B" w:rsidRPr="00FD1A64" w:rsidRDefault="0099385B" w:rsidP="00EF3D8D">
      <w:pPr>
        <w:spacing w:line="240" w:lineRule="auto"/>
        <w:ind w:left="851"/>
        <w:rPr>
          <w:sz w:val="20"/>
          <w:szCs w:val="20"/>
          <w:lang w:val="en-GB"/>
        </w:rPr>
      </w:pPr>
      <w:r w:rsidRPr="00FD1A64">
        <w:rPr>
          <w:sz w:val="20"/>
          <w:szCs w:val="20"/>
          <w:lang w:val="en-GB"/>
        </w:rPr>
        <w:t>MC 98011 MONACO CEDEX</w:t>
      </w:r>
    </w:p>
    <w:p w14:paraId="17F991E4" w14:textId="77777777" w:rsidR="0099385B" w:rsidRPr="00FD1A64" w:rsidRDefault="0099385B" w:rsidP="00EF3D8D">
      <w:pPr>
        <w:spacing w:line="240" w:lineRule="auto"/>
        <w:ind w:left="851"/>
        <w:rPr>
          <w:sz w:val="20"/>
          <w:szCs w:val="20"/>
          <w:lang w:val="en-GB"/>
        </w:rPr>
      </w:pPr>
      <w:r w:rsidRPr="00FD1A64">
        <w:rPr>
          <w:sz w:val="20"/>
          <w:szCs w:val="20"/>
          <w:lang w:val="en-GB"/>
        </w:rPr>
        <w:t>Telephone: +377 93 10 81 00</w:t>
      </w:r>
    </w:p>
    <w:p w14:paraId="5C5E841C" w14:textId="6AC5D16C" w:rsidR="0099385B" w:rsidRDefault="00EF3D8D" w:rsidP="00EF3D8D">
      <w:pPr>
        <w:spacing w:line="240" w:lineRule="auto"/>
        <w:ind w:left="851"/>
        <w:rPr>
          <w:sz w:val="20"/>
          <w:szCs w:val="20"/>
          <w:lang w:val="en-GB"/>
        </w:rPr>
      </w:pPr>
      <w:r>
        <w:rPr>
          <w:sz w:val="20"/>
          <w:szCs w:val="20"/>
          <w:lang w:val="en-GB"/>
        </w:rPr>
        <w:t>F</w:t>
      </w:r>
      <w:r w:rsidR="0099385B" w:rsidRPr="00FD1A64">
        <w:rPr>
          <w:sz w:val="20"/>
          <w:szCs w:val="20"/>
          <w:lang w:val="en-GB"/>
        </w:rPr>
        <w:t>ax: + 377 93 10 81 40</w:t>
      </w:r>
    </w:p>
    <w:p w14:paraId="001924B4" w14:textId="77777777" w:rsidR="00FD1A64" w:rsidRPr="00FF0ACC" w:rsidRDefault="00FD1A64" w:rsidP="00FD1A64">
      <w:pPr>
        <w:spacing w:after="120" w:line="240" w:lineRule="auto"/>
        <w:ind w:left="851"/>
        <w:rPr>
          <w:rFonts w:eastAsia="Calibri"/>
          <w:sz w:val="20"/>
          <w:szCs w:val="20"/>
          <w:lang w:val="en-GB"/>
        </w:rPr>
      </w:pPr>
      <w:r w:rsidRPr="00FF0ACC">
        <w:rPr>
          <w:rFonts w:eastAsia="Calibri"/>
          <w:sz w:val="20"/>
          <w:szCs w:val="20"/>
          <w:lang w:val="en-GB"/>
        </w:rPr>
        <w:t xml:space="preserve">Email: </w:t>
      </w:r>
      <w:hyperlink r:id="rId43" w:history="1">
        <w:r w:rsidRPr="00FF0ACC">
          <w:rPr>
            <w:rStyle w:val="Hyperlink"/>
            <w:rFonts w:eastAsia="Calibri"/>
            <w:sz w:val="20"/>
            <w:szCs w:val="20"/>
            <w:lang w:val="en-GB"/>
          </w:rPr>
          <w:t>info@iho.int</w:t>
        </w:r>
      </w:hyperlink>
    </w:p>
    <w:p w14:paraId="30FF0D6D" w14:textId="77777777" w:rsidR="0099385B" w:rsidRPr="00FD1A64" w:rsidRDefault="0099385B" w:rsidP="00FD1A64">
      <w:pPr>
        <w:spacing w:after="120" w:line="240" w:lineRule="auto"/>
        <w:rPr>
          <w:sz w:val="20"/>
          <w:szCs w:val="20"/>
          <w:lang w:val="en-GB"/>
        </w:rPr>
      </w:pPr>
      <w:r w:rsidRPr="00FD1A64">
        <w:rPr>
          <w:b/>
          <w:sz w:val="20"/>
          <w:szCs w:val="20"/>
          <w:lang w:val="en-GB"/>
        </w:rPr>
        <w:t>Language:</w:t>
      </w:r>
      <w:r w:rsidRPr="00FD1A64">
        <w:rPr>
          <w:sz w:val="20"/>
          <w:szCs w:val="20"/>
          <w:lang w:val="en-GB"/>
        </w:rPr>
        <w:t xml:space="preserve"> English</w:t>
      </w:r>
    </w:p>
    <w:p w14:paraId="65F5B9FB" w14:textId="5F2A72B4" w:rsidR="00531B0F" w:rsidRDefault="00531B0F">
      <w:pPr>
        <w:suppressAutoHyphens w:val="0"/>
        <w:spacing w:line="240" w:lineRule="auto"/>
        <w:rPr>
          <w:sz w:val="20"/>
          <w:szCs w:val="20"/>
          <w:lang w:val="en-GB"/>
        </w:rPr>
      </w:pPr>
      <w:r>
        <w:rPr>
          <w:sz w:val="20"/>
          <w:szCs w:val="20"/>
          <w:lang w:val="en-GB"/>
        </w:rPr>
        <w:br w:type="page"/>
      </w:r>
    </w:p>
    <w:p w14:paraId="0CBBEF15"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20CFA656"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592D0370"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2EE9C37E"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58FD9083"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129DE655"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4E99FE34"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04B9FAFE"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6DDE9D8A" w14:textId="77777777" w:rsidR="00531B0F" w:rsidRPr="00FF0ACC" w:rsidRDefault="00531B0F" w:rsidP="00531B0F">
      <w:pPr>
        <w:suppressAutoHyphens w:val="0"/>
        <w:spacing w:after="240" w:line="240" w:lineRule="auto"/>
        <w:jc w:val="both"/>
        <w:rPr>
          <w:rFonts w:eastAsia="MS Mincho" w:cs="Times New Roman"/>
          <w:color w:val="auto"/>
          <w:sz w:val="20"/>
          <w:szCs w:val="20"/>
          <w:lang w:val="en-GB" w:eastAsia="ja-JP"/>
        </w:rPr>
      </w:pPr>
    </w:p>
    <w:p w14:paraId="104EAAFA" w14:textId="77777777" w:rsidR="00531B0F" w:rsidRPr="00FF0ACC" w:rsidRDefault="00531B0F" w:rsidP="00531B0F">
      <w:pPr>
        <w:suppressAutoHyphens w:val="0"/>
        <w:spacing w:line="240" w:lineRule="auto"/>
        <w:jc w:val="both"/>
        <w:rPr>
          <w:rFonts w:eastAsia="MS Mincho" w:cs="Times New Roman"/>
          <w:color w:val="auto"/>
          <w:sz w:val="20"/>
          <w:szCs w:val="20"/>
          <w:lang w:val="en-GB" w:eastAsia="ja-JP"/>
        </w:rPr>
      </w:pPr>
    </w:p>
    <w:p w14:paraId="3501E567" w14:textId="77777777" w:rsidR="00531B0F" w:rsidRPr="00FF0ACC" w:rsidRDefault="00531B0F" w:rsidP="00531B0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24CA7D2E" w14:textId="77777777" w:rsidR="00531B0F" w:rsidRPr="00FF0ACC" w:rsidRDefault="00531B0F" w:rsidP="00531B0F">
      <w:pPr>
        <w:suppressAutoHyphens w:val="0"/>
        <w:spacing w:line="240" w:lineRule="auto"/>
        <w:jc w:val="both"/>
        <w:rPr>
          <w:rFonts w:eastAsia="MS Mincho" w:cs="Times New Roman"/>
          <w:color w:val="auto"/>
          <w:sz w:val="20"/>
          <w:szCs w:val="20"/>
          <w:lang w:val="en-GB" w:eastAsia="ja-JP"/>
        </w:rPr>
      </w:pPr>
    </w:p>
    <w:p w14:paraId="7A7F3FC6" w14:textId="77777777" w:rsidR="0003160F" w:rsidRDefault="0003160F" w:rsidP="00FD1A64">
      <w:pPr>
        <w:spacing w:after="120" w:line="240" w:lineRule="auto"/>
        <w:rPr>
          <w:sz w:val="20"/>
          <w:szCs w:val="20"/>
          <w:lang w:val="en-GB"/>
        </w:rPr>
      </w:pPr>
    </w:p>
    <w:p w14:paraId="62F4A9FE" w14:textId="77777777" w:rsidR="00531B0F" w:rsidRPr="00FD1A64" w:rsidRDefault="00531B0F" w:rsidP="00FD1A64">
      <w:pPr>
        <w:spacing w:after="120" w:line="240" w:lineRule="auto"/>
        <w:rPr>
          <w:sz w:val="20"/>
          <w:szCs w:val="20"/>
          <w:lang w:val="en-GB"/>
        </w:rPr>
      </w:pPr>
    </w:p>
    <w:p w14:paraId="52382E1F" w14:textId="504E468F" w:rsidR="0003160F" w:rsidRPr="00FF0ACC" w:rsidRDefault="00BB76CF">
      <w:pPr>
        <w:suppressAutoHyphens w:val="0"/>
        <w:spacing w:line="240" w:lineRule="auto"/>
        <w:rPr>
          <w:sz w:val="22"/>
          <w:szCs w:val="22"/>
          <w:lang w:val="en-GB"/>
        </w:rPr>
      </w:pPr>
      <w:r w:rsidRPr="00FF0ACC">
        <w:rPr>
          <w:sz w:val="22"/>
          <w:szCs w:val="22"/>
          <w:lang w:val="en-GB"/>
        </w:rPr>
        <w:br w:type="page"/>
      </w:r>
    </w:p>
    <w:p w14:paraId="0B872FFC" w14:textId="70F0070D" w:rsidR="00E366B1" w:rsidRPr="001B7777" w:rsidRDefault="00BB76CF" w:rsidP="001B7777">
      <w:pPr>
        <w:pStyle w:val="Heading1"/>
        <w:numPr>
          <w:ilvl w:val="0"/>
          <w:numId w:val="0"/>
        </w:numPr>
        <w:spacing w:before="120" w:after="200" w:line="240" w:lineRule="auto"/>
        <w:rPr>
          <w:bCs/>
          <w:szCs w:val="24"/>
          <w:lang w:val="en-GB"/>
        </w:rPr>
      </w:pPr>
      <w:bookmarkStart w:id="539" w:name="_Toc182149144"/>
      <w:r w:rsidRPr="001B7777">
        <w:rPr>
          <w:bCs/>
          <w:szCs w:val="24"/>
          <w:lang w:val="en-GB"/>
        </w:rPr>
        <w:lastRenderedPageBreak/>
        <w:t>A</w:t>
      </w:r>
      <w:r w:rsidR="001B7777">
        <w:rPr>
          <w:bCs/>
          <w:szCs w:val="24"/>
          <w:lang w:val="en-GB"/>
        </w:rPr>
        <w:t>NNEX</w:t>
      </w:r>
      <w:r w:rsidRPr="001B7777">
        <w:rPr>
          <w:bCs/>
          <w:szCs w:val="24"/>
          <w:lang w:val="en-GB"/>
        </w:rPr>
        <w:t xml:space="preserve"> </w:t>
      </w:r>
      <w:r w:rsidR="0044455F" w:rsidRPr="001B7777">
        <w:rPr>
          <w:bCs/>
          <w:szCs w:val="24"/>
          <w:lang w:val="en-GB"/>
        </w:rPr>
        <w:t xml:space="preserve">E </w:t>
      </w:r>
      <w:r w:rsidR="009A1947" w:rsidRPr="001B7777">
        <w:rPr>
          <w:bCs/>
          <w:szCs w:val="24"/>
          <w:lang w:val="en-GB"/>
        </w:rPr>
        <w:t xml:space="preserve">- </w:t>
      </w:r>
      <w:r w:rsidRPr="001B7777">
        <w:rPr>
          <w:bCs/>
          <w:szCs w:val="24"/>
          <w:lang w:val="en-GB"/>
        </w:rPr>
        <w:t xml:space="preserve">Implementation </w:t>
      </w:r>
      <w:r w:rsidR="001B7777">
        <w:rPr>
          <w:bCs/>
          <w:szCs w:val="24"/>
          <w:lang w:val="en-GB"/>
        </w:rPr>
        <w:t>G</w:t>
      </w:r>
      <w:r w:rsidRPr="001B7777">
        <w:rPr>
          <w:bCs/>
          <w:szCs w:val="24"/>
          <w:lang w:val="en-GB"/>
        </w:rPr>
        <w:t>uide</w:t>
      </w:r>
      <w:bookmarkEnd w:id="539"/>
    </w:p>
    <w:p w14:paraId="104577A8" w14:textId="343BADBF" w:rsidR="00E001F6" w:rsidRPr="00BA5635" w:rsidRDefault="00E001F6" w:rsidP="0052317A">
      <w:pPr>
        <w:numPr>
          <w:ilvl w:val="0"/>
          <w:numId w:val="6"/>
        </w:numPr>
        <w:spacing w:after="120" w:line="240" w:lineRule="auto"/>
        <w:ind w:left="284" w:hanging="284"/>
        <w:jc w:val="both"/>
        <w:rPr>
          <w:sz w:val="20"/>
          <w:szCs w:val="20"/>
          <w:lang w:val="en-GB"/>
        </w:rPr>
      </w:pPr>
      <w:r w:rsidRPr="00BA5635">
        <w:rPr>
          <w:sz w:val="20"/>
          <w:szCs w:val="20"/>
          <w:lang w:val="en-GB"/>
        </w:rPr>
        <w:t xml:space="preserve">System using S-124 in a navigation setting should treat S-124 datasets </w:t>
      </w:r>
      <w:r w:rsidR="003D27E1" w:rsidRPr="00BA5635">
        <w:rPr>
          <w:sz w:val="20"/>
          <w:szCs w:val="20"/>
          <w:lang w:val="en-GB"/>
        </w:rPr>
        <w:t xml:space="preserve">as </w:t>
      </w:r>
      <w:r w:rsidRPr="00BA5635">
        <w:rPr>
          <w:sz w:val="20"/>
          <w:szCs w:val="20"/>
          <w:lang w:val="en-GB"/>
        </w:rPr>
        <w:t>overlay information to the underlying chart.</w:t>
      </w:r>
    </w:p>
    <w:p w14:paraId="61E7F4E1" w14:textId="271152CA" w:rsidR="00E001F6" w:rsidRPr="00BA5635" w:rsidRDefault="00E001F6" w:rsidP="0052317A">
      <w:pPr>
        <w:numPr>
          <w:ilvl w:val="0"/>
          <w:numId w:val="6"/>
        </w:numPr>
        <w:spacing w:after="120" w:line="240" w:lineRule="auto"/>
        <w:ind w:left="284" w:hanging="284"/>
        <w:jc w:val="both"/>
        <w:rPr>
          <w:sz w:val="20"/>
          <w:szCs w:val="20"/>
          <w:lang w:val="en-GB"/>
        </w:rPr>
      </w:pPr>
      <w:r w:rsidRPr="00BA5635">
        <w:rPr>
          <w:sz w:val="20"/>
          <w:szCs w:val="20"/>
          <w:lang w:val="en-GB"/>
        </w:rPr>
        <w:t xml:space="preserve">There are no restrictions what the underlying chart means, but in most cases will be an ENC conforming to either the S-57 or S-101 </w:t>
      </w:r>
      <w:r w:rsidR="00B853C8" w:rsidRPr="00BA5635">
        <w:rPr>
          <w:sz w:val="20"/>
          <w:szCs w:val="20"/>
          <w:lang w:val="en-GB"/>
        </w:rPr>
        <w:t>P</w:t>
      </w:r>
      <w:r w:rsidRPr="00BA5635">
        <w:rPr>
          <w:sz w:val="20"/>
          <w:szCs w:val="20"/>
          <w:lang w:val="en-GB"/>
        </w:rPr>
        <w:t xml:space="preserve">roduct </w:t>
      </w:r>
      <w:r w:rsidR="00B853C8" w:rsidRPr="00BA5635">
        <w:rPr>
          <w:sz w:val="20"/>
          <w:szCs w:val="20"/>
          <w:lang w:val="en-GB"/>
        </w:rPr>
        <w:t>S</w:t>
      </w:r>
      <w:r w:rsidRPr="00BA5635">
        <w:rPr>
          <w:sz w:val="20"/>
          <w:szCs w:val="20"/>
          <w:lang w:val="en-GB"/>
        </w:rPr>
        <w:t>pecifications as issued by IHO.</w:t>
      </w:r>
    </w:p>
    <w:p w14:paraId="7A752709" w14:textId="7123BD93" w:rsidR="00E001F6" w:rsidRPr="00BA5635" w:rsidRDefault="00E001F6" w:rsidP="0052317A">
      <w:pPr>
        <w:numPr>
          <w:ilvl w:val="0"/>
          <w:numId w:val="6"/>
        </w:numPr>
        <w:spacing w:after="60" w:line="240" w:lineRule="auto"/>
        <w:ind w:left="284" w:hanging="284"/>
        <w:jc w:val="both"/>
        <w:rPr>
          <w:sz w:val="20"/>
          <w:szCs w:val="20"/>
          <w:lang w:val="en-GB"/>
        </w:rPr>
      </w:pPr>
      <w:r w:rsidRPr="00BA5635">
        <w:rPr>
          <w:sz w:val="20"/>
          <w:szCs w:val="20"/>
          <w:lang w:val="en-GB"/>
        </w:rPr>
        <w:t>The S-98 Interoperability Catalogue standard, specifies requirements for S-100 ECDIS using S-124 in a navigational setting. This includes that</w:t>
      </w:r>
      <w:r w:rsidR="00B442DE" w:rsidRPr="00BA5635">
        <w:rPr>
          <w:sz w:val="20"/>
          <w:szCs w:val="20"/>
          <w:lang w:val="en-GB"/>
        </w:rPr>
        <w:t>:</w:t>
      </w:r>
    </w:p>
    <w:p w14:paraId="7A8E4F2C" w14:textId="6C144124" w:rsidR="00BB76CF" w:rsidRPr="00BA5635" w:rsidRDefault="00BB76CF" w:rsidP="0052317A">
      <w:pPr>
        <w:numPr>
          <w:ilvl w:val="1"/>
          <w:numId w:val="6"/>
        </w:numPr>
        <w:spacing w:after="60" w:line="240" w:lineRule="auto"/>
        <w:ind w:left="567" w:hanging="284"/>
        <w:jc w:val="both"/>
        <w:rPr>
          <w:sz w:val="20"/>
          <w:szCs w:val="20"/>
          <w:lang w:val="en-GB"/>
        </w:rPr>
      </w:pPr>
      <w:r w:rsidRPr="00BA5635">
        <w:rPr>
          <w:sz w:val="20"/>
          <w:szCs w:val="20"/>
          <w:lang w:val="en-GB"/>
        </w:rPr>
        <w:t>S-124 compliant ECDIS should have a function to generate an electronic report that can be used by the inspector for comparison with the latest in-force N</w:t>
      </w:r>
      <w:r w:rsidR="004F54FE" w:rsidRPr="00BA5635">
        <w:rPr>
          <w:sz w:val="20"/>
          <w:szCs w:val="20"/>
          <w:lang w:val="en-GB"/>
        </w:rPr>
        <w:t>AV</w:t>
      </w:r>
      <w:r w:rsidRPr="00BA5635">
        <w:rPr>
          <w:sz w:val="20"/>
          <w:szCs w:val="20"/>
          <w:lang w:val="en-GB"/>
        </w:rPr>
        <w:t>W</w:t>
      </w:r>
      <w:r w:rsidR="004F54FE" w:rsidRPr="00BA5635">
        <w:rPr>
          <w:sz w:val="20"/>
          <w:szCs w:val="20"/>
          <w:lang w:val="en-GB"/>
        </w:rPr>
        <w:t>ARN</w:t>
      </w:r>
      <w:r w:rsidRPr="00BA5635">
        <w:rPr>
          <w:sz w:val="20"/>
          <w:szCs w:val="20"/>
          <w:lang w:val="en-GB"/>
        </w:rPr>
        <w:t xml:space="preserve"> list from the service website</w:t>
      </w:r>
      <w:r w:rsidR="00E001F6" w:rsidRPr="00BA5635">
        <w:rPr>
          <w:sz w:val="20"/>
          <w:szCs w:val="20"/>
          <w:lang w:val="en-GB"/>
        </w:rPr>
        <w:t>, and;</w:t>
      </w:r>
      <w:r w:rsidRPr="00BA5635">
        <w:rPr>
          <w:sz w:val="20"/>
          <w:szCs w:val="20"/>
          <w:lang w:val="en-GB"/>
        </w:rPr>
        <w:t xml:space="preserve"> </w:t>
      </w:r>
    </w:p>
    <w:p w14:paraId="4132E349" w14:textId="0C4FB326" w:rsidR="00BB76CF" w:rsidRPr="00BA5635" w:rsidRDefault="00E001F6" w:rsidP="0052317A">
      <w:pPr>
        <w:numPr>
          <w:ilvl w:val="1"/>
          <w:numId w:val="6"/>
        </w:numPr>
        <w:spacing w:after="120" w:line="240" w:lineRule="auto"/>
        <w:ind w:left="567" w:hanging="284"/>
        <w:jc w:val="both"/>
        <w:rPr>
          <w:sz w:val="20"/>
          <w:szCs w:val="20"/>
          <w:lang w:val="en-GB"/>
        </w:rPr>
      </w:pPr>
      <w:r w:rsidRPr="00BA5635">
        <w:rPr>
          <w:sz w:val="20"/>
          <w:szCs w:val="20"/>
          <w:lang w:val="en-GB"/>
        </w:rPr>
        <w:t>a</w:t>
      </w:r>
      <w:r w:rsidR="00EE0DAB" w:rsidRPr="00BA5635">
        <w:rPr>
          <w:sz w:val="20"/>
          <w:szCs w:val="20"/>
          <w:lang w:val="en-GB"/>
        </w:rPr>
        <w:t xml:space="preserve"> function to</w:t>
      </w:r>
      <w:r w:rsidR="0003160F" w:rsidRPr="00BA5635">
        <w:rPr>
          <w:sz w:val="20"/>
          <w:szCs w:val="20"/>
          <w:lang w:val="en-GB"/>
        </w:rPr>
        <w:t xml:space="preserve"> generate a report that</w:t>
      </w:r>
      <w:r w:rsidR="00EE0DAB" w:rsidRPr="00BA5635">
        <w:rPr>
          <w:sz w:val="20"/>
          <w:szCs w:val="20"/>
          <w:lang w:val="en-GB"/>
        </w:rPr>
        <w:t xml:space="preserve"> show</w:t>
      </w:r>
      <w:r w:rsidR="00B442DE" w:rsidRPr="00BA5635">
        <w:rPr>
          <w:sz w:val="20"/>
          <w:szCs w:val="20"/>
          <w:lang w:val="en-GB"/>
        </w:rPr>
        <w:t>s</w:t>
      </w:r>
      <w:r w:rsidR="00EE0DAB" w:rsidRPr="00BA5635">
        <w:rPr>
          <w:sz w:val="20"/>
          <w:szCs w:val="20"/>
          <w:lang w:val="en-GB"/>
        </w:rPr>
        <w:t xml:space="preserve"> changes since last update request, </w:t>
      </w:r>
      <w:r w:rsidR="00BF2C83" w:rsidRPr="00BA5635">
        <w:rPr>
          <w:sz w:val="20"/>
          <w:szCs w:val="20"/>
          <w:lang w:val="en-GB"/>
        </w:rPr>
        <w:t>for example</w:t>
      </w:r>
      <w:r w:rsidR="00EE0DAB" w:rsidRPr="00BA5635">
        <w:rPr>
          <w:sz w:val="20"/>
          <w:szCs w:val="20"/>
          <w:lang w:val="en-GB"/>
        </w:rPr>
        <w:t xml:space="preserve"> what has been cancelled and what is new.</w:t>
      </w:r>
    </w:p>
    <w:p w14:paraId="72360D62" w14:textId="77777777" w:rsidR="000824A2" w:rsidRPr="00BA5635" w:rsidRDefault="000824A2" w:rsidP="0052317A">
      <w:pPr>
        <w:numPr>
          <w:ilvl w:val="0"/>
          <w:numId w:val="6"/>
        </w:numPr>
        <w:spacing w:after="120" w:line="240" w:lineRule="auto"/>
        <w:ind w:left="284" w:hanging="284"/>
        <w:jc w:val="both"/>
        <w:rPr>
          <w:sz w:val="20"/>
          <w:szCs w:val="20"/>
          <w:lang w:val="en-GB"/>
        </w:rPr>
      </w:pPr>
      <w:r w:rsidRPr="00BA5635">
        <w:rPr>
          <w:sz w:val="20"/>
          <w:szCs w:val="20"/>
          <w:lang w:val="en-GB"/>
        </w:rPr>
        <w:t>It is envisioned that this section will be enhanced with more guidance will be added as experience is gained. Two main areas of guidance is being studied, production system guidance and user system guidance.</w:t>
      </w:r>
    </w:p>
    <w:p w14:paraId="3BFCF454" w14:textId="29B625C3" w:rsidR="00480EAB" w:rsidRDefault="00480EAB">
      <w:pPr>
        <w:suppressAutoHyphens w:val="0"/>
        <w:spacing w:line="240" w:lineRule="auto"/>
        <w:rPr>
          <w:sz w:val="22"/>
          <w:szCs w:val="22"/>
          <w:lang w:val="en-GB"/>
        </w:rPr>
      </w:pPr>
      <w:r>
        <w:rPr>
          <w:sz w:val="22"/>
          <w:szCs w:val="22"/>
          <w:lang w:val="en-GB"/>
        </w:rPr>
        <w:br w:type="page"/>
      </w:r>
    </w:p>
    <w:p w14:paraId="0C331E9A"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2029B6CA"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7B5629BD"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338C2701"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22C12835"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673040BC"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41305113"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75A32B81"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0FC8D965" w14:textId="77777777" w:rsidR="00480EAB" w:rsidRPr="00FF0ACC" w:rsidRDefault="00480EAB" w:rsidP="00480EAB">
      <w:pPr>
        <w:suppressAutoHyphens w:val="0"/>
        <w:spacing w:after="240" w:line="240" w:lineRule="auto"/>
        <w:jc w:val="both"/>
        <w:rPr>
          <w:rFonts w:eastAsia="MS Mincho" w:cs="Times New Roman"/>
          <w:color w:val="auto"/>
          <w:sz w:val="20"/>
          <w:szCs w:val="20"/>
          <w:lang w:val="en-GB" w:eastAsia="ja-JP"/>
        </w:rPr>
      </w:pPr>
    </w:p>
    <w:p w14:paraId="2748AFF7" w14:textId="77777777" w:rsidR="00480EAB" w:rsidRPr="00FF0ACC" w:rsidRDefault="00480EAB" w:rsidP="00480EAB">
      <w:pPr>
        <w:suppressAutoHyphens w:val="0"/>
        <w:spacing w:line="240" w:lineRule="auto"/>
        <w:jc w:val="both"/>
        <w:rPr>
          <w:rFonts w:eastAsia="MS Mincho" w:cs="Times New Roman"/>
          <w:color w:val="auto"/>
          <w:sz w:val="20"/>
          <w:szCs w:val="20"/>
          <w:lang w:val="en-GB" w:eastAsia="ja-JP"/>
        </w:rPr>
      </w:pPr>
    </w:p>
    <w:p w14:paraId="2A935A05" w14:textId="77777777" w:rsidR="00480EAB" w:rsidRPr="00FF0ACC" w:rsidRDefault="00480EAB" w:rsidP="00480EAB">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71F129A3" w14:textId="77777777" w:rsidR="00480EAB" w:rsidRPr="00FF0ACC" w:rsidRDefault="00480EAB" w:rsidP="00480EAB">
      <w:pPr>
        <w:suppressAutoHyphens w:val="0"/>
        <w:spacing w:line="240" w:lineRule="auto"/>
        <w:jc w:val="both"/>
        <w:rPr>
          <w:rFonts w:eastAsia="MS Mincho" w:cs="Times New Roman"/>
          <w:color w:val="auto"/>
          <w:sz w:val="20"/>
          <w:szCs w:val="20"/>
          <w:lang w:val="en-GB" w:eastAsia="ja-JP"/>
        </w:rPr>
      </w:pPr>
    </w:p>
    <w:p w14:paraId="4BD3821B" w14:textId="77777777" w:rsidR="000824A2" w:rsidRDefault="000824A2" w:rsidP="00FA1554">
      <w:pPr>
        <w:ind w:left="284" w:hanging="284"/>
        <w:jc w:val="both"/>
        <w:rPr>
          <w:sz w:val="22"/>
          <w:szCs w:val="22"/>
          <w:lang w:val="en-GB"/>
        </w:rPr>
      </w:pPr>
    </w:p>
    <w:p w14:paraId="03673703" w14:textId="77777777" w:rsidR="00480EAB" w:rsidRPr="00FF0ACC" w:rsidRDefault="00480EAB" w:rsidP="00FA1554">
      <w:pPr>
        <w:ind w:left="284" w:hanging="284"/>
        <w:jc w:val="both"/>
        <w:rPr>
          <w:sz w:val="22"/>
          <w:szCs w:val="22"/>
          <w:lang w:val="en-GB"/>
        </w:rPr>
      </w:pPr>
    </w:p>
    <w:p w14:paraId="10A09F31" w14:textId="2806A432" w:rsidR="009A1947" w:rsidRPr="00FF0ACC" w:rsidRDefault="009A1947">
      <w:pPr>
        <w:suppressAutoHyphens w:val="0"/>
        <w:spacing w:line="240" w:lineRule="auto"/>
        <w:rPr>
          <w:sz w:val="22"/>
          <w:szCs w:val="22"/>
          <w:lang w:val="en-GB"/>
        </w:rPr>
      </w:pPr>
      <w:r w:rsidRPr="00FF0ACC">
        <w:rPr>
          <w:sz w:val="22"/>
          <w:szCs w:val="22"/>
          <w:lang w:val="en-GB"/>
        </w:rPr>
        <w:br w:type="page"/>
      </w:r>
    </w:p>
    <w:p w14:paraId="21D5CC89" w14:textId="07317E81" w:rsidR="00EE0DAB" w:rsidRPr="00480EAB" w:rsidRDefault="009A1947" w:rsidP="0001507D">
      <w:pPr>
        <w:pStyle w:val="Heading1"/>
        <w:numPr>
          <w:ilvl w:val="0"/>
          <w:numId w:val="0"/>
        </w:numPr>
        <w:tabs>
          <w:tab w:val="center" w:pos="4769"/>
          <w:tab w:val="right" w:pos="9106"/>
        </w:tabs>
        <w:spacing w:before="120" w:after="200" w:line="240" w:lineRule="auto"/>
        <w:rPr>
          <w:bCs/>
          <w:szCs w:val="24"/>
          <w:lang w:val="en-GB"/>
        </w:rPr>
      </w:pPr>
      <w:bookmarkStart w:id="540" w:name="_Toc182149145"/>
      <w:r w:rsidRPr="00480EAB">
        <w:rPr>
          <w:bCs/>
          <w:szCs w:val="24"/>
          <w:lang w:val="en-GB"/>
        </w:rPr>
        <w:lastRenderedPageBreak/>
        <w:t>A</w:t>
      </w:r>
      <w:r w:rsidR="0001507D">
        <w:rPr>
          <w:bCs/>
          <w:szCs w:val="24"/>
          <w:lang w:val="en-GB"/>
        </w:rPr>
        <w:t>NNEX</w:t>
      </w:r>
      <w:r w:rsidRPr="00480EAB">
        <w:rPr>
          <w:bCs/>
          <w:szCs w:val="24"/>
          <w:lang w:val="en-GB"/>
        </w:rPr>
        <w:t xml:space="preserve"> </w:t>
      </w:r>
      <w:r w:rsidR="0044455F" w:rsidRPr="00480EAB">
        <w:rPr>
          <w:bCs/>
          <w:szCs w:val="24"/>
          <w:lang w:val="en-GB"/>
        </w:rPr>
        <w:t xml:space="preserve">F </w:t>
      </w:r>
      <w:r w:rsidRPr="00480EAB">
        <w:rPr>
          <w:bCs/>
          <w:szCs w:val="24"/>
          <w:lang w:val="en-GB"/>
        </w:rPr>
        <w:t xml:space="preserve">- Transformation </w:t>
      </w:r>
      <w:r w:rsidR="0067200C">
        <w:rPr>
          <w:bCs/>
          <w:szCs w:val="24"/>
          <w:lang w:val="en-GB"/>
        </w:rPr>
        <w:t>I</w:t>
      </w:r>
      <w:r w:rsidRPr="00480EAB">
        <w:rPr>
          <w:bCs/>
          <w:szCs w:val="24"/>
          <w:lang w:val="en-GB"/>
        </w:rPr>
        <w:t>nto NAVTEX</w:t>
      </w:r>
      <w:bookmarkEnd w:id="540"/>
      <w:r w:rsidRPr="00480EAB">
        <w:rPr>
          <w:bCs/>
          <w:szCs w:val="24"/>
          <w:lang w:val="en-GB"/>
        </w:rPr>
        <w:tab/>
      </w:r>
    </w:p>
    <w:p w14:paraId="09C816BB" w14:textId="77777777" w:rsidR="000824A2" w:rsidRDefault="000824A2" w:rsidP="0001507D">
      <w:pPr>
        <w:spacing w:after="120" w:line="240" w:lineRule="auto"/>
        <w:rPr>
          <w:sz w:val="20"/>
          <w:szCs w:val="20"/>
          <w:lang w:val="en-GB"/>
        </w:rPr>
      </w:pPr>
      <w:bookmarkStart w:id="541" w:name="_Hlk131686728"/>
      <w:r w:rsidRPr="0001507D">
        <w:rPr>
          <w:sz w:val="20"/>
          <w:szCs w:val="20"/>
          <w:lang w:val="en-GB"/>
        </w:rPr>
        <w:t>This appendix will be developed further in subsequent versions of this document.</w:t>
      </w:r>
      <w:bookmarkEnd w:id="541"/>
    </w:p>
    <w:p w14:paraId="543CD7EF" w14:textId="275393E2" w:rsidR="007255AB" w:rsidRDefault="007255AB">
      <w:pPr>
        <w:suppressAutoHyphens w:val="0"/>
        <w:spacing w:line="240" w:lineRule="auto"/>
        <w:rPr>
          <w:sz w:val="20"/>
          <w:szCs w:val="20"/>
          <w:lang w:val="en-GB"/>
        </w:rPr>
      </w:pPr>
      <w:r>
        <w:rPr>
          <w:sz w:val="20"/>
          <w:szCs w:val="20"/>
          <w:lang w:val="en-GB"/>
        </w:rPr>
        <w:br w:type="page"/>
      </w:r>
    </w:p>
    <w:p w14:paraId="2700C8B2"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6420249C"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40296D9B"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105EB398"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1C1C915B"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0F01204F"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39413EC8"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17124E75"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3458A324" w14:textId="77777777" w:rsidR="007255AB" w:rsidRPr="00FF0ACC" w:rsidRDefault="007255AB" w:rsidP="007255AB">
      <w:pPr>
        <w:suppressAutoHyphens w:val="0"/>
        <w:spacing w:after="240" w:line="240" w:lineRule="auto"/>
        <w:jc w:val="both"/>
        <w:rPr>
          <w:rFonts w:eastAsia="MS Mincho" w:cs="Times New Roman"/>
          <w:color w:val="auto"/>
          <w:sz w:val="20"/>
          <w:szCs w:val="20"/>
          <w:lang w:val="en-GB" w:eastAsia="ja-JP"/>
        </w:rPr>
      </w:pPr>
    </w:p>
    <w:p w14:paraId="47775E3D" w14:textId="77777777" w:rsidR="007255AB" w:rsidRPr="00FF0ACC" w:rsidRDefault="007255AB" w:rsidP="007255AB">
      <w:pPr>
        <w:suppressAutoHyphens w:val="0"/>
        <w:spacing w:line="240" w:lineRule="auto"/>
        <w:jc w:val="both"/>
        <w:rPr>
          <w:rFonts w:eastAsia="MS Mincho" w:cs="Times New Roman"/>
          <w:color w:val="auto"/>
          <w:sz w:val="20"/>
          <w:szCs w:val="20"/>
          <w:lang w:val="en-GB" w:eastAsia="ja-JP"/>
        </w:rPr>
      </w:pPr>
    </w:p>
    <w:p w14:paraId="496732E9" w14:textId="77777777" w:rsidR="007255AB" w:rsidRPr="00FF0ACC" w:rsidRDefault="007255AB" w:rsidP="007255AB">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1718EBF0" w14:textId="77777777" w:rsidR="007255AB" w:rsidRPr="00FF0ACC" w:rsidRDefault="007255AB" w:rsidP="007255AB">
      <w:pPr>
        <w:suppressAutoHyphens w:val="0"/>
        <w:spacing w:line="240" w:lineRule="auto"/>
        <w:jc w:val="both"/>
        <w:rPr>
          <w:rFonts w:eastAsia="MS Mincho" w:cs="Times New Roman"/>
          <w:color w:val="auto"/>
          <w:sz w:val="20"/>
          <w:szCs w:val="20"/>
          <w:lang w:val="en-GB" w:eastAsia="ja-JP"/>
        </w:rPr>
      </w:pPr>
    </w:p>
    <w:p w14:paraId="4C5D011E" w14:textId="77777777" w:rsidR="007255AB" w:rsidRDefault="007255AB" w:rsidP="0001507D">
      <w:pPr>
        <w:spacing w:after="120" w:line="240" w:lineRule="auto"/>
        <w:rPr>
          <w:sz w:val="20"/>
          <w:szCs w:val="20"/>
          <w:lang w:val="en-GB"/>
        </w:rPr>
      </w:pPr>
    </w:p>
    <w:p w14:paraId="309D8DBF" w14:textId="77777777" w:rsidR="007255AB" w:rsidRPr="0001507D" w:rsidRDefault="007255AB" w:rsidP="0001507D">
      <w:pPr>
        <w:spacing w:after="120" w:line="240" w:lineRule="auto"/>
        <w:rPr>
          <w:sz w:val="20"/>
          <w:szCs w:val="20"/>
          <w:lang w:val="en-GB"/>
        </w:rPr>
      </w:pPr>
    </w:p>
    <w:p w14:paraId="5C1CB6E2" w14:textId="77777777" w:rsidR="000824A2" w:rsidRPr="00FF0ACC" w:rsidRDefault="000824A2" w:rsidP="000824A2">
      <w:pPr>
        <w:suppressAutoHyphens w:val="0"/>
        <w:spacing w:line="240" w:lineRule="auto"/>
        <w:rPr>
          <w:sz w:val="22"/>
          <w:szCs w:val="22"/>
          <w:lang w:val="en-GB"/>
        </w:rPr>
      </w:pPr>
      <w:r w:rsidRPr="00FF0ACC">
        <w:rPr>
          <w:sz w:val="22"/>
          <w:szCs w:val="22"/>
          <w:lang w:val="en-GB"/>
        </w:rPr>
        <w:br w:type="page"/>
      </w:r>
    </w:p>
    <w:p w14:paraId="6A30F4DA" w14:textId="75A73C9F" w:rsidR="009A1947" w:rsidRPr="007255AB" w:rsidRDefault="009A1947" w:rsidP="007255AB">
      <w:pPr>
        <w:pStyle w:val="Heading1"/>
        <w:numPr>
          <w:ilvl w:val="0"/>
          <w:numId w:val="0"/>
        </w:numPr>
        <w:spacing w:before="120" w:after="200" w:line="240" w:lineRule="auto"/>
        <w:rPr>
          <w:bCs/>
          <w:szCs w:val="24"/>
          <w:lang w:val="en-GB"/>
        </w:rPr>
      </w:pPr>
      <w:bookmarkStart w:id="542" w:name="_Toc182149146"/>
      <w:r w:rsidRPr="007255AB">
        <w:rPr>
          <w:bCs/>
          <w:szCs w:val="24"/>
          <w:lang w:val="en-GB"/>
        </w:rPr>
        <w:lastRenderedPageBreak/>
        <w:t>A</w:t>
      </w:r>
      <w:r w:rsidR="007255AB">
        <w:rPr>
          <w:bCs/>
          <w:szCs w:val="24"/>
          <w:lang w:val="en-GB"/>
        </w:rPr>
        <w:t>NNEX</w:t>
      </w:r>
      <w:r w:rsidRPr="007255AB">
        <w:rPr>
          <w:bCs/>
          <w:szCs w:val="24"/>
          <w:lang w:val="en-GB"/>
        </w:rPr>
        <w:t xml:space="preserve"> </w:t>
      </w:r>
      <w:r w:rsidR="0044455F" w:rsidRPr="007255AB">
        <w:rPr>
          <w:bCs/>
          <w:szCs w:val="24"/>
          <w:lang w:val="en-GB"/>
        </w:rPr>
        <w:t xml:space="preserve">G </w:t>
      </w:r>
      <w:r w:rsidRPr="007255AB">
        <w:rPr>
          <w:bCs/>
          <w:szCs w:val="24"/>
          <w:lang w:val="en-GB"/>
        </w:rPr>
        <w:t xml:space="preserve">- Transformation </w:t>
      </w:r>
      <w:r w:rsidR="0067200C">
        <w:rPr>
          <w:bCs/>
          <w:szCs w:val="24"/>
          <w:lang w:val="en-GB"/>
        </w:rPr>
        <w:t>I</w:t>
      </w:r>
      <w:r w:rsidRPr="007255AB">
        <w:rPr>
          <w:bCs/>
          <w:szCs w:val="24"/>
          <w:lang w:val="en-GB"/>
        </w:rPr>
        <w:t>nto EGC</w:t>
      </w:r>
      <w:bookmarkEnd w:id="542"/>
    </w:p>
    <w:p w14:paraId="011A2116" w14:textId="25C60A3F" w:rsidR="009A1947" w:rsidRPr="007255AB" w:rsidRDefault="0099385B" w:rsidP="007255AB">
      <w:pPr>
        <w:spacing w:after="120" w:line="240" w:lineRule="auto"/>
        <w:rPr>
          <w:sz w:val="20"/>
          <w:szCs w:val="20"/>
          <w:lang w:val="en-GB"/>
        </w:rPr>
      </w:pPr>
      <w:r w:rsidRPr="007255AB">
        <w:rPr>
          <w:sz w:val="20"/>
          <w:szCs w:val="20"/>
          <w:lang w:val="en-GB"/>
        </w:rPr>
        <w:t>This appendix will be developed further in subsequent versions of this document.</w:t>
      </w:r>
    </w:p>
    <w:p w14:paraId="22D3DEAD" w14:textId="2201ADA7" w:rsidR="001A66D5" w:rsidRDefault="001A66D5">
      <w:pPr>
        <w:suppressAutoHyphens w:val="0"/>
        <w:spacing w:line="240" w:lineRule="auto"/>
        <w:rPr>
          <w:sz w:val="22"/>
          <w:szCs w:val="22"/>
          <w:lang w:val="en-GB"/>
        </w:rPr>
      </w:pPr>
      <w:r>
        <w:rPr>
          <w:sz w:val="22"/>
          <w:szCs w:val="22"/>
          <w:lang w:val="en-GB"/>
        </w:rPr>
        <w:br w:type="page"/>
      </w:r>
    </w:p>
    <w:p w14:paraId="18357888"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565DCB14"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674497A7"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4D7AD642"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7C7A6DBA"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7FD06AE8"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79A24DAC"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628AC860"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013605B0" w14:textId="77777777" w:rsidR="001A66D5" w:rsidRPr="00FF0ACC" w:rsidRDefault="001A66D5" w:rsidP="001A66D5">
      <w:pPr>
        <w:suppressAutoHyphens w:val="0"/>
        <w:spacing w:after="240" w:line="240" w:lineRule="auto"/>
        <w:jc w:val="both"/>
        <w:rPr>
          <w:rFonts w:eastAsia="MS Mincho" w:cs="Times New Roman"/>
          <w:color w:val="auto"/>
          <w:sz w:val="20"/>
          <w:szCs w:val="20"/>
          <w:lang w:val="en-GB" w:eastAsia="ja-JP"/>
        </w:rPr>
      </w:pPr>
    </w:p>
    <w:p w14:paraId="1084D941" w14:textId="77777777" w:rsidR="001A66D5" w:rsidRPr="00FF0ACC" w:rsidRDefault="001A66D5" w:rsidP="001A66D5">
      <w:pPr>
        <w:suppressAutoHyphens w:val="0"/>
        <w:spacing w:line="240" w:lineRule="auto"/>
        <w:jc w:val="both"/>
        <w:rPr>
          <w:rFonts w:eastAsia="MS Mincho" w:cs="Times New Roman"/>
          <w:color w:val="auto"/>
          <w:sz w:val="20"/>
          <w:szCs w:val="20"/>
          <w:lang w:val="en-GB" w:eastAsia="ja-JP"/>
        </w:rPr>
      </w:pPr>
    </w:p>
    <w:p w14:paraId="538F3B73" w14:textId="77777777" w:rsidR="001A66D5" w:rsidRPr="00FF0ACC" w:rsidRDefault="001A66D5" w:rsidP="001A66D5">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38E88FE5" w14:textId="77777777" w:rsidR="001A66D5" w:rsidRPr="00FF0ACC" w:rsidRDefault="001A66D5" w:rsidP="001A66D5">
      <w:pPr>
        <w:suppressAutoHyphens w:val="0"/>
        <w:spacing w:line="240" w:lineRule="auto"/>
        <w:jc w:val="both"/>
        <w:rPr>
          <w:rFonts w:eastAsia="MS Mincho" w:cs="Times New Roman"/>
          <w:color w:val="auto"/>
          <w:sz w:val="20"/>
          <w:szCs w:val="20"/>
          <w:lang w:val="en-GB" w:eastAsia="ja-JP"/>
        </w:rPr>
      </w:pPr>
    </w:p>
    <w:p w14:paraId="356FAC65" w14:textId="77777777" w:rsidR="009A1947" w:rsidRDefault="009A1947" w:rsidP="009A1947">
      <w:pPr>
        <w:rPr>
          <w:sz w:val="22"/>
          <w:szCs w:val="22"/>
          <w:lang w:val="en-GB"/>
        </w:rPr>
      </w:pPr>
    </w:p>
    <w:p w14:paraId="0C292874" w14:textId="77777777" w:rsidR="001A66D5" w:rsidRPr="00FF0ACC" w:rsidRDefault="001A66D5" w:rsidP="009A1947">
      <w:pPr>
        <w:rPr>
          <w:sz w:val="22"/>
          <w:szCs w:val="22"/>
          <w:lang w:val="en-GB"/>
        </w:rPr>
      </w:pPr>
    </w:p>
    <w:p w14:paraId="71FD8C3B" w14:textId="26F8BB92" w:rsidR="009A1947" w:rsidRPr="00FF0ACC" w:rsidRDefault="009A1947" w:rsidP="009A1947">
      <w:pPr>
        <w:rPr>
          <w:sz w:val="22"/>
          <w:szCs w:val="22"/>
          <w:lang w:val="en-GB"/>
        </w:rPr>
      </w:pPr>
    </w:p>
    <w:p w14:paraId="2F4099D8" w14:textId="2A970096" w:rsidR="00666E6D" w:rsidRPr="00FF0ACC" w:rsidRDefault="00666E6D">
      <w:pPr>
        <w:suppressAutoHyphens w:val="0"/>
        <w:spacing w:line="240" w:lineRule="auto"/>
        <w:rPr>
          <w:sz w:val="22"/>
          <w:szCs w:val="22"/>
          <w:lang w:val="en-GB"/>
        </w:rPr>
      </w:pPr>
      <w:r w:rsidRPr="00FF0ACC">
        <w:rPr>
          <w:sz w:val="22"/>
          <w:szCs w:val="22"/>
          <w:lang w:val="en-GB"/>
        </w:rPr>
        <w:br w:type="page"/>
      </w:r>
    </w:p>
    <w:p w14:paraId="7DFE40D9" w14:textId="4C9006C7" w:rsidR="009A1947" w:rsidRPr="001A66D5" w:rsidRDefault="00666E6D" w:rsidP="001A66D5">
      <w:pPr>
        <w:pStyle w:val="Heading1"/>
        <w:numPr>
          <w:ilvl w:val="0"/>
          <w:numId w:val="0"/>
        </w:numPr>
        <w:spacing w:before="120" w:after="200" w:line="240" w:lineRule="auto"/>
        <w:rPr>
          <w:bCs/>
          <w:szCs w:val="24"/>
          <w:lang w:val="en-GB"/>
        </w:rPr>
      </w:pPr>
      <w:bookmarkStart w:id="543" w:name="_Ref180149200"/>
      <w:bookmarkStart w:id="544" w:name="_Toc182149147"/>
      <w:r w:rsidRPr="001A66D5">
        <w:rPr>
          <w:bCs/>
          <w:szCs w:val="24"/>
          <w:lang w:val="en-GB"/>
        </w:rPr>
        <w:lastRenderedPageBreak/>
        <w:t>A</w:t>
      </w:r>
      <w:r w:rsidR="001A66D5">
        <w:rPr>
          <w:bCs/>
          <w:szCs w:val="24"/>
          <w:lang w:val="en-GB"/>
        </w:rPr>
        <w:t>NNEX</w:t>
      </w:r>
      <w:r w:rsidRPr="001A66D5">
        <w:rPr>
          <w:bCs/>
          <w:szCs w:val="24"/>
          <w:lang w:val="en-GB"/>
        </w:rPr>
        <w:t xml:space="preserve"> </w:t>
      </w:r>
      <w:r w:rsidR="0044455F" w:rsidRPr="001A66D5">
        <w:rPr>
          <w:bCs/>
          <w:szCs w:val="24"/>
          <w:lang w:val="en-GB"/>
        </w:rPr>
        <w:t xml:space="preserve">H </w:t>
      </w:r>
      <w:r w:rsidR="001A66D5">
        <w:rPr>
          <w:bCs/>
          <w:szCs w:val="24"/>
          <w:lang w:val="en-GB"/>
        </w:rPr>
        <w:t>-</w:t>
      </w:r>
      <w:r w:rsidRPr="001A66D5">
        <w:rPr>
          <w:bCs/>
          <w:szCs w:val="24"/>
          <w:lang w:val="en-GB"/>
        </w:rPr>
        <w:t xml:space="preserve"> Soft </w:t>
      </w:r>
      <w:r w:rsidR="001A66D5">
        <w:rPr>
          <w:bCs/>
          <w:szCs w:val="24"/>
          <w:lang w:val="en-GB"/>
        </w:rPr>
        <w:t>L</w:t>
      </w:r>
      <w:r w:rsidRPr="001A66D5">
        <w:rPr>
          <w:bCs/>
          <w:szCs w:val="24"/>
          <w:lang w:val="en-GB"/>
        </w:rPr>
        <w:t>ist</w:t>
      </w:r>
      <w:bookmarkEnd w:id="543"/>
      <w:bookmarkEnd w:id="544"/>
    </w:p>
    <w:p w14:paraId="1C3FBC7F" w14:textId="03D45D56" w:rsidR="00666E6D" w:rsidRPr="00570ED2" w:rsidRDefault="00666E6D" w:rsidP="00570ED2">
      <w:pPr>
        <w:spacing w:after="120" w:line="240" w:lineRule="auto"/>
        <w:jc w:val="both"/>
        <w:rPr>
          <w:sz w:val="20"/>
          <w:szCs w:val="20"/>
          <w:lang w:val="en-GB"/>
        </w:rPr>
      </w:pPr>
      <w:r w:rsidRPr="00570ED2">
        <w:rPr>
          <w:sz w:val="20"/>
          <w:szCs w:val="20"/>
          <w:lang w:val="en-GB"/>
        </w:rPr>
        <w:t xml:space="preserve">Soft List of </w:t>
      </w:r>
      <w:r w:rsidR="001A0172" w:rsidRPr="00570ED2">
        <w:rPr>
          <w:sz w:val="20"/>
          <w:szCs w:val="20"/>
          <w:lang w:val="en-GB"/>
        </w:rPr>
        <w:t xml:space="preserve">NAVWARN </w:t>
      </w:r>
      <w:r w:rsidRPr="00570ED2">
        <w:rPr>
          <w:sz w:val="20"/>
          <w:szCs w:val="20"/>
          <w:lang w:val="en-GB"/>
        </w:rPr>
        <w:t>general</w:t>
      </w:r>
      <w:r w:rsidR="001A0172" w:rsidRPr="00570ED2">
        <w:rPr>
          <w:sz w:val="20"/>
          <w:szCs w:val="20"/>
          <w:lang w:val="en-GB"/>
        </w:rPr>
        <w:t xml:space="preserve"> types</w:t>
      </w:r>
      <w:r w:rsidRPr="00570ED2">
        <w:rPr>
          <w:sz w:val="20"/>
          <w:szCs w:val="20"/>
          <w:lang w:val="en-GB"/>
        </w:rPr>
        <w:t xml:space="preserve"> to detail</w:t>
      </w:r>
      <w:r w:rsidR="001A0172" w:rsidRPr="00570ED2">
        <w:rPr>
          <w:sz w:val="20"/>
          <w:szCs w:val="20"/>
          <w:lang w:val="en-GB"/>
        </w:rPr>
        <w:t xml:space="preserve"> type</w:t>
      </w:r>
      <w:r w:rsidRPr="00570ED2">
        <w:rPr>
          <w:sz w:val="20"/>
          <w:szCs w:val="20"/>
          <w:lang w:val="en-GB"/>
        </w:rPr>
        <w:t xml:space="preserve">s cross mapping. </w:t>
      </w:r>
      <w:r w:rsidR="001A0172" w:rsidRPr="00570ED2">
        <w:rPr>
          <w:sz w:val="20"/>
          <w:szCs w:val="20"/>
          <w:lang w:val="en-GB"/>
        </w:rPr>
        <w:t xml:space="preserve">The aids </w:t>
      </w:r>
      <w:r w:rsidRPr="00570ED2">
        <w:rPr>
          <w:sz w:val="20"/>
          <w:szCs w:val="20"/>
          <w:lang w:val="en-GB"/>
        </w:rPr>
        <w:t>to</w:t>
      </w:r>
      <w:r w:rsidR="001A0172" w:rsidRPr="00570ED2">
        <w:rPr>
          <w:sz w:val="20"/>
          <w:szCs w:val="20"/>
          <w:lang w:val="en-GB"/>
        </w:rPr>
        <w:t xml:space="preserve"> navigation section</w:t>
      </w:r>
      <w:r w:rsidRPr="00570ED2">
        <w:rPr>
          <w:sz w:val="20"/>
          <w:szCs w:val="20"/>
          <w:lang w:val="en-GB"/>
        </w:rPr>
        <w:t xml:space="preserve"> has sub sections, due to </w:t>
      </w:r>
      <w:r w:rsidR="001A0172" w:rsidRPr="00570ED2">
        <w:rPr>
          <w:sz w:val="20"/>
          <w:szCs w:val="20"/>
          <w:lang w:val="en-GB"/>
        </w:rPr>
        <w:t xml:space="preserve">its </w:t>
      </w:r>
      <w:r w:rsidRPr="00570ED2">
        <w:rPr>
          <w:sz w:val="20"/>
          <w:szCs w:val="20"/>
          <w:lang w:val="en-GB"/>
        </w:rPr>
        <w:t>length</w:t>
      </w:r>
      <w:r w:rsidR="001A0172" w:rsidRPr="00570ED2">
        <w:rPr>
          <w:sz w:val="20"/>
          <w:szCs w:val="20"/>
          <w:lang w:val="en-GB"/>
        </w:rPr>
        <w:t>. These sub sections</w:t>
      </w:r>
      <w:r w:rsidRPr="00570ED2">
        <w:rPr>
          <w:sz w:val="20"/>
          <w:szCs w:val="20"/>
          <w:lang w:val="en-GB"/>
        </w:rPr>
        <w:t xml:space="preserve"> do not appear in the data model. Those general sections that do not have any details listings stand by themselves and can only be amplified by </w:t>
      </w:r>
      <w:r w:rsidR="001A0172" w:rsidRPr="00570ED2">
        <w:rPr>
          <w:sz w:val="20"/>
          <w:szCs w:val="20"/>
          <w:lang w:val="en-GB"/>
        </w:rPr>
        <w:t xml:space="preserve">using the </w:t>
      </w:r>
      <w:r w:rsidRPr="00570ED2">
        <w:rPr>
          <w:sz w:val="20"/>
          <w:szCs w:val="20"/>
          <w:lang w:val="en-GB"/>
        </w:rPr>
        <w:t>text</w:t>
      </w:r>
      <w:r w:rsidR="001A0172" w:rsidRPr="00570ED2">
        <w:rPr>
          <w:sz w:val="20"/>
          <w:szCs w:val="20"/>
          <w:lang w:val="en-GB"/>
        </w:rPr>
        <w:t xml:space="preserve"> attributes in the complex attribute </w:t>
      </w:r>
      <w:proofErr w:type="spellStart"/>
      <w:r w:rsidR="001A0172" w:rsidRPr="00570ED2">
        <w:rPr>
          <w:b/>
          <w:bCs/>
          <w:sz w:val="20"/>
          <w:szCs w:val="20"/>
          <w:lang w:val="en-GB"/>
        </w:rPr>
        <w:t>warningInformation</w:t>
      </w:r>
      <w:proofErr w:type="spellEnd"/>
      <w:r w:rsidRPr="00570ED2">
        <w:rPr>
          <w:sz w:val="20"/>
          <w:szCs w:val="20"/>
          <w:lang w:val="en-GB"/>
        </w:rPr>
        <w:t>.</w:t>
      </w:r>
      <w:r w:rsidR="001A0172" w:rsidRPr="00570ED2">
        <w:rPr>
          <w:sz w:val="20"/>
          <w:szCs w:val="20"/>
          <w:lang w:val="en-GB"/>
        </w:rPr>
        <w:t xml:space="preserve"> </w:t>
      </w:r>
    </w:p>
    <w:p w14:paraId="53180FE2" w14:textId="76E8D7BD" w:rsidR="001A0172" w:rsidRPr="00570ED2" w:rsidRDefault="001A0172" w:rsidP="00570ED2">
      <w:pPr>
        <w:spacing w:after="120" w:line="240" w:lineRule="auto"/>
        <w:jc w:val="both"/>
        <w:rPr>
          <w:sz w:val="20"/>
          <w:szCs w:val="20"/>
          <w:lang w:val="en-GB"/>
        </w:rPr>
      </w:pPr>
      <w:r w:rsidRPr="00570ED2">
        <w:rPr>
          <w:sz w:val="20"/>
          <w:szCs w:val="20"/>
          <w:lang w:val="en-GB"/>
        </w:rPr>
        <w:t xml:space="preserve">The Soft List is not a normative grouping, and is intended to help implementors of the S-124 </w:t>
      </w:r>
      <w:r w:rsidR="00963530">
        <w:rPr>
          <w:sz w:val="20"/>
          <w:szCs w:val="20"/>
          <w:lang w:val="en-GB"/>
        </w:rPr>
        <w:t>P</w:t>
      </w:r>
      <w:r w:rsidRPr="00570ED2">
        <w:rPr>
          <w:sz w:val="20"/>
          <w:szCs w:val="20"/>
          <w:lang w:val="en-GB"/>
        </w:rPr>
        <w:t xml:space="preserve">roduct </w:t>
      </w:r>
      <w:r w:rsidR="00963530">
        <w:rPr>
          <w:sz w:val="20"/>
          <w:szCs w:val="20"/>
          <w:lang w:val="en-GB"/>
        </w:rPr>
        <w:t>S</w:t>
      </w:r>
      <w:r w:rsidRPr="00570ED2">
        <w:rPr>
          <w:sz w:val="20"/>
          <w:szCs w:val="20"/>
          <w:lang w:val="en-GB"/>
        </w:rPr>
        <w:t>pecification with grouping the large number of NAVWARN types. The list is meant as a recommended mapping between the various general types and the various detailed types. For example, an operator could be presented with the general types and through an interface be given only the detailed types that this Soft List has mapped to that general type. This represents a filtering of choices down to what is considered most logical from a general type to the detailed type.</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5490"/>
      </w:tblGrid>
      <w:tr w:rsidR="0091420D" w:rsidRPr="00FF0ACC" w14:paraId="2120BD9B" w14:textId="77777777" w:rsidTr="00FF1480">
        <w:tc>
          <w:tcPr>
            <w:tcW w:w="3595" w:type="dxa"/>
            <w:shd w:val="clear" w:color="000000" w:fill="FCE4D6"/>
            <w:noWrap/>
            <w:hideMark/>
          </w:tcPr>
          <w:p w14:paraId="494278B9"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61E3D42"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2473B62A" w14:textId="77777777" w:rsidTr="00FF1480">
        <w:tc>
          <w:tcPr>
            <w:tcW w:w="3595" w:type="dxa"/>
            <w:shd w:val="clear" w:color="auto" w:fill="auto"/>
            <w:noWrap/>
            <w:hideMark/>
          </w:tcPr>
          <w:p w14:paraId="0016B8B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drifting hazards</w:t>
            </w:r>
          </w:p>
        </w:tc>
        <w:tc>
          <w:tcPr>
            <w:tcW w:w="5490" w:type="dxa"/>
            <w:shd w:val="clear" w:color="auto" w:fill="auto"/>
            <w:noWrap/>
            <w:hideMark/>
          </w:tcPr>
          <w:p w14:paraId="02B9941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container adrift</w:t>
            </w:r>
          </w:p>
        </w:tc>
      </w:tr>
      <w:tr w:rsidR="0091420D" w:rsidRPr="00FF0ACC" w14:paraId="2D33B850" w14:textId="77777777" w:rsidTr="00FF1480">
        <w:tc>
          <w:tcPr>
            <w:tcW w:w="3595" w:type="dxa"/>
            <w:shd w:val="clear" w:color="auto" w:fill="auto"/>
            <w:noWrap/>
            <w:hideMark/>
          </w:tcPr>
          <w:p w14:paraId="06202F0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BB9425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derelict vessel adrift</w:t>
            </w:r>
          </w:p>
        </w:tc>
      </w:tr>
      <w:tr w:rsidR="0091420D" w:rsidRPr="00FF0ACC" w14:paraId="73E1BF1B" w14:textId="77777777" w:rsidTr="00FF1480">
        <w:tc>
          <w:tcPr>
            <w:tcW w:w="3595" w:type="dxa"/>
            <w:shd w:val="clear" w:color="auto" w:fill="auto"/>
            <w:noWrap/>
            <w:hideMark/>
          </w:tcPr>
          <w:p w14:paraId="3432965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3BDD00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dead whale adrift</w:t>
            </w:r>
          </w:p>
        </w:tc>
      </w:tr>
      <w:tr w:rsidR="0091420D" w:rsidRPr="00FF0ACC" w14:paraId="2DB5CB8D" w14:textId="77777777" w:rsidTr="00FF1480">
        <w:tc>
          <w:tcPr>
            <w:tcW w:w="3595" w:type="dxa"/>
            <w:shd w:val="clear" w:color="auto" w:fill="auto"/>
            <w:noWrap/>
            <w:hideMark/>
          </w:tcPr>
          <w:p w14:paraId="366D5B9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C6019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deadhead adrift</w:t>
            </w:r>
          </w:p>
        </w:tc>
      </w:tr>
      <w:tr w:rsidR="0091420D" w:rsidRPr="00FF0ACC" w14:paraId="15C63E04" w14:textId="77777777" w:rsidTr="00FF1480">
        <w:tc>
          <w:tcPr>
            <w:tcW w:w="3595" w:type="dxa"/>
            <w:shd w:val="clear" w:color="auto" w:fill="auto"/>
            <w:noWrap/>
            <w:hideMark/>
          </w:tcPr>
          <w:p w14:paraId="324E9A2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C7C409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dock adrift</w:t>
            </w:r>
          </w:p>
        </w:tc>
      </w:tr>
      <w:tr w:rsidR="0091420D" w:rsidRPr="00FF0ACC" w14:paraId="4D969FBF" w14:textId="77777777" w:rsidTr="00FF1480">
        <w:tc>
          <w:tcPr>
            <w:tcW w:w="3595" w:type="dxa"/>
            <w:shd w:val="clear" w:color="auto" w:fill="auto"/>
            <w:noWrap/>
            <w:hideMark/>
          </w:tcPr>
          <w:p w14:paraId="7145E7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1D0429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fishing net adrift</w:t>
            </w:r>
          </w:p>
        </w:tc>
      </w:tr>
      <w:tr w:rsidR="0091420D" w:rsidRPr="00FF0ACC" w14:paraId="16D132D1" w14:textId="77777777" w:rsidTr="00FF1480">
        <w:tc>
          <w:tcPr>
            <w:tcW w:w="3595" w:type="dxa"/>
            <w:shd w:val="clear" w:color="auto" w:fill="auto"/>
            <w:noWrap/>
            <w:hideMark/>
          </w:tcPr>
          <w:p w14:paraId="267B51E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401095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log adrift</w:t>
            </w:r>
          </w:p>
        </w:tc>
      </w:tr>
      <w:tr w:rsidR="0091420D" w:rsidRPr="00FF0ACC" w14:paraId="628AD6A9" w14:textId="77777777" w:rsidTr="00FF1480">
        <w:tc>
          <w:tcPr>
            <w:tcW w:w="3595" w:type="dxa"/>
            <w:shd w:val="clear" w:color="auto" w:fill="auto"/>
            <w:noWrap/>
            <w:hideMark/>
          </w:tcPr>
          <w:p w14:paraId="7297435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FFEF1B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log boom adrift</w:t>
            </w:r>
          </w:p>
        </w:tc>
      </w:tr>
      <w:tr w:rsidR="0091420D" w:rsidRPr="00FF0ACC" w14:paraId="1366007A" w14:textId="77777777" w:rsidTr="00FF1480">
        <w:tc>
          <w:tcPr>
            <w:tcW w:w="3595" w:type="dxa"/>
            <w:shd w:val="clear" w:color="auto" w:fill="auto"/>
            <w:noWrap/>
            <w:hideMark/>
          </w:tcPr>
          <w:p w14:paraId="0359F68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D543AF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floating debris</w:t>
            </w:r>
          </w:p>
        </w:tc>
      </w:tr>
      <w:tr w:rsidR="0091420D" w:rsidRPr="00FF0ACC" w14:paraId="5374426C" w14:textId="77777777" w:rsidTr="00FF1480">
        <w:tc>
          <w:tcPr>
            <w:tcW w:w="3595" w:type="dxa"/>
            <w:shd w:val="clear" w:color="auto" w:fill="auto"/>
            <w:noWrap/>
            <w:hideMark/>
          </w:tcPr>
          <w:p w14:paraId="4B2D026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8C1876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vessel adrift</w:t>
            </w:r>
          </w:p>
        </w:tc>
      </w:tr>
      <w:tr w:rsidR="0091420D" w:rsidRPr="00FF0ACC" w14:paraId="52B9E0A1" w14:textId="77777777" w:rsidTr="00FF1480">
        <w:tc>
          <w:tcPr>
            <w:tcW w:w="3595" w:type="dxa"/>
            <w:shd w:val="clear" w:color="auto" w:fill="auto"/>
            <w:noWrap/>
            <w:hideMark/>
          </w:tcPr>
          <w:p w14:paraId="2E25186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026FCB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object adrift</w:t>
            </w:r>
          </w:p>
        </w:tc>
      </w:tr>
      <w:tr w:rsidR="0091420D" w:rsidRPr="00FF0ACC" w14:paraId="47A43DEE" w14:textId="77777777" w:rsidTr="00FF1480">
        <w:tc>
          <w:tcPr>
            <w:tcW w:w="3595" w:type="dxa"/>
            <w:shd w:val="clear" w:color="auto" w:fill="auto"/>
            <w:noWrap/>
            <w:hideMark/>
          </w:tcPr>
          <w:p w14:paraId="3FEB6CC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5B83A6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scientific buoy adrift</w:t>
            </w:r>
          </w:p>
        </w:tc>
      </w:tr>
      <w:tr w:rsidR="0091420D" w:rsidRPr="00FF0ACC" w14:paraId="2BF08FC2" w14:textId="77777777" w:rsidTr="00FF1480">
        <w:tc>
          <w:tcPr>
            <w:tcW w:w="3595" w:type="dxa"/>
            <w:shd w:val="clear" w:color="000000" w:fill="FCE4D6"/>
            <w:noWrap/>
            <w:hideMark/>
          </w:tcPr>
          <w:p w14:paraId="02E8B12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33DFCE0D"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702F41F3" w14:textId="77777777" w:rsidTr="00FF1480">
        <w:tc>
          <w:tcPr>
            <w:tcW w:w="3595" w:type="dxa"/>
            <w:shd w:val="clear" w:color="auto" w:fill="auto"/>
            <w:noWrap/>
            <w:hideMark/>
          </w:tcPr>
          <w:p w14:paraId="46C7D77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newly discovered dangers</w:t>
            </w:r>
          </w:p>
        </w:tc>
        <w:tc>
          <w:tcPr>
            <w:tcW w:w="5490" w:type="dxa"/>
            <w:shd w:val="clear" w:color="auto" w:fill="auto"/>
            <w:noWrap/>
            <w:hideMark/>
          </w:tcPr>
          <w:p w14:paraId="7BA125A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sandspit or sandbar change</w:t>
            </w:r>
          </w:p>
        </w:tc>
      </w:tr>
      <w:tr w:rsidR="0091420D" w:rsidRPr="00FF0ACC" w14:paraId="54849DB0" w14:textId="77777777" w:rsidTr="00FF1480">
        <w:tc>
          <w:tcPr>
            <w:tcW w:w="3595" w:type="dxa"/>
            <w:shd w:val="clear" w:color="auto" w:fill="auto"/>
            <w:noWrap/>
            <w:hideMark/>
          </w:tcPr>
          <w:p w14:paraId="6001FAE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702E12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shallow depth reported</w:t>
            </w:r>
          </w:p>
        </w:tc>
      </w:tr>
      <w:tr w:rsidR="0091420D" w:rsidRPr="00FF0ACC" w14:paraId="10DA24F7" w14:textId="77777777" w:rsidTr="00FF1480">
        <w:tc>
          <w:tcPr>
            <w:tcW w:w="3595" w:type="dxa"/>
            <w:shd w:val="clear" w:color="auto" w:fill="auto"/>
            <w:noWrap/>
            <w:hideMark/>
          </w:tcPr>
          <w:p w14:paraId="7EA240D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19DE15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shallow depth confirmed</w:t>
            </w:r>
          </w:p>
        </w:tc>
      </w:tr>
      <w:tr w:rsidR="0091420D" w:rsidRPr="00FF0ACC" w14:paraId="527D1FAB" w14:textId="77777777" w:rsidTr="00FF1480">
        <w:tc>
          <w:tcPr>
            <w:tcW w:w="3595" w:type="dxa"/>
            <w:shd w:val="clear" w:color="auto" w:fill="auto"/>
            <w:noWrap/>
            <w:hideMark/>
          </w:tcPr>
          <w:p w14:paraId="1BC8DC3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3B5049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presence of submerged fishing net</w:t>
            </w:r>
          </w:p>
        </w:tc>
      </w:tr>
      <w:tr w:rsidR="0091420D" w:rsidRPr="00FF0ACC" w14:paraId="512E54D5" w14:textId="77777777" w:rsidTr="00FF1480">
        <w:tc>
          <w:tcPr>
            <w:tcW w:w="3595" w:type="dxa"/>
            <w:shd w:val="clear" w:color="auto" w:fill="auto"/>
            <w:noWrap/>
            <w:hideMark/>
          </w:tcPr>
          <w:p w14:paraId="2534B9A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2C380B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submerged object</w:t>
            </w:r>
          </w:p>
        </w:tc>
      </w:tr>
      <w:tr w:rsidR="0091420D" w:rsidRPr="00FF0ACC" w14:paraId="6BDA76C0" w14:textId="77777777" w:rsidTr="00FF1480">
        <w:tc>
          <w:tcPr>
            <w:tcW w:w="3595" w:type="dxa"/>
            <w:shd w:val="clear" w:color="auto" w:fill="auto"/>
            <w:noWrap/>
            <w:hideMark/>
          </w:tcPr>
          <w:p w14:paraId="7979538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E87692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uncharted rock</w:t>
            </w:r>
          </w:p>
        </w:tc>
      </w:tr>
      <w:tr w:rsidR="0091420D" w:rsidRPr="00FF0ACC" w14:paraId="679FAEAD" w14:textId="77777777" w:rsidTr="00FF1480">
        <w:tc>
          <w:tcPr>
            <w:tcW w:w="3595" w:type="dxa"/>
            <w:shd w:val="clear" w:color="auto" w:fill="auto"/>
            <w:noWrap/>
            <w:hideMark/>
          </w:tcPr>
          <w:p w14:paraId="370AA5A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E82B67D" w14:textId="77777777" w:rsidR="0091420D" w:rsidRPr="002F2E96" w:rsidRDefault="0091420D" w:rsidP="00971513">
            <w:pPr>
              <w:suppressAutoHyphens w:val="0"/>
              <w:spacing w:before="60" w:after="60" w:line="240" w:lineRule="auto"/>
              <w:rPr>
                <w:rFonts w:ascii="Calibri" w:eastAsia="Times New Roman" w:hAnsi="Calibri" w:cs="Calibri"/>
                <w:color w:val="auto"/>
                <w:sz w:val="18"/>
                <w:szCs w:val="18"/>
                <w:lang w:val="en-GB" w:eastAsia="en-CA"/>
              </w:rPr>
            </w:pPr>
            <w:r w:rsidRPr="002F2E96">
              <w:rPr>
                <w:rFonts w:ascii="Calibri" w:eastAsia="Times New Roman" w:hAnsi="Calibri" w:cs="Calibri"/>
                <w:color w:val="auto"/>
                <w:sz w:val="18"/>
                <w:szCs w:val="18"/>
                <w:lang w:val="en-GB" w:eastAsia="en-CA"/>
              </w:rPr>
              <w:t>dangerous wreck</w:t>
            </w:r>
          </w:p>
        </w:tc>
      </w:tr>
      <w:tr w:rsidR="0091420D" w:rsidRPr="00FF0ACC" w14:paraId="14E69F7C" w14:textId="77777777" w:rsidTr="00FF1480">
        <w:tc>
          <w:tcPr>
            <w:tcW w:w="3595" w:type="dxa"/>
            <w:shd w:val="clear" w:color="auto" w:fill="auto"/>
            <w:noWrap/>
            <w:hideMark/>
          </w:tcPr>
          <w:p w14:paraId="73FD17C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F874EC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subsurface mooring</w:t>
            </w:r>
          </w:p>
        </w:tc>
      </w:tr>
      <w:tr w:rsidR="0091420D" w:rsidRPr="00FF0ACC" w14:paraId="585DC026" w14:textId="77777777" w:rsidTr="00FF1480">
        <w:tc>
          <w:tcPr>
            <w:tcW w:w="3595" w:type="dxa"/>
            <w:shd w:val="clear" w:color="000000" w:fill="FCE4D6"/>
            <w:noWrap/>
            <w:hideMark/>
          </w:tcPr>
          <w:p w14:paraId="6E81147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68F9F5F6"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75337220" w14:textId="77777777" w:rsidTr="00FF1480">
        <w:tc>
          <w:tcPr>
            <w:tcW w:w="3595" w:type="dxa"/>
            <w:shd w:val="clear" w:color="auto" w:fill="auto"/>
            <w:noWrap/>
            <w:hideMark/>
          </w:tcPr>
          <w:p w14:paraId="1FA14D3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offshore infrastructure</w:t>
            </w:r>
          </w:p>
        </w:tc>
        <w:tc>
          <w:tcPr>
            <w:tcW w:w="5490" w:type="dxa"/>
            <w:shd w:val="clear" w:color="auto" w:fill="auto"/>
            <w:noWrap/>
            <w:hideMark/>
          </w:tcPr>
          <w:p w14:paraId="0A1C27E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submarine cable changes</w:t>
            </w:r>
          </w:p>
        </w:tc>
      </w:tr>
      <w:tr w:rsidR="0091420D" w:rsidRPr="00FF0ACC" w14:paraId="58C885AA" w14:textId="77777777" w:rsidTr="00FF1480">
        <w:tc>
          <w:tcPr>
            <w:tcW w:w="3595" w:type="dxa"/>
            <w:shd w:val="clear" w:color="auto" w:fill="auto"/>
            <w:noWrap/>
            <w:vAlign w:val="bottom"/>
            <w:hideMark/>
          </w:tcPr>
          <w:p w14:paraId="51AE321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
        </w:tc>
        <w:tc>
          <w:tcPr>
            <w:tcW w:w="5490" w:type="dxa"/>
            <w:shd w:val="clear" w:color="auto" w:fill="auto"/>
            <w:noWrap/>
            <w:hideMark/>
          </w:tcPr>
          <w:p w14:paraId="22C41E3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submarine pipeline changes</w:t>
            </w:r>
          </w:p>
        </w:tc>
      </w:tr>
      <w:tr w:rsidR="0091420D" w:rsidRPr="00FF0ACC" w14:paraId="37EB4051" w14:textId="77777777" w:rsidTr="00FF1480">
        <w:tc>
          <w:tcPr>
            <w:tcW w:w="3595" w:type="dxa"/>
            <w:shd w:val="clear" w:color="auto" w:fill="auto"/>
            <w:noWrap/>
            <w:vAlign w:val="bottom"/>
            <w:hideMark/>
          </w:tcPr>
          <w:p w14:paraId="1FBCA87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
        </w:tc>
        <w:tc>
          <w:tcPr>
            <w:tcW w:w="5490" w:type="dxa"/>
            <w:shd w:val="clear" w:color="auto" w:fill="auto"/>
            <w:noWrap/>
            <w:hideMark/>
          </w:tcPr>
          <w:p w14:paraId="2398CC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offshore rigs or platform changes</w:t>
            </w:r>
          </w:p>
        </w:tc>
      </w:tr>
      <w:tr w:rsidR="0091420D" w:rsidRPr="00FF0ACC" w14:paraId="35A449C9" w14:textId="77777777" w:rsidTr="00FF1480">
        <w:tc>
          <w:tcPr>
            <w:tcW w:w="3595" w:type="dxa"/>
            <w:shd w:val="clear" w:color="auto" w:fill="auto"/>
            <w:noWrap/>
            <w:hideMark/>
          </w:tcPr>
          <w:p w14:paraId="570F452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FDBFDC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drilling site operations</w:t>
            </w:r>
          </w:p>
        </w:tc>
      </w:tr>
      <w:tr w:rsidR="0091420D" w:rsidRPr="00FF0ACC" w14:paraId="1E2BE211" w14:textId="77777777" w:rsidTr="00FF1480">
        <w:tc>
          <w:tcPr>
            <w:tcW w:w="3595" w:type="dxa"/>
            <w:shd w:val="clear" w:color="auto" w:fill="auto"/>
            <w:noWrap/>
            <w:hideMark/>
          </w:tcPr>
          <w:p w14:paraId="7AAF735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7E9C4B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renewable energy device or farm change</w:t>
            </w:r>
          </w:p>
        </w:tc>
      </w:tr>
      <w:tr w:rsidR="0091420D" w:rsidRPr="00FF0ACC" w14:paraId="2875132F" w14:textId="77777777" w:rsidTr="00FF1480">
        <w:tc>
          <w:tcPr>
            <w:tcW w:w="3595" w:type="dxa"/>
            <w:shd w:val="clear" w:color="000000" w:fill="FCE4D6"/>
            <w:noWrap/>
            <w:hideMark/>
          </w:tcPr>
          <w:p w14:paraId="148C7441"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6B549F6D"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31726066" w14:textId="77777777" w:rsidTr="00FF1480">
        <w:tc>
          <w:tcPr>
            <w:tcW w:w="3595" w:type="dxa"/>
            <w:shd w:val="clear" w:color="auto" w:fill="auto"/>
            <w:noWrap/>
            <w:hideMark/>
          </w:tcPr>
          <w:p w14:paraId="2E6DABD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rig list</w:t>
            </w:r>
          </w:p>
        </w:tc>
        <w:tc>
          <w:tcPr>
            <w:tcW w:w="5490" w:type="dxa"/>
            <w:shd w:val="clear" w:color="auto" w:fill="auto"/>
            <w:noWrap/>
            <w:vAlign w:val="center"/>
            <w:hideMark/>
          </w:tcPr>
          <w:p w14:paraId="40665908"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nil</w:t>
            </w:r>
          </w:p>
        </w:tc>
      </w:tr>
      <w:tr w:rsidR="0091420D" w:rsidRPr="00FF0ACC" w14:paraId="72D5B8AE" w14:textId="77777777" w:rsidTr="00FF1480">
        <w:tc>
          <w:tcPr>
            <w:tcW w:w="3595" w:type="dxa"/>
            <w:shd w:val="clear" w:color="000000" w:fill="FCE4D6"/>
            <w:noWrap/>
            <w:hideMark/>
          </w:tcPr>
          <w:p w14:paraId="0BE8F064"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025ADCD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47A1B96A" w14:textId="77777777" w:rsidTr="00FF1480">
        <w:tc>
          <w:tcPr>
            <w:tcW w:w="3595" w:type="dxa"/>
            <w:shd w:val="clear" w:color="auto" w:fill="auto"/>
            <w:noWrap/>
            <w:hideMark/>
          </w:tcPr>
          <w:p w14:paraId="0C1ACFF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In-force bulletin</w:t>
            </w:r>
          </w:p>
        </w:tc>
        <w:tc>
          <w:tcPr>
            <w:tcW w:w="5490" w:type="dxa"/>
            <w:shd w:val="clear" w:color="auto" w:fill="auto"/>
            <w:noWrap/>
            <w:vAlign w:val="center"/>
            <w:hideMark/>
          </w:tcPr>
          <w:p w14:paraId="7BAA1983"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nil</w:t>
            </w:r>
          </w:p>
        </w:tc>
      </w:tr>
      <w:tr w:rsidR="0091420D" w:rsidRPr="00FF0ACC" w14:paraId="10713072" w14:textId="77777777" w:rsidTr="00FF1480">
        <w:tc>
          <w:tcPr>
            <w:tcW w:w="3595" w:type="dxa"/>
            <w:shd w:val="clear" w:color="000000" w:fill="FCE4D6"/>
            <w:noWrap/>
            <w:hideMark/>
          </w:tcPr>
          <w:p w14:paraId="2252F70B"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63DC2B2C"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2F3C9D4A" w14:textId="77777777" w:rsidTr="00FF1480">
        <w:tc>
          <w:tcPr>
            <w:tcW w:w="3595" w:type="dxa"/>
            <w:shd w:val="clear" w:color="auto" w:fill="auto"/>
            <w:hideMark/>
          </w:tcPr>
          <w:p w14:paraId="615C49B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ECDIS operating anomalies including official data issues</w:t>
            </w:r>
          </w:p>
        </w:tc>
        <w:tc>
          <w:tcPr>
            <w:tcW w:w="5490" w:type="dxa"/>
            <w:shd w:val="clear" w:color="auto" w:fill="auto"/>
            <w:noWrap/>
            <w:vAlign w:val="center"/>
            <w:hideMark/>
          </w:tcPr>
          <w:p w14:paraId="2C861767"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nil</w:t>
            </w:r>
          </w:p>
        </w:tc>
      </w:tr>
      <w:tr w:rsidR="0091420D" w:rsidRPr="00FF0ACC" w14:paraId="6A5CDE08" w14:textId="77777777" w:rsidTr="00FF1480">
        <w:tc>
          <w:tcPr>
            <w:tcW w:w="3595" w:type="dxa"/>
            <w:shd w:val="clear" w:color="000000" w:fill="FCE4D6"/>
            <w:noWrap/>
            <w:hideMark/>
          </w:tcPr>
          <w:p w14:paraId="436AF5AD"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795FC6DC"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343B4E38" w14:textId="77777777" w:rsidTr="00FF1480">
        <w:tc>
          <w:tcPr>
            <w:tcW w:w="3595" w:type="dxa"/>
            <w:shd w:val="clear" w:color="auto" w:fill="auto"/>
            <w:noWrap/>
            <w:hideMark/>
          </w:tcPr>
          <w:p w14:paraId="07BEB95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piracy or robbery</w:t>
            </w:r>
          </w:p>
        </w:tc>
        <w:tc>
          <w:tcPr>
            <w:tcW w:w="5490" w:type="dxa"/>
            <w:shd w:val="clear" w:color="auto" w:fill="auto"/>
            <w:noWrap/>
            <w:vAlign w:val="center"/>
            <w:hideMark/>
          </w:tcPr>
          <w:p w14:paraId="3AD90FAE"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nil</w:t>
            </w:r>
          </w:p>
        </w:tc>
      </w:tr>
      <w:tr w:rsidR="0091420D" w:rsidRPr="00FF0ACC" w14:paraId="7424B398" w14:textId="77777777" w:rsidTr="00FF1480">
        <w:tc>
          <w:tcPr>
            <w:tcW w:w="3595" w:type="dxa"/>
            <w:shd w:val="clear" w:color="000000" w:fill="FCE4D6"/>
            <w:noWrap/>
            <w:hideMark/>
          </w:tcPr>
          <w:p w14:paraId="6234832C"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3991E1B"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592334A0" w14:textId="77777777" w:rsidTr="00FF1480">
        <w:tc>
          <w:tcPr>
            <w:tcW w:w="3595" w:type="dxa"/>
            <w:shd w:val="clear" w:color="auto" w:fill="auto"/>
            <w:hideMark/>
          </w:tcPr>
          <w:p w14:paraId="3F0ABA7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communication or broadcast service change</w:t>
            </w:r>
          </w:p>
        </w:tc>
        <w:tc>
          <w:tcPr>
            <w:tcW w:w="5490" w:type="dxa"/>
            <w:shd w:val="clear" w:color="auto" w:fill="auto"/>
            <w:noWrap/>
            <w:hideMark/>
          </w:tcPr>
          <w:p w14:paraId="19A139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EGC MSI service</w:t>
            </w:r>
          </w:p>
        </w:tc>
      </w:tr>
      <w:tr w:rsidR="0091420D" w:rsidRPr="00FF0ACC" w14:paraId="2FBBB13F" w14:textId="77777777" w:rsidTr="00FF1480">
        <w:tc>
          <w:tcPr>
            <w:tcW w:w="3595" w:type="dxa"/>
            <w:shd w:val="clear" w:color="auto" w:fill="auto"/>
            <w:noWrap/>
            <w:hideMark/>
          </w:tcPr>
          <w:p w14:paraId="36A6B7A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4E0D0E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HF service</w:t>
            </w:r>
          </w:p>
        </w:tc>
      </w:tr>
      <w:tr w:rsidR="0091420D" w:rsidRPr="00FF0ACC" w14:paraId="04169D0D" w14:textId="77777777" w:rsidTr="00FF1480">
        <w:tc>
          <w:tcPr>
            <w:tcW w:w="3595" w:type="dxa"/>
            <w:shd w:val="clear" w:color="auto" w:fill="auto"/>
            <w:noWrap/>
            <w:hideMark/>
          </w:tcPr>
          <w:p w14:paraId="4E8B8A9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A5182D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MF service</w:t>
            </w:r>
          </w:p>
        </w:tc>
      </w:tr>
      <w:tr w:rsidR="0091420D" w:rsidRPr="00FF0ACC" w14:paraId="74884792" w14:textId="77777777" w:rsidTr="00FF1480">
        <w:tc>
          <w:tcPr>
            <w:tcW w:w="3595" w:type="dxa"/>
            <w:shd w:val="clear" w:color="auto" w:fill="auto"/>
            <w:noWrap/>
            <w:hideMark/>
          </w:tcPr>
          <w:p w14:paraId="7293AEB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6A3C9F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MSI service</w:t>
            </w:r>
          </w:p>
        </w:tc>
      </w:tr>
      <w:tr w:rsidR="0091420D" w:rsidRPr="00FF0ACC" w14:paraId="3A08C986" w14:textId="77777777" w:rsidTr="00FF1480">
        <w:tc>
          <w:tcPr>
            <w:tcW w:w="3595" w:type="dxa"/>
            <w:shd w:val="clear" w:color="auto" w:fill="auto"/>
            <w:noWrap/>
            <w:hideMark/>
          </w:tcPr>
          <w:p w14:paraId="2B2E9E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67ED04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NAVTEX service change</w:t>
            </w:r>
          </w:p>
        </w:tc>
      </w:tr>
      <w:tr w:rsidR="0091420D" w:rsidRPr="00FF0ACC" w14:paraId="298E4774" w14:textId="77777777" w:rsidTr="00FF1480">
        <w:tc>
          <w:tcPr>
            <w:tcW w:w="3595" w:type="dxa"/>
            <w:shd w:val="clear" w:color="auto" w:fill="auto"/>
            <w:noWrap/>
            <w:hideMark/>
          </w:tcPr>
          <w:p w14:paraId="7E27E7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BD8DC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VHF service change</w:t>
            </w:r>
          </w:p>
        </w:tc>
      </w:tr>
      <w:tr w:rsidR="0091420D" w:rsidRPr="00FF0ACC" w14:paraId="5644B0AA" w14:textId="77777777" w:rsidTr="00FF1480">
        <w:tc>
          <w:tcPr>
            <w:tcW w:w="3595" w:type="dxa"/>
            <w:shd w:val="clear" w:color="000000" w:fill="FCE4D6"/>
            <w:noWrap/>
            <w:hideMark/>
          </w:tcPr>
          <w:p w14:paraId="5257E38A"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0C0FA08"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72A320A0" w14:textId="77777777" w:rsidTr="00FF1480">
        <w:tc>
          <w:tcPr>
            <w:tcW w:w="3595" w:type="dxa"/>
            <w:shd w:val="clear" w:color="auto" w:fill="auto"/>
            <w:noWrap/>
            <w:hideMark/>
          </w:tcPr>
          <w:p w14:paraId="243A469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scientific instruments change</w:t>
            </w:r>
          </w:p>
        </w:tc>
        <w:tc>
          <w:tcPr>
            <w:tcW w:w="5490" w:type="dxa"/>
            <w:shd w:val="clear" w:color="auto" w:fill="auto"/>
            <w:noWrap/>
            <w:hideMark/>
          </w:tcPr>
          <w:p w14:paraId="6AB311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acoustic recorder</w:t>
            </w:r>
          </w:p>
        </w:tc>
      </w:tr>
      <w:tr w:rsidR="0091420D" w:rsidRPr="00FF0ACC" w14:paraId="4BE959FB" w14:textId="77777777" w:rsidTr="00FF1480">
        <w:tc>
          <w:tcPr>
            <w:tcW w:w="3595" w:type="dxa"/>
            <w:shd w:val="clear" w:color="auto" w:fill="auto"/>
            <w:noWrap/>
            <w:hideMark/>
          </w:tcPr>
          <w:p w14:paraId="77279DB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5D9B45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presence of scientific equipment</w:t>
            </w:r>
          </w:p>
        </w:tc>
      </w:tr>
      <w:tr w:rsidR="0091420D" w:rsidRPr="00FF0ACC" w14:paraId="38B997C3" w14:textId="77777777" w:rsidTr="00FF1480">
        <w:tc>
          <w:tcPr>
            <w:tcW w:w="3595" w:type="dxa"/>
            <w:shd w:val="clear" w:color="auto" w:fill="auto"/>
            <w:noWrap/>
            <w:hideMark/>
          </w:tcPr>
          <w:p w14:paraId="522DD83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3CD5EC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scientific moorings</w:t>
            </w:r>
          </w:p>
        </w:tc>
      </w:tr>
      <w:tr w:rsidR="0091420D" w:rsidRPr="00FF0ACC" w14:paraId="5EC6D84F" w14:textId="77777777" w:rsidTr="00FF1480">
        <w:tc>
          <w:tcPr>
            <w:tcW w:w="3595" w:type="dxa"/>
            <w:shd w:val="clear" w:color="auto" w:fill="auto"/>
            <w:noWrap/>
            <w:hideMark/>
          </w:tcPr>
          <w:p w14:paraId="42FFF8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0F76AB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tide gauge change</w:t>
            </w:r>
          </w:p>
        </w:tc>
      </w:tr>
      <w:tr w:rsidR="0091420D" w:rsidRPr="00FF0ACC" w14:paraId="5A7FDF22" w14:textId="77777777" w:rsidTr="00FF1480">
        <w:tc>
          <w:tcPr>
            <w:tcW w:w="3595" w:type="dxa"/>
            <w:shd w:val="clear" w:color="000000" w:fill="FCE4D6"/>
            <w:noWrap/>
            <w:hideMark/>
          </w:tcPr>
          <w:p w14:paraId="0D652E16"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7DA5BE3B"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016995E2" w14:textId="77777777" w:rsidTr="00FF1480">
        <w:tc>
          <w:tcPr>
            <w:tcW w:w="3595" w:type="dxa"/>
            <w:shd w:val="clear" w:color="auto" w:fill="auto"/>
            <w:noWrap/>
            <w:hideMark/>
          </w:tcPr>
          <w:p w14:paraId="76A0055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routeing change</w:t>
            </w:r>
          </w:p>
        </w:tc>
        <w:tc>
          <w:tcPr>
            <w:tcW w:w="5490" w:type="dxa"/>
            <w:shd w:val="clear" w:color="auto" w:fill="auto"/>
            <w:noWrap/>
            <w:hideMark/>
          </w:tcPr>
          <w:p w14:paraId="73FB0E8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cluster of fishing vessels</w:t>
            </w:r>
          </w:p>
        </w:tc>
      </w:tr>
      <w:tr w:rsidR="0091420D" w:rsidRPr="00FF0ACC" w14:paraId="4AF778EB" w14:textId="77777777" w:rsidTr="00FF1480">
        <w:tc>
          <w:tcPr>
            <w:tcW w:w="3595" w:type="dxa"/>
            <w:shd w:val="clear" w:color="auto" w:fill="auto"/>
            <w:noWrap/>
            <w:hideMark/>
          </w:tcPr>
          <w:p w14:paraId="4AA7B92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F779E0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exclusion zone</w:t>
            </w:r>
          </w:p>
        </w:tc>
      </w:tr>
      <w:tr w:rsidR="0091420D" w:rsidRPr="00FF0ACC" w14:paraId="721BE6CF" w14:textId="77777777" w:rsidTr="00FF1480">
        <w:tc>
          <w:tcPr>
            <w:tcW w:w="3595" w:type="dxa"/>
            <w:shd w:val="clear" w:color="auto" w:fill="auto"/>
            <w:noWrap/>
            <w:hideMark/>
          </w:tcPr>
          <w:p w14:paraId="12E6B68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7F5F74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fireworks</w:t>
            </w:r>
          </w:p>
        </w:tc>
      </w:tr>
      <w:tr w:rsidR="0091420D" w:rsidRPr="00FF0ACC" w14:paraId="50FE8915" w14:textId="77777777" w:rsidTr="00FF1480">
        <w:tc>
          <w:tcPr>
            <w:tcW w:w="3595" w:type="dxa"/>
            <w:shd w:val="clear" w:color="auto" w:fill="auto"/>
            <w:noWrap/>
            <w:hideMark/>
          </w:tcPr>
          <w:p w14:paraId="33727D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A4EED9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presence of marine mammals</w:t>
            </w:r>
          </w:p>
        </w:tc>
      </w:tr>
      <w:tr w:rsidR="0091420D" w:rsidRPr="00FF0ACC" w14:paraId="4B803623" w14:textId="77777777" w:rsidTr="00FF1480">
        <w:tc>
          <w:tcPr>
            <w:tcW w:w="3595" w:type="dxa"/>
            <w:shd w:val="clear" w:color="auto" w:fill="auto"/>
            <w:noWrap/>
            <w:hideMark/>
          </w:tcPr>
          <w:p w14:paraId="4FDDDDC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D92958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opening or closing of harbour</w:t>
            </w:r>
          </w:p>
        </w:tc>
      </w:tr>
      <w:tr w:rsidR="0091420D" w:rsidRPr="00FF0ACC" w14:paraId="42874E7A" w14:textId="77777777" w:rsidTr="00FF1480">
        <w:tc>
          <w:tcPr>
            <w:tcW w:w="3595" w:type="dxa"/>
            <w:shd w:val="clear" w:color="auto" w:fill="auto"/>
            <w:noWrap/>
            <w:hideMark/>
          </w:tcPr>
          <w:p w14:paraId="10A9B67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9CA576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opening or closing of swing bridge</w:t>
            </w:r>
          </w:p>
        </w:tc>
      </w:tr>
      <w:tr w:rsidR="0091420D" w:rsidRPr="00FF0ACC" w14:paraId="46A7FB8F" w14:textId="77777777" w:rsidTr="00FF1480">
        <w:tc>
          <w:tcPr>
            <w:tcW w:w="3595" w:type="dxa"/>
            <w:shd w:val="clear" w:color="auto" w:fill="auto"/>
            <w:noWrap/>
            <w:hideMark/>
          </w:tcPr>
          <w:p w14:paraId="5BDA6C2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574A3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opening or closing of waters</w:t>
            </w:r>
          </w:p>
        </w:tc>
      </w:tr>
      <w:tr w:rsidR="0091420D" w:rsidRPr="00FF0ACC" w14:paraId="2BCF7DEF" w14:textId="77777777" w:rsidTr="00FF1480">
        <w:tc>
          <w:tcPr>
            <w:tcW w:w="3595" w:type="dxa"/>
            <w:shd w:val="clear" w:color="auto" w:fill="auto"/>
            <w:noWrap/>
            <w:hideMark/>
          </w:tcPr>
          <w:p w14:paraId="356A7BF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1224C2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bridge horizontal clearance change</w:t>
            </w:r>
          </w:p>
        </w:tc>
      </w:tr>
      <w:tr w:rsidR="0091420D" w:rsidRPr="00FF0ACC" w14:paraId="0B044E8F" w14:textId="77777777" w:rsidTr="00FF1480">
        <w:tc>
          <w:tcPr>
            <w:tcW w:w="3595" w:type="dxa"/>
            <w:shd w:val="clear" w:color="auto" w:fill="auto"/>
            <w:noWrap/>
            <w:hideMark/>
          </w:tcPr>
          <w:p w14:paraId="521EFB8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9A49C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bridge unable to close</w:t>
            </w:r>
          </w:p>
        </w:tc>
      </w:tr>
      <w:tr w:rsidR="0091420D" w:rsidRPr="00FF0ACC" w14:paraId="2D7DD984" w14:textId="77777777" w:rsidTr="00FF1480">
        <w:tc>
          <w:tcPr>
            <w:tcW w:w="3595" w:type="dxa"/>
            <w:shd w:val="clear" w:color="auto" w:fill="auto"/>
            <w:noWrap/>
            <w:hideMark/>
          </w:tcPr>
          <w:p w14:paraId="3F468CA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08DDDA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bridge unable to open</w:t>
            </w:r>
          </w:p>
        </w:tc>
      </w:tr>
      <w:tr w:rsidR="0091420D" w:rsidRPr="00FF0ACC" w14:paraId="136E8771" w14:textId="77777777" w:rsidTr="00FF1480">
        <w:tc>
          <w:tcPr>
            <w:tcW w:w="3595" w:type="dxa"/>
            <w:shd w:val="clear" w:color="auto" w:fill="auto"/>
            <w:noWrap/>
            <w:hideMark/>
          </w:tcPr>
          <w:p w14:paraId="500E621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2D6BF1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bridge vertical clearance change</w:t>
            </w:r>
          </w:p>
        </w:tc>
      </w:tr>
      <w:tr w:rsidR="0091420D" w:rsidRPr="00FF0ACC" w14:paraId="54B6E0C2" w14:textId="77777777" w:rsidTr="00FF1480">
        <w:tc>
          <w:tcPr>
            <w:tcW w:w="3595" w:type="dxa"/>
            <w:shd w:val="clear" w:color="auto" w:fill="auto"/>
            <w:noWrap/>
            <w:hideMark/>
          </w:tcPr>
          <w:p w14:paraId="124EAD9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F66C59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lock closed</w:t>
            </w:r>
          </w:p>
        </w:tc>
      </w:tr>
      <w:tr w:rsidR="0091420D" w:rsidRPr="00FF0ACC" w14:paraId="7556D5AC" w14:textId="77777777" w:rsidTr="00FF1480">
        <w:tc>
          <w:tcPr>
            <w:tcW w:w="3595" w:type="dxa"/>
            <w:shd w:val="clear" w:color="auto" w:fill="auto"/>
            <w:noWrap/>
            <w:hideMark/>
          </w:tcPr>
          <w:p w14:paraId="06D9679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D67E20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regatta or race</w:t>
            </w:r>
          </w:p>
        </w:tc>
      </w:tr>
      <w:tr w:rsidR="0091420D" w:rsidRPr="00FF0ACC" w14:paraId="2A0839F0" w14:textId="77777777" w:rsidTr="00FF1480">
        <w:tc>
          <w:tcPr>
            <w:tcW w:w="3595" w:type="dxa"/>
            <w:shd w:val="clear" w:color="auto" w:fill="auto"/>
            <w:noWrap/>
            <w:hideMark/>
          </w:tcPr>
          <w:p w14:paraId="1F500AF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CC26E2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new or amended regulation</w:t>
            </w:r>
          </w:p>
        </w:tc>
      </w:tr>
      <w:tr w:rsidR="0091420D" w:rsidRPr="00FF0ACC" w14:paraId="1057D9C7" w14:textId="77777777" w:rsidTr="00FF1480">
        <w:tc>
          <w:tcPr>
            <w:tcW w:w="3595" w:type="dxa"/>
            <w:shd w:val="clear" w:color="auto" w:fill="auto"/>
            <w:noWrap/>
            <w:hideMark/>
          </w:tcPr>
          <w:p w14:paraId="18A3846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41A4F0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restricted area changes</w:t>
            </w:r>
          </w:p>
        </w:tc>
      </w:tr>
      <w:tr w:rsidR="0091420D" w:rsidRPr="00FF0ACC" w14:paraId="6A246D8B" w14:textId="77777777" w:rsidTr="00FF1480">
        <w:tc>
          <w:tcPr>
            <w:tcW w:w="3595" w:type="dxa"/>
            <w:shd w:val="clear" w:color="auto" w:fill="auto"/>
            <w:noWrap/>
            <w:hideMark/>
          </w:tcPr>
          <w:p w14:paraId="154A6D4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34F094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swimmers</w:t>
            </w:r>
          </w:p>
        </w:tc>
      </w:tr>
      <w:tr w:rsidR="0091420D" w:rsidRPr="00FF0ACC" w14:paraId="3F6B3746" w14:textId="77777777" w:rsidTr="00FF1480">
        <w:tc>
          <w:tcPr>
            <w:tcW w:w="3595" w:type="dxa"/>
            <w:shd w:val="clear" w:color="auto" w:fill="auto"/>
            <w:noWrap/>
            <w:hideMark/>
          </w:tcPr>
          <w:p w14:paraId="128B4B8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4DD78A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traffic congestion</w:t>
            </w:r>
          </w:p>
        </w:tc>
      </w:tr>
      <w:tr w:rsidR="0091420D" w:rsidRPr="00FF0ACC" w14:paraId="7982CA61" w14:textId="77777777" w:rsidTr="00FF1480">
        <w:tc>
          <w:tcPr>
            <w:tcW w:w="3595" w:type="dxa"/>
            <w:shd w:val="clear" w:color="auto" w:fill="auto"/>
            <w:noWrap/>
            <w:hideMark/>
          </w:tcPr>
          <w:p w14:paraId="0F345BA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6AC429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horizontal clearance reduced</w:t>
            </w:r>
          </w:p>
        </w:tc>
      </w:tr>
      <w:tr w:rsidR="0091420D" w:rsidRPr="00FF0ACC" w14:paraId="270E5610" w14:textId="77777777" w:rsidTr="00FF1480">
        <w:tc>
          <w:tcPr>
            <w:tcW w:w="3595" w:type="dxa"/>
            <w:shd w:val="clear" w:color="auto" w:fill="auto"/>
            <w:noWrap/>
            <w:hideMark/>
          </w:tcPr>
          <w:p w14:paraId="299AE84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6CE653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vertical clearance reduced</w:t>
            </w:r>
          </w:p>
        </w:tc>
      </w:tr>
      <w:tr w:rsidR="0091420D" w:rsidRPr="00FF0ACC" w14:paraId="0456C612" w14:textId="77777777" w:rsidTr="00FF1480">
        <w:tc>
          <w:tcPr>
            <w:tcW w:w="3595" w:type="dxa"/>
            <w:shd w:val="clear" w:color="auto" w:fill="auto"/>
            <w:noWrap/>
            <w:hideMark/>
          </w:tcPr>
          <w:p w14:paraId="6C085E2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811F7A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vessel disabled</w:t>
            </w:r>
          </w:p>
        </w:tc>
      </w:tr>
      <w:tr w:rsidR="0091420D" w:rsidRPr="00FF0ACC" w14:paraId="2AD3C850" w14:textId="77777777" w:rsidTr="00FF1480">
        <w:tc>
          <w:tcPr>
            <w:tcW w:w="3595" w:type="dxa"/>
            <w:shd w:val="clear" w:color="auto" w:fill="auto"/>
            <w:noWrap/>
            <w:hideMark/>
          </w:tcPr>
          <w:p w14:paraId="0FF9527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ADC91D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VTS change</w:t>
            </w:r>
          </w:p>
        </w:tc>
      </w:tr>
      <w:tr w:rsidR="0091420D" w:rsidRPr="00FF0ACC" w14:paraId="6F362FAC" w14:textId="77777777" w:rsidTr="00FF1480">
        <w:tc>
          <w:tcPr>
            <w:tcW w:w="3595" w:type="dxa"/>
            <w:shd w:val="clear" w:color="auto" w:fill="auto"/>
            <w:noWrap/>
            <w:hideMark/>
          </w:tcPr>
          <w:p w14:paraId="19B86B6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52FDD73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waterway recommended or not recommended for shipping</w:t>
            </w:r>
          </w:p>
        </w:tc>
      </w:tr>
      <w:tr w:rsidR="0091420D" w:rsidRPr="000411F7" w14:paraId="0A812130" w14:textId="77777777" w:rsidTr="00FF1480">
        <w:tc>
          <w:tcPr>
            <w:tcW w:w="3595" w:type="dxa"/>
            <w:shd w:val="clear" w:color="auto" w:fill="auto"/>
            <w:noWrap/>
            <w:hideMark/>
          </w:tcPr>
          <w:p w14:paraId="0CCFB96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8081E5A" w14:textId="77777777" w:rsidR="0091420D" w:rsidRPr="00B8620F" w:rsidRDefault="0091420D" w:rsidP="00971513">
            <w:pPr>
              <w:suppressAutoHyphens w:val="0"/>
              <w:spacing w:before="60" w:after="60" w:line="240" w:lineRule="auto"/>
              <w:rPr>
                <w:rFonts w:ascii="Calibri" w:eastAsia="Times New Roman" w:hAnsi="Calibri" w:cs="Calibri"/>
                <w:sz w:val="18"/>
                <w:szCs w:val="18"/>
                <w:lang w:val="fr-CA" w:eastAsia="en-CA"/>
              </w:rPr>
            </w:pPr>
            <w:r w:rsidRPr="00B8620F">
              <w:rPr>
                <w:rFonts w:ascii="Calibri" w:eastAsia="Times New Roman" w:hAnsi="Calibri" w:cs="Calibri"/>
                <w:sz w:val="18"/>
                <w:szCs w:val="18"/>
                <w:lang w:val="fr-CA" w:eastAsia="en-CA"/>
              </w:rPr>
              <w:t>radar surveillance system service change</w:t>
            </w:r>
          </w:p>
        </w:tc>
      </w:tr>
      <w:tr w:rsidR="0091420D" w:rsidRPr="00FF0ACC" w14:paraId="1F1B1845" w14:textId="77777777" w:rsidTr="00FF1480">
        <w:tc>
          <w:tcPr>
            <w:tcW w:w="3595" w:type="dxa"/>
            <w:shd w:val="clear" w:color="000000" w:fill="FCE4D6"/>
            <w:noWrap/>
            <w:hideMark/>
          </w:tcPr>
          <w:p w14:paraId="16E2F4A6"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BD03F5A"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56384952" w14:textId="77777777" w:rsidTr="00FF1480">
        <w:tc>
          <w:tcPr>
            <w:tcW w:w="3595" w:type="dxa"/>
            <w:shd w:val="clear" w:color="auto" w:fill="auto"/>
            <w:noWrap/>
            <w:hideMark/>
          </w:tcPr>
          <w:p w14:paraId="6D7EC7D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security requirement change</w:t>
            </w:r>
          </w:p>
        </w:tc>
        <w:tc>
          <w:tcPr>
            <w:tcW w:w="5490" w:type="dxa"/>
            <w:shd w:val="clear" w:color="auto" w:fill="auto"/>
            <w:hideMark/>
          </w:tcPr>
          <w:p w14:paraId="33C636F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maritime security level changes</w:t>
            </w:r>
          </w:p>
        </w:tc>
      </w:tr>
      <w:tr w:rsidR="0091420D" w:rsidRPr="00FF0ACC" w14:paraId="6FB7023F" w14:textId="77777777" w:rsidTr="00FF1480">
        <w:tc>
          <w:tcPr>
            <w:tcW w:w="3595" w:type="dxa"/>
            <w:shd w:val="clear" w:color="auto" w:fill="auto"/>
            <w:noWrap/>
            <w:hideMark/>
          </w:tcPr>
          <w:p w14:paraId="4861BE9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8D9344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security regulation change</w:t>
            </w:r>
          </w:p>
        </w:tc>
      </w:tr>
      <w:tr w:rsidR="0091420D" w:rsidRPr="00FF0ACC" w14:paraId="7316C183" w14:textId="77777777" w:rsidTr="00FF1480">
        <w:tc>
          <w:tcPr>
            <w:tcW w:w="3595" w:type="dxa"/>
            <w:shd w:val="clear" w:color="000000" w:fill="FCE4D6"/>
            <w:noWrap/>
            <w:hideMark/>
          </w:tcPr>
          <w:p w14:paraId="5ADE1A27"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59E4055"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61AD63AE" w14:textId="77777777" w:rsidTr="00FF1480">
        <w:tc>
          <w:tcPr>
            <w:tcW w:w="3595" w:type="dxa"/>
            <w:shd w:val="clear" w:color="auto" w:fill="auto"/>
            <w:noWrap/>
            <w:hideMark/>
          </w:tcPr>
          <w:p w14:paraId="4B0AA71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special operations</w:t>
            </w:r>
          </w:p>
        </w:tc>
        <w:tc>
          <w:tcPr>
            <w:tcW w:w="5490" w:type="dxa"/>
            <w:shd w:val="clear" w:color="auto" w:fill="auto"/>
            <w:noWrap/>
            <w:hideMark/>
          </w:tcPr>
          <w:p w14:paraId="72B9EC5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 trials</w:t>
            </w:r>
          </w:p>
        </w:tc>
      </w:tr>
      <w:tr w:rsidR="0091420D" w:rsidRPr="00FF0ACC" w14:paraId="7858BFA6" w14:textId="77777777" w:rsidTr="00FF1480">
        <w:tc>
          <w:tcPr>
            <w:tcW w:w="3595" w:type="dxa"/>
            <w:shd w:val="clear" w:color="auto" w:fill="auto"/>
            <w:noWrap/>
            <w:hideMark/>
          </w:tcPr>
          <w:p w14:paraId="53D5F7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285F6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seaplane operations</w:t>
            </w:r>
          </w:p>
        </w:tc>
      </w:tr>
      <w:tr w:rsidR="0091420D" w:rsidRPr="00FF0ACC" w14:paraId="638B94CA" w14:textId="77777777" w:rsidTr="00FF1480">
        <w:tc>
          <w:tcPr>
            <w:tcW w:w="3595" w:type="dxa"/>
            <w:shd w:val="clear" w:color="auto" w:fill="auto"/>
            <w:noWrap/>
            <w:hideMark/>
          </w:tcPr>
          <w:p w14:paraId="7FBD4C9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C2F744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military exercise</w:t>
            </w:r>
          </w:p>
        </w:tc>
      </w:tr>
      <w:tr w:rsidR="0091420D" w:rsidRPr="00FF0ACC" w14:paraId="3D24DC50" w14:textId="77777777" w:rsidTr="00FF1480">
        <w:tc>
          <w:tcPr>
            <w:tcW w:w="3595" w:type="dxa"/>
            <w:shd w:val="clear" w:color="auto" w:fill="auto"/>
            <w:noWrap/>
            <w:hideMark/>
          </w:tcPr>
          <w:p w14:paraId="7CD7E58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18DEF6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military operation</w:t>
            </w:r>
          </w:p>
        </w:tc>
      </w:tr>
      <w:tr w:rsidR="0091420D" w:rsidRPr="00FF0ACC" w14:paraId="2F3B634B" w14:textId="77777777" w:rsidTr="00FF1480">
        <w:tc>
          <w:tcPr>
            <w:tcW w:w="3595" w:type="dxa"/>
            <w:shd w:val="clear" w:color="auto" w:fill="auto"/>
            <w:noWrap/>
            <w:hideMark/>
          </w:tcPr>
          <w:p w14:paraId="4A24C9D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061490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blasting operation</w:t>
            </w:r>
          </w:p>
        </w:tc>
      </w:tr>
      <w:tr w:rsidR="0091420D" w:rsidRPr="00FF0ACC" w14:paraId="65F6F5C8" w14:textId="77777777" w:rsidTr="00FF1480">
        <w:tc>
          <w:tcPr>
            <w:tcW w:w="3595" w:type="dxa"/>
            <w:shd w:val="clear" w:color="auto" w:fill="auto"/>
            <w:noWrap/>
            <w:hideMark/>
          </w:tcPr>
          <w:p w14:paraId="145CEE3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C2C990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firing exercise</w:t>
            </w:r>
          </w:p>
        </w:tc>
      </w:tr>
      <w:tr w:rsidR="0091420D" w:rsidRPr="00FF0ACC" w14:paraId="7DAA9AFA" w14:textId="77777777" w:rsidTr="00FF1480">
        <w:tc>
          <w:tcPr>
            <w:tcW w:w="3595" w:type="dxa"/>
            <w:shd w:val="clear" w:color="auto" w:fill="auto"/>
            <w:noWrap/>
            <w:hideMark/>
          </w:tcPr>
          <w:p w14:paraId="4E3FF6D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6EE43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hydrographic survey activity</w:t>
            </w:r>
          </w:p>
        </w:tc>
      </w:tr>
      <w:tr w:rsidR="0091420D" w:rsidRPr="00FF0ACC" w14:paraId="29A1616C" w14:textId="77777777" w:rsidTr="00FF1480">
        <w:tc>
          <w:tcPr>
            <w:tcW w:w="3595" w:type="dxa"/>
            <w:shd w:val="clear" w:color="auto" w:fill="auto"/>
            <w:noWrap/>
            <w:hideMark/>
          </w:tcPr>
          <w:p w14:paraId="150874C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075288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scientific survey</w:t>
            </w:r>
          </w:p>
        </w:tc>
      </w:tr>
      <w:tr w:rsidR="0091420D" w:rsidRPr="00FF0ACC" w14:paraId="53C9DC05" w14:textId="77777777" w:rsidTr="00FF1480">
        <w:tc>
          <w:tcPr>
            <w:tcW w:w="3595" w:type="dxa"/>
            <w:shd w:val="clear" w:color="auto" w:fill="auto"/>
            <w:noWrap/>
            <w:hideMark/>
          </w:tcPr>
          <w:p w14:paraId="2F23288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2D797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anti pollution exercise</w:t>
            </w:r>
          </w:p>
        </w:tc>
      </w:tr>
      <w:tr w:rsidR="0091420D" w:rsidRPr="00FF0ACC" w14:paraId="0DDB9170" w14:textId="77777777" w:rsidTr="00FF1480">
        <w:tc>
          <w:tcPr>
            <w:tcW w:w="3595" w:type="dxa"/>
            <w:shd w:val="clear" w:color="auto" w:fill="auto"/>
            <w:noWrap/>
            <w:hideMark/>
          </w:tcPr>
          <w:p w14:paraId="020A806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7ED18C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anti pollution operation</w:t>
            </w:r>
          </w:p>
        </w:tc>
      </w:tr>
      <w:tr w:rsidR="0091420D" w:rsidRPr="00FF0ACC" w14:paraId="6DEBC284" w14:textId="77777777" w:rsidTr="00FF1480">
        <w:tc>
          <w:tcPr>
            <w:tcW w:w="3595" w:type="dxa"/>
            <w:shd w:val="clear" w:color="auto" w:fill="auto"/>
            <w:noWrap/>
            <w:hideMark/>
          </w:tcPr>
          <w:p w14:paraId="3B6740B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329995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SAR exercise</w:t>
            </w:r>
          </w:p>
        </w:tc>
      </w:tr>
      <w:tr w:rsidR="0091420D" w:rsidRPr="00FF0ACC" w14:paraId="138751AE" w14:textId="77777777" w:rsidTr="00FF1480">
        <w:tc>
          <w:tcPr>
            <w:tcW w:w="3595" w:type="dxa"/>
            <w:shd w:val="clear" w:color="auto" w:fill="auto"/>
            <w:noWrap/>
            <w:hideMark/>
          </w:tcPr>
          <w:p w14:paraId="0892391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CA510E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SAR operation</w:t>
            </w:r>
          </w:p>
        </w:tc>
      </w:tr>
      <w:tr w:rsidR="0091420D" w:rsidRPr="00FF0ACC" w14:paraId="15B61203" w14:textId="77777777" w:rsidTr="00FF1480">
        <w:tc>
          <w:tcPr>
            <w:tcW w:w="3595" w:type="dxa"/>
            <w:shd w:val="clear" w:color="auto" w:fill="auto"/>
            <w:noWrap/>
            <w:hideMark/>
          </w:tcPr>
          <w:p w14:paraId="4955442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7251C2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seismic survey operation</w:t>
            </w:r>
          </w:p>
        </w:tc>
      </w:tr>
      <w:tr w:rsidR="0091420D" w:rsidRPr="00FF0ACC" w14:paraId="5CB38E5C" w14:textId="77777777" w:rsidTr="00FF1480">
        <w:tc>
          <w:tcPr>
            <w:tcW w:w="3595" w:type="dxa"/>
            <w:shd w:val="clear" w:color="auto" w:fill="auto"/>
            <w:noWrap/>
            <w:hideMark/>
          </w:tcPr>
          <w:p w14:paraId="04DDAAA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6E8669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jamming exercise</w:t>
            </w:r>
          </w:p>
        </w:tc>
      </w:tr>
      <w:tr w:rsidR="0091420D" w:rsidRPr="00FF0ACC" w14:paraId="284241A3" w14:textId="77777777" w:rsidTr="00FF1480">
        <w:tc>
          <w:tcPr>
            <w:tcW w:w="3595" w:type="dxa"/>
            <w:shd w:val="clear" w:color="000000" w:fill="FCE4D6"/>
            <w:noWrap/>
            <w:hideMark/>
          </w:tcPr>
          <w:p w14:paraId="6F693669"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325955ED"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772F3D96" w14:textId="77777777" w:rsidTr="00FF1480">
        <w:tc>
          <w:tcPr>
            <w:tcW w:w="3595" w:type="dxa"/>
            <w:shd w:val="clear" w:color="auto" w:fill="auto"/>
            <w:noWrap/>
            <w:hideMark/>
          </w:tcPr>
          <w:p w14:paraId="10DCCA3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dangerous natural phenomena</w:t>
            </w:r>
          </w:p>
        </w:tc>
        <w:tc>
          <w:tcPr>
            <w:tcW w:w="5490" w:type="dxa"/>
            <w:shd w:val="clear" w:color="auto" w:fill="auto"/>
            <w:noWrap/>
            <w:hideMark/>
          </w:tcPr>
          <w:p w14:paraId="01460B6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tsunami warning</w:t>
            </w:r>
          </w:p>
        </w:tc>
      </w:tr>
      <w:tr w:rsidR="0091420D" w:rsidRPr="00FF0ACC" w14:paraId="30C6BF33" w14:textId="77777777" w:rsidTr="00FF1480">
        <w:tc>
          <w:tcPr>
            <w:tcW w:w="3595" w:type="dxa"/>
            <w:shd w:val="clear" w:color="auto" w:fill="auto"/>
            <w:noWrap/>
            <w:hideMark/>
          </w:tcPr>
          <w:p w14:paraId="6A5A89E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E69ED7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volcano activity</w:t>
            </w:r>
          </w:p>
        </w:tc>
      </w:tr>
      <w:tr w:rsidR="0091420D" w:rsidRPr="00FF0ACC" w14:paraId="1270B72D" w14:textId="77777777" w:rsidTr="00FF1480">
        <w:tc>
          <w:tcPr>
            <w:tcW w:w="3595" w:type="dxa"/>
            <w:shd w:val="clear" w:color="auto" w:fill="auto"/>
            <w:noWrap/>
            <w:hideMark/>
          </w:tcPr>
          <w:p w14:paraId="53A1D56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283B9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low water level</w:t>
            </w:r>
          </w:p>
        </w:tc>
      </w:tr>
      <w:tr w:rsidR="0091420D" w:rsidRPr="00FF0ACC" w14:paraId="7B27484B" w14:textId="77777777" w:rsidTr="00FF1480">
        <w:tc>
          <w:tcPr>
            <w:tcW w:w="3595" w:type="dxa"/>
            <w:shd w:val="clear" w:color="auto" w:fill="auto"/>
            <w:noWrap/>
            <w:hideMark/>
          </w:tcPr>
          <w:p w14:paraId="092FF20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F639A6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high water level</w:t>
            </w:r>
          </w:p>
        </w:tc>
      </w:tr>
      <w:tr w:rsidR="0091420D" w:rsidRPr="00FF0ACC" w14:paraId="1181772C" w14:textId="77777777" w:rsidTr="00FF1480">
        <w:tc>
          <w:tcPr>
            <w:tcW w:w="3595" w:type="dxa"/>
            <w:shd w:val="clear" w:color="auto" w:fill="auto"/>
            <w:noWrap/>
            <w:hideMark/>
          </w:tcPr>
          <w:p w14:paraId="2D0D4E2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27BC6A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storm surge</w:t>
            </w:r>
          </w:p>
        </w:tc>
      </w:tr>
      <w:tr w:rsidR="0091420D" w:rsidRPr="00FF0ACC" w14:paraId="78BEE058" w14:textId="77777777" w:rsidTr="00FF1480">
        <w:tc>
          <w:tcPr>
            <w:tcW w:w="3595" w:type="dxa"/>
            <w:shd w:val="clear" w:color="000000" w:fill="FCE4D6"/>
            <w:noWrap/>
            <w:hideMark/>
          </w:tcPr>
          <w:p w14:paraId="2EC59FF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6E958291"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29463E33" w14:textId="77777777" w:rsidTr="00FF1480">
        <w:tc>
          <w:tcPr>
            <w:tcW w:w="3595" w:type="dxa"/>
            <w:shd w:val="clear" w:color="auto" w:fill="auto"/>
            <w:noWrap/>
            <w:hideMark/>
          </w:tcPr>
          <w:p w14:paraId="4DB190EB" w14:textId="77777777" w:rsidR="0091420D" w:rsidRPr="002F2E96" w:rsidRDefault="0091420D" w:rsidP="00971513">
            <w:pPr>
              <w:suppressAutoHyphens w:val="0"/>
              <w:spacing w:before="60" w:after="60" w:line="240" w:lineRule="auto"/>
              <w:rPr>
                <w:rFonts w:ascii="Calibri" w:eastAsia="Times New Roman" w:hAnsi="Calibri" w:cs="Calibri"/>
                <w:color w:val="auto"/>
                <w:sz w:val="18"/>
                <w:szCs w:val="18"/>
                <w:lang w:val="en-GB" w:eastAsia="en-CA"/>
              </w:rPr>
            </w:pPr>
            <w:r w:rsidRPr="002F2E96">
              <w:rPr>
                <w:rFonts w:ascii="Calibri" w:eastAsia="Times New Roman" w:hAnsi="Calibri" w:cs="Calibri"/>
                <w:color w:val="auto"/>
                <w:sz w:val="18"/>
                <w:szCs w:val="18"/>
                <w:lang w:val="en-GB" w:eastAsia="en-CA"/>
              </w:rPr>
              <w:t>towing operations</w:t>
            </w:r>
          </w:p>
        </w:tc>
        <w:tc>
          <w:tcPr>
            <w:tcW w:w="5490" w:type="dxa"/>
            <w:shd w:val="clear" w:color="auto" w:fill="auto"/>
            <w:noWrap/>
            <w:hideMark/>
          </w:tcPr>
          <w:p w14:paraId="3011787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drill rig under tow</w:t>
            </w:r>
          </w:p>
        </w:tc>
      </w:tr>
      <w:tr w:rsidR="0091420D" w:rsidRPr="00FF0ACC" w14:paraId="3526322C" w14:textId="77777777" w:rsidTr="00FF1480">
        <w:tc>
          <w:tcPr>
            <w:tcW w:w="3595" w:type="dxa"/>
            <w:shd w:val="clear" w:color="auto" w:fill="auto"/>
            <w:noWrap/>
            <w:hideMark/>
          </w:tcPr>
          <w:p w14:paraId="06CCF8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0617084" w14:textId="77777777" w:rsidR="0091420D" w:rsidRPr="002F2E96" w:rsidRDefault="0091420D" w:rsidP="00971513">
            <w:pPr>
              <w:suppressAutoHyphens w:val="0"/>
              <w:spacing w:before="60" w:after="60" w:line="240" w:lineRule="auto"/>
              <w:rPr>
                <w:rFonts w:ascii="Calibri" w:eastAsia="Times New Roman" w:hAnsi="Calibri" w:cs="Calibri"/>
                <w:color w:val="auto"/>
                <w:sz w:val="18"/>
                <w:szCs w:val="18"/>
                <w:lang w:val="en-GB" w:eastAsia="en-CA"/>
              </w:rPr>
            </w:pPr>
            <w:r w:rsidRPr="002F2E96">
              <w:rPr>
                <w:rFonts w:ascii="Calibri" w:eastAsia="Times New Roman" w:hAnsi="Calibri" w:cs="Calibri"/>
                <w:color w:val="auto"/>
                <w:sz w:val="18"/>
                <w:szCs w:val="18"/>
                <w:lang w:val="en-GB" w:eastAsia="en-CA"/>
              </w:rPr>
              <w:t>unwieldy tow</w:t>
            </w:r>
          </w:p>
        </w:tc>
      </w:tr>
      <w:tr w:rsidR="0091420D" w:rsidRPr="00FF0ACC" w14:paraId="50801E2B" w14:textId="77777777" w:rsidTr="00FF1480">
        <w:tc>
          <w:tcPr>
            <w:tcW w:w="3595" w:type="dxa"/>
            <w:shd w:val="clear" w:color="000000" w:fill="FCE4D6"/>
            <w:noWrap/>
            <w:hideMark/>
          </w:tcPr>
          <w:p w14:paraId="155FA0FF"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0B024CA"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55E9BABC" w14:textId="77777777" w:rsidTr="00FF1480">
        <w:tc>
          <w:tcPr>
            <w:tcW w:w="3595" w:type="dxa"/>
            <w:shd w:val="clear" w:color="auto" w:fill="auto"/>
            <w:noWrap/>
            <w:hideMark/>
          </w:tcPr>
          <w:p w14:paraId="5E1227B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health advisories</w:t>
            </w:r>
          </w:p>
        </w:tc>
        <w:tc>
          <w:tcPr>
            <w:tcW w:w="5490" w:type="dxa"/>
            <w:shd w:val="clear" w:color="auto" w:fill="auto"/>
            <w:hideMark/>
          </w:tcPr>
          <w:p w14:paraId="798A9E5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national health authority notice</w:t>
            </w:r>
          </w:p>
        </w:tc>
      </w:tr>
      <w:tr w:rsidR="0091420D" w:rsidRPr="00FF0ACC" w14:paraId="0F12D74E" w14:textId="77777777" w:rsidTr="00FF1480">
        <w:tc>
          <w:tcPr>
            <w:tcW w:w="3595" w:type="dxa"/>
            <w:shd w:val="clear" w:color="auto" w:fill="auto"/>
            <w:noWrap/>
            <w:hideMark/>
          </w:tcPr>
          <w:p w14:paraId="02ADA8A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B2AABE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World Health Organization notice</w:t>
            </w:r>
          </w:p>
        </w:tc>
      </w:tr>
      <w:tr w:rsidR="0091420D" w:rsidRPr="00FF0ACC" w14:paraId="14E7FD43" w14:textId="77777777" w:rsidTr="00FF1480">
        <w:tc>
          <w:tcPr>
            <w:tcW w:w="3595" w:type="dxa"/>
            <w:shd w:val="clear" w:color="auto" w:fill="auto"/>
            <w:noWrap/>
            <w:hideMark/>
          </w:tcPr>
          <w:p w14:paraId="60DA8FE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BCF25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local health authority notice</w:t>
            </w:r>
          </w:p>
        </w:tc>
      </w:tr>
      <w:tr w:rsidR="0091420D" w:rsidRPr="00FF0ACC" w14:paraId="7937B23C" w14:textId="77777777" w:rsidTr="00FF1480">
        <w:tc>
          <w:tcPr>
            <w:tcW w:w="3595" w:type="dxa"/>
            <w:shd w:val="clear" w:color="000000" w:fill="FCE4D6"/>
            <w:noWrap/>
            <w:hideMark/>
          </w:tcPr>
          <w:p w14:paraId="22EBA3E5"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44FB56A4"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2B838F04" w14:textId="77777777" w:rsidTr="00FF1480">
        <w:tc>
          <w:tcPr>
            <w:tcW w:w="3595" w:type="dxa"/>
            <w:shd w:val="clear" w:color="auto" w:fill="auto"/>
            <w:noWrap/>
            <w:hideMark/>
          </w:tcPr>
          <w:p w14:paraId="68BD8DC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ice information</w:t>
            </w:r>
          </w:p>
        </w:tc>
        <w:tc>
          <w:tcPr>
            <w:tcW w:w="5490" w:type="dxa"/>
            <w:shd w:val="clear" w:color="auto" w:fill="auto"/>
            <w:noWrap/>
            <w:hideMark/>
          </w:tcPr>
          <w:p w14:paraId="4AF4C70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ice boom - installation or removal</w:t>
            </w:r>
          </w:p>
        </w:tc>
      </w:tr>
      <w:tr w:rsidR="0091420D" w:rsidRPr="00FF0ACC" w14:paraId="5721DB45" w14:textId="77777777" w:rsidTr="00FF1480">
        <w:tc>
          <w:tcPr>
            <w:tcW w:w="3595" w:type="dxa"/>
            <w:shd w:val="clear" w:color="auto" w:fill="auto"/>
            <w:noWrap/>
            <w:hideMark/>
          </w:tcPr>
          <w:p w14:paraId="7112468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52853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ice control zone in-force or deactivated</w:t>
            </w:r>
          </w:p>
        </w:tc>
      </w:tr>
      <w:tr w:rsidR="0091420D" w:rsidRPr="00FF0ACC" w14:paraId="3DB78C83" w14:textId="77777777" w:rsidTr="00FF1480">
        <w:tc>
          <w:tcPr>
            <w:tcW w:w="3595" w:type="dxa"/>
            <w:shd w:val="clear" w:color="auto" w:fill="auto"/>
            <w:noWrap/>
            <w:hideMark/>
          </w:tcPr>
          <w:p w14:paraId="48E5BCD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08A1E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iceberg outside advertised limits</w:t>
            </w:r>
          </w:p>
        </w:tc>
      </w:tr>
      <w:tr w:rsidR="0091420D" w:rsidRPr="00FF0ACC" w14:paraId="524C479F" w14:textId="77777777" w:rsidTr="00FF1480">
        <w:tc>
          <w:tcPr>
            <w:tcW w:w="3595" w:type="dxa"/>
            <w:shd w:val="clear" w:color="auto" w:fill="auto"/>
            <w:noWrap/>
            <w:hideMark/>
          </w:tcPr>
          <w:p w14:paraId="459662D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559D4F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unidentified radar target - possible iceberg</w:t>
            </w:r>
          </w:p>
        </w:tc>
      </w:tr>
      <w:tr w:rsidR="0091420D" w:rsidRPr="00FF0ACC" w14:paraId="093B67A0" w14:textId="77777777" w:rsidTr="00FF1480">
        <w:tc>
          <w:tcPr>
            <w:tcW w:w="3595" w:type="dxa"/>
            <w:shd w:val="clear" w:color="auto" w:fill="auto"/>
            <w:noWrap/>
            <w:hideMark/>
          </w:tcPr>
          <w:p w14:paraId="53647F9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17ED19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authorized ice routeing information</w:t>
            </w:r>
          </w:p>
        </w:tc>
      </w:tr>
      <w:tr w:rsidR="0091420D" w:rsidRPr="00FF0ACC" w14:paraId="39C301E0" w14:textId="77777777" w:rsidTr="00FF1480">
        <w:tc>
          <w:tcPr>
            <w:tcW w:w="3595" w:type="dxa"/>
            <w:shd w:val="clear" w:color="000000" w:fill="FCE4D6"/>
            <w:noWrap/>
            <w:hideMark/>
          </w:tcPr>
          <w:p w14:paraId="47030977"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lastRenderedPageBreak/>
              <w:t>TypeGeneral</w:t>
            </w:r>
            <w:proofErr w:type="spellEnd"/>
          </w:p>
        </w:tc>
        <w:tc>
          <w:tcPr>
            <w:tcW w:w="5490" w:type="dxa"/>
            <w:shd w:val="clear" w:color="000000" w:fill="FCE4D6"/>
            <w:noWrap/>
            <w:hideMark/>
          </w:tcPr>
          <w:p w14:paraId="5A8EF7BD"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1346087A" w14:textId="77777777" w:rsidTr="00FF1480">
        <w:tc>
          <w:tcPr>
            <w:tcW w:w="3595" w:type="dxa"/>
            <w:shd w:val="clear" w:color="auto" w:fill="auto"/>
            <w:noWrap/>
            <w:hideMark/>
          </w:tcPr>
          <w:p w14:paraId="092BBDA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other hazards</w:t>
            </w:r>
          </w:p>
        </w:tc>
        <w:tc>
          <w:tcPr>
            <w:tcW w:w="5490" w:type="dxa"/>
            <w:shd w:val="clear" w:color="auto" w:fill="auto"/>
            <w:noWrap/>
            <w:hideMark/>
          </w:tcPr>
          <w:p w14:paraId="6E1769E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presence of naval mines</w:t>
            </w:r>
          </w:p>
        </w:tc>
      </w:tr>
      <w:tr w:rsidR="0091420D" w:rsidRPr="00FF0ACC" w14:paraId="2DFBDA1E" w14:textId="77777777" w:rsidTr="00FF1480">
        <w:tc>
          <w:tcPr>
            <w:tcW w:w="3595" w:type="dxa"/>
            <w:shd w:val="clear" w:color="auto" w:fill="auto"/>
            <w:noWrap/>
            <w:hideMark/>
          </w:tcPr>
          <w:p w14:paraId="00BFF01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E6A459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explosive device</w:t>
            </w:r>
          </w:p>
        </w:tc>
      </w:tr>
      <w:tr w:rsidR="0091420D" w:rsidRPr="00FF0ACC" w14:paraId="648BCECA" w14:textId="77777777" w:rsidTr="00FF1480">
        <w:tc>
          <w:tcPr>
            <w:tcW w:w="3595" w:type="dxa"/>
            <w:shd w:val="clear" w:color="auto" w:fill="auto"/>
            <w:noWrap/>
            <w:hideMark/>
          </w:tcPr>
          <w:p w14:paraId="31EB7B4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1E620F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fallout hazard</w:t>
            </w:r>
          </w:p>
        </w:tc>
      </w:tr>
      <w:tr w:rsidR="0091420D" w:rsidRPr="00FF0ACC" w14:paraId="157A5B41" w14:textId="77777777" w:rsidTr="00FF1480">
        <w:tc>
          <w:tcPr>
            <w:tcW w:w="3595" w:type="dxa"/>
            <w:shd w:val="clear" w:color="auto" w:fill="auto"/>
            <w:noWrap/>
            <w:hideMark/>
          </w:tcPr>
          <w:p w14:paraId="62890F8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F254FF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hazardous area</w:t>
            </w:r>
          </w:p>
        </w:tc>
      </w:tr>
      <w:tr w:rsidR="0091420D" w:rsidRPr="00FF0ACC" w14:paraId="143092F0" w14:textId="77777777" w:rsidTr="00FF1480">
        <w:tc>
          <w:tcPr>
            <w:tcW w:w="3595" w:type="dxa"/>
            <w:shd w:val="clear" w:color="000000" w:fill="FCE4D6"/>
            <w:noWrap/>
            <w:hideMark/>
          </w:tcPr>
          <w:p w14:paraId="120B84E3"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5EF5BBC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04452850" w14:textId="77777777" w:rsidTr="00FF1480">
        <w:tc>
          <w:tcPr>
            <w:tcW w:w="3595" w:type="dxa"/>
            <w:shd w:val="clear" w:color="auto" w:fill="auto"/>
            <w:noWrap/>
            <w:hideMark/>
          </w:tcPr>
          <w:p w14:paraId="2681C1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aquaculture and fishing installations</w:t>
            </w:r>
          </w:p>
        </w:tc>
        <w:tc>
          <w:tcPr>
            <w:tcW w:w="5490" w:type="dxa"/>
            <w:shd w:val="clear" w:color="auto" w:fill="auto"/>
            <w:noWrap/>
            <w:hideMark/>
          </w:tcPr>
          <w:p w14:paraId="5AD6FA1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aquaculture site</w:t>
            </w:r>
          </w:p>
        </w:tc>
      </w:tr>
      <w:tr w:rsidR="0091420D" w:rsidRPr="00FF0ACC" w14:paraId="63922DF3" w14:textId="77777777" w:rsidTr="00FF1480">
        <w:tc>
          <w:tcPr>
            <w:tcW w:w="3595" w:type="dxa"/>
            <w:shd w:val="clear" w:color="auto" w:fill="auto"/>
            <w:noWrap/>
            <w:hideMark/>
          </w:tcPr>
          <w:p w14:paraId="6C28446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FD4035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Fish Aggregating Device </w:t>
            </w:r>
          </w:p>
        </w:tc>
      </w:tr>
      <w:tr w:rsidR="0091420D" w:rsidRPr="00FF0ACC" w14:paraId="2F06F00E" w14:textId="77777777" w:rsidTr="00FF1480">
        <w:tc>
          <w:tcPr>
            <w:tcW w:w="3595" w:type="dxa"/>
            <w:shd w:val="clear" w:color="auto" w:fill="auto"/>
            <w:noWrap/>
            <w:hideMark/>
          </w:tcPr>
          <w:p w14:paraId="79F9A65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96EE9A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presence of long fishing gear</w:t>
            </w:r>
          </w:p>
        </w:tc>
      </w:tr>
      <w:tr w:rsidR="0091420D" w:rsidRPr="00FF0ACC" w14:paraId="3BED515D" w14:textId="77777777" w:rsidTr="00FF1480">
        <w:tc>
          <w:tcPr>
            <w:tcW w:w="3595" w:type="dxa"/>
            <w:shd w:val="clear" w:color="auto" w:fill="auto"/>
            <w:noWrap/>
            <w:hideMark/>
          </w:tcPr>
          <w:p w14:paraId="3834261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3A56A5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numerous fishing vessels</w:t>
            </w:r>
          </w:p>
        </w:tc>
      </w:tr>
      <w:tr w:rsidR="0091420D" w:rsidRPr="00FF0ACC" w14:paraId="7A23507B" w14:textId="77777777" w:rsidTr="00FF1480">
        <w:tc>
          <w:tcPr>
            <w:tcW w:w="3595" w:type="dxa"/>
            <w:shd w:val="clear" w:color="000000" w:fill="FCE4D6"/>
            <w:noWrap/>
            <w:hideMark/>
          </w:tcPr>
          <w:p w14:paraId="1A573ABF"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1F7582B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1AF246DB" w14:textId="77777777" w:rsidTr="00FF1480">
        <w:tc>
          <w:tcPr>
            <w:tcW w:w="3595" w:type="dxa"/>
            <w:shd w:val="clear" w:color="auto" w:fill="auto"/>
            <w:noWrap/>
            <w:hideMark/>
          </w:tcPr>
          <w:p w14:paraId="37D387E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works</w:t>
            </w:r>
          </w:p>
        </w:tc>
        <w:tc>
          <w:tcPr>
            <w:tcW w:w="5490" w:type="dxa"/>
            <w:shd w:val="clear" w:color="auto" w:fill="auto"/>
            <w:noWrap/>
            <w:hideMark/>
          </w:tcPr>
          <w:p w14:paraId="49108CB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dredging operation</w:t>
            </w:r>
          </w:p>
        </w:tc>
      </w:tr>
      <w:tr w:rsidR="0091420D" w:rsidRPr="00FF0ACC" w14:paraId="3531554D" w14:textId="77777777" w:rsidTr="00FF1480">
        <w:tc>
          <w:tcPr>
            <w:tcW w:w="3595" w:type="dxa"/>
            <w:shd w:val="clear" w:color="auto" w:fill="auto"/>
            <w:noWrap/>
            <w:hideMark/>
          </w:tcPr>
          <w:p w14:paraId="5B95104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09D7F8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breakwater construction</w:t>
            </w:r>
          </w:p>
        </w:tc>
      </w:tr>
      <w:tr w:rsidR="0091420D" w:rsidRPr="00FF0ACC" w14:paraId="4F5CBA09" w14:textId="77777777" w:rsidTr="00FF1480">
        <w:tc>
          <w:tcPr>
            <w:tcW w:w="3595" w:type="dxa"/>
            <w:shd w:val="clear" w:color="auto" w:fill="auto"/>
            <w:noWrap/>
            <w:hideMark/>
          </w:tcPr>
          <w:p w14:paraId="40A231D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95F7D7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wharf construction</w:t>
            </w:r>
          </w:p>
        </w:tc>
      </w:tr>
      <w:tr w:rsidR="0091420D" w:rsidRPr="00FF0ACC" w14:paraId="2185957B" w14:textId="77777777" w:rsidTr="00FF1480">
        <w:tc>
          <w:tcPr>
            <w:tcW w:w="3595" w:type="dxa"/>
            <w:shd w:val="clear" w:color="auto" w:fill="auto"/>
            <w:noWrap/>
            <w:hideMark/>
          </w:tcPr>
          <w:p w14:paraId="3359BE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4EEA03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works in progress</w:t>
            </w:r>
          </w:p>
        </w:tc>
      </w:tr>
      <w:tr w:rsidR="0091420D" w:rsidRPr="00FF0ACC" w14:paraId="0619002A" w14:textId="77777777" w:rsidTr="00FF1480">
        <w:tc>
          <w:tcPr>
            <w:tcW w:w="3595" w:type="dxa"/>
            <w:shd w:val="clear" w:color="auto" w:fill="auto"/>
            <w:noWrap/>
            <w:hideMark/>
          </w:tcPr>
          <w:p w14:paraId="1CC4634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52276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diving operation</w:t>
            </w:r>
          </w:p>
        </w:tc>
      </w:tr>
      <w:tr w:rsidR="0091420D" w:rsidRPr="00FF0ACC" w14:paraId="029C5CD4" w14:textId="77777777" w:rsidTr="00FF1480">
        <w:tc>
          <w:tcPr>
            <w:tcW w:w="3595" w:type="dxa"/>
            <w:shd w:val="clear" w:color="auto" w:fill="auto"/>
            <w:noWrap/>
            <w:hideMark/>
          </w:tcPr>
          <w:p w14:paraId="0827FA6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0BD8B7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cable laying operation</w:t>
            </w:r>
          </w:p>
        </w:tc>
      </w:tr>
      <w:tr w:rsidR="0091420D" w:rsidRPr="00FF0ACC" w14:paraId="43CAD5A9" w14:textId="77777777" w:rsidTr="00FF1480">
        <w:tc>
          <w:tcPr>
            <w:tcW w:w="3595" w:type="dxa"/>
            <w:shd w:val="clear" w:color="auto" w:fill="auto"/>
            <w:noWrap/>
            <w:hideMark/>
          </w:tcPr>
          <w:p w14:paraId="43A1E98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35882A4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pipe laying operation</w:t>
            </w:r>
          </w:p>
        </w:tc>
      </w:tr>
      <w:tr w:rsidR="0091420D" w:rsidRPr="00FF0ACC" w14:paraId="6303A560" w14:textId="77777777" w:rsidTr="00FF1480">
        <w:tc>
          <w:tcPr>
            <w:tcW w:w="3595" w:type="dxa"/>
            <w:shd w:val="clear" w:color="auto" w:fill="auto"/>
            <w:noWrap/>
            <w:hideMark/>
          </w:tcPr>
          <w:p w14:paraId="5773958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83B38E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cable operations</w:t>
            </w:r>
          </w:p>
        </w:tc>
      </w:tr>
      <w:tr w:rsidR="0091420D" w:rsidRPr="00FF0ACC" w14:paraId="07520C7B" w14:textId="77777777" w:rsidTr="00FF1480">
        <w:tc>
          <w:tcPr>
            <w:tcW w:w="3595" w:type="dxa"/>
            <w:shd w:val="clear" w:color="auto" w:fill="auto"/>
            <w:noWrap/>
            <w:hideMark/>
          </w:tcPr>
          <w:p w14:paraId="1DEC467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0C572C7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pipe operations</w:t>
            </w:r>
          </w:p>
        </w:tc>
      </w:tr>
      <w:tr w:rsidR="0091420D" w:rsidRPr="00FF0ACC" w14:paraId="5FC8EA9F" w14:textId="77777777" w:rsidTr="00FF1480">
        <w:tc>
          <w:tcPr>
            <w:tcW w:w="3595" w:type="dxa"/>
            <w:shd w:val="clear" w:color="auto" w:fill="auto"/>
            <w:noWrap/>
            <w:hideMark/>
          </w:tcPr>
          <w:p w14:paraId="71B57B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5A3FE1D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underwater operations</w:t>
            </w:r>
          </w:p>
        </w:tc>
      </w:tr>
      <w:tr w:rsidR="0091420D" w:rsidRPr="00FF0ACC" w14:paraId="7ED175FF" w14:textId="77777777" w:rsidTr="00FF1480">
        <w:tc>
          <w:tcPr>
            <w:tcW w:w="3595" w:type="dxa"/>
            <w:shd w:val="clear" w:color="000000" w:fill="FCE4D6"/>
            <w:noWrap/>
            <w:hideMark/>
          </w:tcPr>
          <w:p w14:paraId="39DDC1F5"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TypeGeneral</w:t>
            </w:r>
            <w:proofErr w:type="spellEnd"/>
          </w:p>
        </w:tc>
        <w:tc>
          <w:tcPr>
            <w:tcW w:w="5490" w:type="dxa"/>
            <w:shd w:val="clear" w:color="000000" w:fill="FCE4D6"/>
            <w:noWrap/>
            <w:hideMark/>
          </w:tcPr>
          <w:p w14:paraId="0B66B8F0" w14:textId="77777777" w:rsidR="0091420D" w:rsidRPr="002F2E96" w:rsidRDefault="0091420D" w:rsidP="00971513">
            <w:pPr>
              <w:suppressAutoHyphens w:val="0"/>
              <w:spacing w:before="60" w:after="60" w:line="240" w:lineRule="auto"/>
              <w:jc w:val="center"/>
              <w:rPr>
                <w:rFonts w:ascii="Calibri" w:eastAsia="Times New Roman" w:hAnsi="Calibri" w:cs="Calibri"/>
                <w:b/>
                <w:bCs/>
                <w:sz w:val="18"/>
                <w:szCs w:val="18"/>
                <w:lang w:val="en-GB" w:eastAsia="en-CA"/>
              </w:rPr>
            </w:pPr>
            <w:proofErr w:type="spellStart"/>
            <w:r w:rsidRPr="002F2E96">
              <w:rPr>
                <w:rFonts w:ascii="Calibri" w:eastAsia="Times New Roman" w:hAnsi="Calibri" w:cs="Calibri"/>
                <w:b/>
                <w:bCs/>
                <w:sz w:val="18"/>
                <w:szCs w:val="18"/>
                <w:lang w:val="en-GB" w:eastAsia="en-CA"/>
              </w:rPr>
              <w:t>TypeDetails</w:t>
            </w:r>
            <w:proofErr w:type="spellEnd"/>
          </w:p>
        </w:tc>
      </w:tr>
      <w:tr w:rsidR="0091420D" w:rsidRPr="00FF0ACC" w14:paraId="7B198685" w14:textId="77777777" w:rsidTr="00FF1480">
        <w:tc>
          <w:tcPr>
            <w:tcW w:w="3595" w:type="dxa"/>
            <w:shd w:val="clear" w:color="auto" w:fill="auto"/>
            <w:noWrap/>
            <w:hideMark/>
          </w:tcPr>
          <w:p w14:paraId="44A8BB49" w14:textId="3E24E670"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aids to navigation change</w:t>
            </w:r>
            <w:r w:rsidR="009E55AD" w:rsidRPr="002F2E96">
              <w:rPr>
                <w:rFonts w:ascii="Calibri" w:eastAsia="Times New Roman" w:hAnsi="Calibri" w:cs="Calibri"/>
                <w:sz w:val="18"/>
                <w:szCs w:val="18"/>
                <w:lang w:val="en-GB" w:eastAsia="en-CA"/>
              </w:rPr>
              <w:t>s</w:t>
            </w:r>
          </w:p>
        </w:tc>
        <w:tc>
          <w:tcPr>
            <w:tcW w:w="5490" w:type="dxa"/>
            <w:shd w:val="clear" w:color="000000" w:fill="DDEBF7"/>
            <w:hideMark/>
          </w:tcPr>
          <w:p w14:paraId="1825BEE8" w14:textId="77777777" w:rsidR="0091420D" w:rsidRPr="002F2E96" w:rsidRDefault="0091420D" w:rsidP="00971513">
            <w:pPr>
              <w:suppressAutoHyphens w:val="0"/>
              <w:spacing w:before="60" w:after="60" w:line="240" w:lineRule="auto"/>
              <w:jc w:val="center"/>
              <w:rPr>
                <w:rFonts w:ascii="Calibri" w:eastAsia="Times New Roman" w:hAnsi="Calibri" w:cs="Calibri"/>
                <w:b/>
                <w:bCs/>
                <w:i/>
                <w:iCs/>
                <w:sz w:val="18"/>
                <w:szCs w:val="18"/>
                <w:lang w:val="en-GB" w:eastAsia="en-CA"/>
              </w:rPr>
            </w:pPr>
            <w:r w:rsidRPr="002F2E96">
              <w:rPr>
                <w:rFonts w:ascii="Calibri" w:eastAsia="Times New Roman" w:hAnsi="Calibri" w:cs="Calibri"/>
                <w:b/>
                <w:bCs/>
                <w:i/>
                <w:iCs/>
                <w:sz w:val="18"/>
                <w:szCs w:val="18"/>
                <w:lang w:val="en-GB" w:eastAsia="en-CA"/>
              </w:rPr>
              <w:t>Buoyage</w:t>
            </w:r>
          </w:p>
        </w:tc>
      </w:tr>
      <w:tr w:rsidR="0091420D" w:rsidRPr="00FF0ACC" w14:paraId="68B5C7FB" w14:textId="77777777" w:rsidTr="00FF1480">
        <w:tc>
          <w:tcPr>
            <w:tcW w:w="3595" w:type="dxa"/>
            <w:shd w:val="clear" w:color="auto" w:fill="auto"/>
            <w:noWrap/>
            <w:hideMark/>
          </w:tcPr>
          <w:p w14:paraId="1D4A9E0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29CE97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temporary buoyage</w:t>
            </w:r>
          </w:p>
        </w:tc>
      </w:tr>
      <w:tr w:rsidR="0091420D" w:rsidRPr="00FF0ACC" w14:paraId="1C6499A2" w14:textId="77777777" w:rsidTr="00FF1480">
        <w:tc>
          <w:tcPr>
            <w:tcW w:w="3595" w:type="dxa"/>
            <w:shd w:val="clear" w:color="auto" w:fill="auto"/>
            <w:noWrap/>
            <w:vAlign w:val="bottom"/>
            <w:hideMark/>
          </w:tcPr>
          <w:p w14:paraId="20C5E02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000000" w:fill="DDEBF7"/>
            <w:hideMark/>
          </w:tcPr>
          <w:p w14:paraId="6234BDDC" w14:textId="77777777" w:rsidR="0091420D" w:rsidRPr="002F2E96" w:rsidRDefault="0091420D" w:rsidP="00971513">
            <w:pPr>
              <w:suppressAutoHyphens w:val="0"/>
              <w:spacing w:before="60" w:after="60" w:line="240" w:lineRule="auto"/>
              <w:jc w:val="center"/>
              <w:rPr>
                <w:rFonts w:ascii="Calibri" w:eastAsia="Times New Roman" w:hAnsi="Calibri" w:cs="Calibri"/>
                <w:b/>
                <w:bCs/>
                <w:i/>
                <w:iCs/>
                <w:sz w:val="18"/>
                <w:szCs w:val="18"/>
                <w:lang w:val="en-GB" w:eastAsia="en-CA"/>
              </w:rPr>
            </w:pPr>
            <w:r w:rsidRPr="002F2E96">
              <w:rPr>
                <w:rFonts w:ascii="Calibri" w:eastAsia="Times New Roman" w:hAnsi="Calibri" w:cs="Calibri"/>
                <w:b/>
                <w:bCs/>
                <w:i/>
                <w:iCs/>
                <w:sz w:val="18"/>
                <w:szCs w:val="18"/>
                <w:lang w:val="en-GB" w:eastAsia="en-CA"/>
              </w:rPr>
              <w:t>Buoy</w:t>
            </w:r>
          </w:p>
        </w:tc>
      </w:tr>
      <w:tr w:rsidR="0091420D" w:rsidRPr="00FF0ACC" w14:paraId="05960CF4" w14:textId="77777777" w:rsidTr="00FF1480">
        <w:tc>
          <w:tcPr>
            <w:tcW w:w="3595" w:type="dxa"/>
            <w:shd w:val="clear" w:color="auto" w:fill="auto"/>
            <w:noWrap/>
            <w:hideMark/>
          </w:tcPr>
          <w:p w14:paraId="5A66A73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2F2A51E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buoy - light damaged</w:t>
            </w:r>
          </w:p>
        </w:tc>
      </w:tr>
      <w:tr w:rsidR="0091420D" w:rsidRPr="00FF0ACC" w14:paraId="5615B4ED" w14:textId="77777777" w:rsidTr="00FF1480">
        <w:tc>
          <w:tcPr>
            <w:tcW w:w="3595" w:type="dxa"/>
            <w:shd w:val="clear" w:color="auto" w:fill="auto"/>
            <w:noWrap/>
            <w:hideMark/>
          </w:tcPr>
          <w:p w14:paraId="687B98E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8A67CF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buoy - light not synchronized</w:t>
            </w:r>
          </w:p>
        </w:tc>
      </w:tr>
      <w:tr w:rsidR="0091420D" w:rsidRPr="00FF0ACC" w14:paraId="2D7021C3" w14:textId="77777777" w:rsidTr="00FF1480">
        <w:tc>
          <w:tcPr>
            <w:tcW w:w="3595" w:type="dxa"/>
            <w:shd w:val="clear" w:color="auto" w:fill="auto"/>
            <w:noWrap/>
            <w:hideMark/>
          </w:tcPr>
          <w:p w14:paraId="19CAB8B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111D55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buoy - light unlit</w:t>
            </w:r>
          </w:p>
        </w:tc>
      </w:tr>
      <w:tr w:rsidR="0091420D" w:rsidRPr="00FF0ACC" w14:paraId="1C7B9AB4" w14:textId="77777777" w:rsidTr="00FF1480">
        <w:tc>
          <w:tcPr>
            <w:tcW w:w="3595" w:type="dxa"/>
            <w:shd w:val="clear" w:color="auto" w:fill="auto"/>
            <w:noWrap/>
            <w:hideMark/>
          </w:tcPr>
          <w:p w14:paraId="41CBFC5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99CB94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buoy - light unreliable</w:t>
            </w:r>
          </w:p>
        </w:tc>
      </w:tr>
      <w:tr w:rsidR="0091420D" w:rsidRPr="00FF0ACC" w14:paraId="01FED33C" w14:textId="77777777" w:rsidTr="00FF1480">
        <w:tc>
          <w:tcPr>
            <w:tcW w:w="3595" w:type="dxa"/>
            <w:shd w:val="clear" w:color="auto" w:fill="auto"/>
            <w:noWrap/>
            <w:vAlign w:val="bottom"/>
            <w:hideMark/>
          </w:tcPr>
          <w:p w14:paraId="4CEAA5A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0E3108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spar buoy - light damaged</w:t>
            </w:r>
          </w:p>
        </w:tc>
      </w:tr>
      <w:tr w:rsidR="0091420D" w:rsidRPr="00FF0ACC" w14:paraId="7479F004" w14:textId="77777777" w:rsidTr="00FF1480">
        <w:tc>
          <w:tcPr>
            <w:tcW w:w="3595" w:type="dxa"/>
            <w:shd w:val="clear" w:color="auto" w:fill="auto"/>
            <w:noWrap/>
            <w:vAlign w:val="bottom"/>
            <w:hideMark/>
          </w:tcPr>
          <w:p w14:paraId="27FA486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47B7E28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spar buoy - light not synchronized</w:t>
            </w:r>
          </w:p>
        </w:tc>
      </w:tr>
      <w:tr w:rsidR="0091420D" w:rsidRPr="00FF0ACC" w14:paraId="7E5EBBC3" w14:textId="77777777" w:rsidTr="00FF1480">
        <w:tc>
          <w:tcPr>
            <w:tcW w:w="3595" w:type="dxa"/>
            <w:shd w:val="clear" w:color="auto" w:fill="auto"/>
            <w:noWrap/>
            <w:vAlign w:val="bottom"/>
            <w:hideMark/>
          </w:tcPr>
          <w:p w14:paraId="04F9B24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7A392C2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spar buoy - light unlit</w:t>
            </w:r>
          </w:p>
        </w:tc>
      </w:tr>
      <w:tr w:rsidR="0091420D" w:rsidRPr="00FF0ACC" w14:paraId="477205BF" w14:textId="77777777" w:rsidTr="00FF1480">
        <w:tc>
          <w:tcPr>
            <w:tcW w:w="3595" w:type="dxa"/>
            <w:shd w:val="clear" w:color="auto" w:fill="auto"/>
            <w:noWrap/>
            <w:vAlign w:val="bottom"/>
            <w:hideMark/>
          </w:tcPr>
          <w:p w14:paraId="135616A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hideMark/>
          </w:tcPr>
          <w:p w14:paraId="68B01DB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spar buoy - light unreliable</w:t>
            </w:r>
          </w:p>
        </w:tc>
      </w:tr>
      <w:tr w:rsidR="0091420D" w:rsidRPr="00FF0ACC" w14:paraId="75F55043" w14:textId="77777777" w:rsidTr="00FF1480">
        <w:tc>
          <w:tcPr>
            <w:tcW w:w="3595" w:type="dxa"/>
            <w:shd w:val="clear" w:color="auto" w:fill="auto"/>
            <w:noWrap/>
            <w:vAlign w:val="bottom"/>
            <w:hideMark/>
          </w:tcPr>
          <w:p w14:paraId="7C5356A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4308F4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missing</w:t>
            </w:r>
          </w:p>
        </w:tc>
      </w:tr>
      <w:tr w:rsidR="0091420D" w:rsidRPr="00FF0ACC" w14:paraId="40BB66E9" w14:textId="77777777" w:rsidTr="00FF1480">
        <w:tc>
          <w:tcPr>
            <w:tcW w:w="3595" w:type="dxa"/>
            <w:shd w:val="clear" w:color="auto" w:fill="auto"/>
            <w:noWrap/>
            <w:vAlign w:val="bottom"/>
            <w:hideMark/>
          </w:tcPr>
          <w:p w14:paraId="5F15006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noWrap/>
            <w:vAlign w:val="bottom"/>
            <w:hideMark/>
          </w:tcPr>
          <w:p w14:paraId="43BCE5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move</w:t>
            </w:r>
          </w:p>
        </w:tc>
      </w:tr>
      <w:tr w:rsidR="0091420D" w:rsidRPr="00FF0ACC" w14:paraId="12B61415" w14:textId="77777777" w:rsidTr="00FF1480">
        <w:tc>
          <w:tcPr>
            <w:tcW w:w="3595" w:type="dxa"/>
            <w:shd w:val="clear" w:color="auto" w:fill="auto"/>
            <w:noWrap/>
            <w:vAlign w:val="bottom"/>
            <w:hideMark/>
          </w:tcPr>
          <w:p w14:paraId="7067D55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A6FEBC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off position</w:t>
            </w:r>
          </w:p>
        </w:tc>
      </w:tr>
      <w:tr w:rsidR="0091420D" w:rsidRPr="00FF0ACC" w14:paraId="7782D051" w14:textId="77777777" w:rsidTr="00FF1480">
        <w:tc>
          <w:tcPr>
            <w:tcW w:w="3595" w:type="dxa"/>
            <w:shd w:val="clear" w:color="auto" w:fill="auto"/>
            <w:noWrap/>
            <w:vAlign w:val="bottom"/>
            <w:hideMark/>
          </w:tcPr>
          <w:p w14:paraId="6E2D1FB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42701F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adrift</w:t>
            </w:r>
          </w:p>
        </w:tc>
      </w:tr>
      <w:tr w:rsidR="0091420D" w:rsidRPr="00FF0ACC" w14:paraId="0B213102" w14:textId="77777777" w:rsidTr="00FF1480">
        <w:tc>
          <w:tcPr>
            <w:tcW w:w="3595" w:type="dxa"/>
            <w:shd w:val="clear" w:color="auto" w:fill="auto"/>
            <w:noWrap/>
            <w:vAlign w:val="bottom"/>
            <w:hideMark/>
          </w:tcPr>
          <w:p w14:paraId="707EBC1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902CA8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damaged</w:t>
            </w:r>
          </w:p>
        </w:tc>
      </w:tr>
      <w:tr w:rsidR="0091420D" w:rsidRPr="00FF0ACC" w14:paraId="7F7055AF" w14:textId="77777777" w:rsidTr="00FF1480">
        <w:tc>
          <w:tcPr>
            <w:tcW w:w="3595" w:type="dxa"/>
            <w:shd w:val="clear" w:color="auto" w:fill="auto"/>
            <w:noWrap/>
            <w:vAlign w:val="bottom"/>
            <w:hideMark/>
          </w:tcPr>
          <w:p w14:paraId="1361CC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9F036B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restored to normal</w:t>
            </w:r>
          </w:p>
        </w:tc>
      </w:tr>
      <w:tr w:rsidR="0091420D" w:rsidRPr="00FF0ACC" w14:paraId="435BA3DC" w14:textId="77777777" w:rsidTr="00FF1480">
        <w:tc>
          <w:tcPr>
            <w:tcW w:w="3595" w:type="dxa"/>
            <w:shd w:val="clear" w:color="auto" w:fill="auto"/>
            <w:noWrap/>
            <w:vAlign w:val="bottom"/>
            <w:hideMark/>
          </w:tcPr>
          <w:p w14:paraId="13940BC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31952FE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destroyed</w:t>
            </w:r>
          </w:p>
        </w:tc>
      </w:tr>
      <w:tr w:rsidR="0091420D" w:rsidRPr="00FF0ACC" w14:paraId="72217550" w14:textId="77777777" w:rsidTr="00FF1480">
        <w:tc>
          <w:tcPr>
            <w:tcW w:w="3595" w:type="dxa"/>
            <w:shd w:val="clear" w:color="auto" w:fill="auto"/>
            <w:noWrap/>
            <w:vAlign w:val="bottom"/>
            <w:hideMark/>
          </w:tcPr>
          <w:p w14:paraId="2DA9FAD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D084A9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re-established</w:t>
            </w:r>
          </w:p>
        </w:tc>
      </w:tr>
      <w:tr w:rsidR="0091420D" w:rsidRPr="00FF0ACC" w14:paraId="4DBBF2B2" w14:textId="77777777" w:rsidTr="00FF1480">
        <w:tc>
          <w:tcPr>
            <w:tcW w:w="3595" w:type="dxa"/>
            <w:shd w:val="clear" w:color="auto" w:fill="auto"/>
            <w:noWrap/>
            <w:vAlign w:val="bottom"/>
            <w:hideMark/>
          </w:tcPr>
          <w:p w14:paraId="089E79C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2B250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buoy </w:t>
            </w:r>
            <w:proofErr w:type="spellStart"/>
            <w:r w:rsidRPr="002F2E96">
              <w:rPr>
                <w:rFonts w:ascii="Calibri" w:eastAsia="Times New Roman" w:hAnsi="Calibri" w:cs="Calibri"/>
                <w:sz w:val="18"/>
                <w:szCs w:val="18"/>
                <w:lang w:val="en-GB" w:eastAsia="en-CA"/>
              </w:rPr>
              <w:t>topmark</w:t>
            </w:r>
            <w:proofErr w:type="spellEnd"/>
            <w:r w:rsidRPr="002F2E96">
              <w:rPr>
                <w:rFonts w:ascii="Calibri" w:eastAsia="Times New Roman" w:hAnsi="Calibri" w:cs="Calibri"/>
                <w:sz w:val="18"/>
                <w:szCs w:val="18"/>
                <w:lang w:val="en-GB" w:eastAsia="en-CA"/>
              </w:rPr>
              <w:t xml:space="preserve"> missing</w:t>
            </w:r>
          </w:p>
        </w:tc>
      </w:tr>
      <w:tr w:rsidR="0091420D" w:rsidRPr="00FF0ACC" w14:paraId="61B1F2F0" w14:textId="77777777" w:rsidTr="00FF1480">
        <w:tc>
          <w:tcPr>
            <w:tcW w:w="3595" w:type="dxa"/>
            <w:shd w:val="clear" w:color="auto" w:fill="auto"/>
            <w:noWrap/>
            <w:vAlign w:val="bottom"/>
            <w:hideMark/>
          </w:tcPr>
          <w:p w14:paraId="3E5A70A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EA0964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buoy </w:t>
            </w:r>
            <w:proofErr w:type="spellStart"/>
            <w:r w:rsidRPr="002F2E96">
              <w:rPr>
                <w:rFonts w:ascii="Calibri" w:eastAsia="Times New Roman" w:hAnsi="Calibri" w:cs="Calibri"/>
                <w:sz w:val="18"/>
                <w:szCs w:val="18"/>
                <w:lang w:val="en-GB" w:eastAsia="en-CA"/>
              </w:rPr>
              <w:t>topmark</w:t>
            </w:r>
            <w:proofErr w:type="spellEnd"/>
            <w:r w:rsidRPr="002F2E96">
              <w:rPr>
                <w:rFonts w:ascii="Calibri" w:eastAsia="Times New Roman" w:hAnsi="Calibri" w:cs="Calibri"/>
                <w:sz w:val="18"/>
                <w:szCs w:val="18"/>
                <w:lang w:val="en-GB" w:eastAsia="en-CA"/>
              </w:rPr>
              <w:t xml:space="preserve"> damaged</w:t>
            </w:r>
          </w:p>
        </w:tc>
      </w:tr>
      <w:tr w:rsidR="0091420D" w:rsidRPr="00FF0ACC" w14:paraId="4B2F5E3F" w14:textId="77777777" w:rsidTr="00FF1480">
        <w:tc>
          <w:tcPr>
            <w:tcW w:w="3595" w:type="dxa"/>
            <w:shd w:val="clear" w:color="auto" w:fill="auto"/>
            <w:noWrap/>
            <w:vAlign w:val="bottom"/>
            <w:hideMark/>
          </w:tcPr>
          <w:p w14:paraId="02C1D68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14FBD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daymark unreliable</w:t>
            </w:r>
          </w:p>
        </w:tc>
      </w:tr>
      <w:tr w:rsidR="0091420D" w:rsidRPr="00FF0ACC" w14:paraId="1EDC25A9" w14:textId="77777777" w:rsidTr="00FF1480">
        <w:tc>
          <w:tcPr>
            <w:tcW w:w="3595" w:type="dxa"/>
            <w:shd w:val="clear" w:color="auto" w:fill="auto"/>
            <w:noWrap/>
            <w:vAlign w:val="bottom"/>
            <w:hideMark/>
          </w:tcPr>
          <w:p w14:paraId="733F6C2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325092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will be withdrawn</w:t>
            </w:r>
          </w:p>
        </w:tc>
      </w:tr>
      <w:tr w:rsidR="0091420D" w:rsidRPr="00FF0ACC" w14:paraId="413A482F" w14:textId="77777777" w:rsidTr="00FF1480">
        <w:tc>
          <w:tcPr>
            <w:tcW w:w="3595" w:type="dxa"/>
            <w:shd w:val="clear" w:color="auto" w:fill="auto"/>
            <w:noWrap/>
            <w:vAlign w:val="bottom"/>
            <w:hideMark/>
          </w:tcPr>
          <w:p w14:paraId="7E9D82B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BAD44E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withdrawn</w:t>
            </w:r>
          </w:p>
        </w:tc>
      </w:tr>
      <w:tr w:rsidR="0091420D" w:rsidRPr="00FF0ACC" w14:paraId="453C5222" w14:textId="77777777" w:rsidTr="00FF1480">
        <w:tc>
          <w:tcPr>
            <w:tcW w:w="3595" w:type="dxa"/>
            <w:shd w:val="clear" w:color="auto" w:fill="auto"/>
            <w:noWrap/>
            <w:vAlign w:val="bottom"/>
            <w:hideMark/>
          </w:tcPr>
          <w:p w14:paraId="73F0184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CE12B0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withdrawn for winter</w:t>
            </w:r>
          </w:p>
        </w:tc>
      </w:tr>
      <w:tr w:rsidR="0091420D" w:rsidRPr="00FF0ACC" w14:paraId="30701BD3" w14:textId="77777777" w:rsidTr="00FF1480">
        <w:tc>
          <w:tcPr>
            <w:tcW w:w="3595" w:type="dxa"/>
            <w:shd w:val="clear" w:color="auto" w:fill="auto"/>
            <w:noWrap/>
            <w:vAlign w:val="bottom"/>
            <w:hideMark/>
          </w:tcPr>
          <w:p w14:paraId="3627AAB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ACDB39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replaced by winter spar</w:t>
            </w:r>
          </w:p>
        </w:tc>
      </w:tr>
      <w:tr w:rsidR="0091420D" w:rsidRPr="00FF0ACC" w14:paraId="2394452B" w14:textId="77777777" w:rsidTr="00FF1480">
        <w:tc>
          <w:tcPr>
            <w:tcW w:w="3595" w:type="dxa"/>
            <w:shd w:val="clear" w:color="auto" w:fill="auto"/>
            <w:noWrap/>
            <w:vAlign w:val="bottom"/>
            <w:hideMark/>
          </w:tcPr>
          <w:p w14:paraId="57E8315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1B8A4B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decommissioned for winter</w:t>
            </w:r>
          </w:p>
        </w:tc>
      </w:tr>
      <w:tr w:rsidR="0091420D" w:rsidRPr="00FF0ACC" w14:paraId="36BFC8A5" w14:textId="77777777" w:rsidTr="00FF1480">
        <w:tc>
          <w:tcPr>
            <w:tcW w:w="3595" w:type="dxa"/>
            <w:shd w:val="clear" w:color="auto" w:fill="auto"/>
            <w:noWrap/>
            <w:vAlign w:val="bottom"/>
            <w:hideMark/>
          </w:tcPr>
          <w:p w14:paraId="0A2E550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E81705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commissioned for navigation season</w:t>
            </w:r>
          </w:p>
        </w:tc>
      </w:tr>
      <w:tr w:rsidR="0091420D" w:rsidRPr="00FF0ACC" w14:paraId="17B89CDE" w14:textId="77777777" w:rsidTr="00FF1480">
        <w:tc>
          <w:tcPr>
            <w:tcW w:w="3595" w:type="dxa"/>
            <w:shd w:val="clear" w:color="auto" w:fill="auto"/>
            <w:noWrap/>
            <w:vAlign w:val="bottom"/>
            <w:hideMark/>
          </w:tcPr>
          <w:p w14:paraId="7681324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57229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marine aids to navigation unreliable</w:t>
            </w:r>
          </w:p>
        </w:tc>
      </w:tr>
      <w:tr w:rsidR="0091420D" w:rsidRPr="00FF0ACC" w14:paraId="7D684C3E" w14:textId="77777777" w:rsidTr="00FF1480">
        <w:tc>
          <w:tcPr>
            <w:tcW w:w="3595" w:type="dxa"/>
            <w:shd w:val="clear" w:color="auto" w:fill="auto"/>
            <w:noWrap/>
            <w:vAlign w:val="bottom"/>
            <w:hideMark/>
          </w:tcPr>
          <w:p w14:paraId="2066BCA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05F270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fairway marker - light unlit</w:t>
            </w:r>
          </w:p>
        </w:tc>
      </w:tr>
      <w:tr w:rsidR="0091420D" w:rsidRPr="00FF0ACC" w14:paraId="654BBCE8" w14:textId="77777777" w:rsidTr="00FF1480">
        <w:tc>
          <w:tcPr>
            <w:tcW w:w="3595" w:type="dxa"/>
            <w:shd w:val="clear" w:color="auto" w:fill="auto"/>
            <w:noWrap/>
            <w:vAlign w:val="bottom"/>
            <w:hideMark/>
          </w:tcPr>
          <w:p w14:paraId="2541E2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B9C468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fairway marker - light unreliable</w:t>
            </w:r>
          </w:p>
        </w:tc>
      </w:tr>
      <w:tr w:rsidR="0091420D" w:rsidRPr="00FF0ACC" w14:paraId="5A0A2F97" w14:textId="77777777" w:rsidTr="00FF1480">
        <w:tc>
          <w:tcPr>
            <w:tcW w:w="3595" w:type="dxa"/>
            <w:shd w:val="clear" w:color="auto" w:fill="auto"/>
            <w:noWrap/>
            <w:vAlign w:val="bottom"/>
            <w:hideMark/>
          </w:tcPr>
          <w:p w14:paraId="259AEBE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35975D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fairway marker - light not synchronized</w:t>
            </w:r>
          </w:p>
        </w:tc>
      </w:tr>
      <w:tr w:rsidR="0091420D" w:rsidRPr="00FF0ACC" w14:paraId="3B5DBD76" w14:textId="77777777" w:rsidTr="00FF1480">
        <w:tc>
          <w:tcPr>
            <w:tcW w:w="3595" w:type="dxa"/>
            <w:shd w:val="clear" w:color="auto" w:fill="auto"/>
            <w:noWrap/>
            <w:vAlign w:val="bottom"/>
            <w:hideMark/>
          </w:tcPr>
          <w:p w14:paraId="53D08B1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2741BD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fairway marker damaged</w:t>
            </w:r>
          </w:p>
        </w:tc>
      </w:tr>
      <w:tr w:rsidR="0091420D" w:rsidRPr="00FF0ACC" w14:paraId="3BF12D5E" w14:textId="77777777" w:rsidTr="00FF1480">
        <w:tc>
          <w:tcPr>
            <w:tcW w:w="3595" w:type="dxa"/>
            <w:shd w:val="clear" w:color="auto" w:fill="auto"/>
            <w:noWrap/>
            <w:vAlign w:val="bottom"/>
            <w:hideMark/>
          </w:tcPr>
          <w:p w14:paraId="163A18F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DDD401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fairway marker destroyed</w:t>
            </w:r>
          </w:p>
        </w:tc>
      </w:tr>
      <w:tr w:rsidR="0091420D" w:rsidRPr="00FF0ACC" w14:paraId="0AD2ECBB" w14:textId="77777777" w:rsidTr="00FF1480">
        <w:tc>
          <w:tcPr>
            <w:tcW w:w="3595" w:type="dxa"/>
            <w:shd w:val="clear" w:color="auto" w:fill="auto"/>
            <w:noWrap/>
            <w:vAlign w:val="bottom"/>
            <w:hideMark/>
          </w:tcPr>
          <w:p w14:paraId="2E6635A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22544F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seasonal decommissioning complete</w:t>
            </w:r>
          </w:p>
        </w:tc>
      </w:tr>
      <w:tr w:rsidR="0091420D" w:rsidRPr="00FF0ACC" w14:paraId="518DE55D" w14:textId="77777777" w:rsidTr="00FF1480">
        <w:tc>
          <w:tcPr>
            <w:tcW w:w="3595" w:type="dxa"/>
            <w:shd w:val="clear" w:color="auto" w:fill="auto"/>
            <w:noWrap/>
            <w:vAlign w:val="bottom"/>
            <w:hideMark/>
          </w:tcPr>
          <w:p w14:paraId="58D07C3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13AA30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seasonal decommissioning in progress</w:t>
            </w:r>
          </w:p>
        </w:tc>
      </w:tr>
      <w:tr w:rsidR="0091420D" w:rsidRPr="00FF0ACC" w14:paraId="5F498BB2" w14:textId="77777777" w:rsidTr="00FF1480">
        <w:tc>
          <w:tcPr>
            <w:tcW w:w="3595" w:type="dxa"/>
            <w:shd w:val="clear" w:color="auto" w:fill="auto"/>
            <w:noWrap/>
            <w:vAlign w:val="bottom"/>
            <w:hideMark/>
          </w:tcPr>
          <w:p w14:paraId="4BA5111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68DF70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seasonal commissioning complete</w:t>
            </w:r>
          </w:p>
        </w:tc>
      </w:tr>
      <w:tr w:rsidR="0091420D" w:rsidRPr="00FF0ACC" w14:paraId="5DBBE30F" w14:textId="77777777" w:rsidTr="00FF1480">
        <w:tc>
          <w:tcPr>
            <w:tcW w:w="3595" w:type="dxa"/>
            <w:shd w:val="clear" w:color="auto" w:fill="auto"/>
            <w:noWrap/>
            <w:vAlign w:val="bottom"/>
            <w:hideMark/>
          </w:tcPr>
          <w:p w14:paraId="23811D8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B57AE0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seasonal commissioning in progress</w:t>
            </w:r>
          </w:p>
        </w:tc>
      </w:tr>
      <w:tr w:rsidR="0091420D" w:rsidRPr="00FF0ACC" w14:paraId="42C0AE66" w14:textId="77777777" w:rsidTr="00FF1480">
        <w:tc>
          <w:tcPr>
            <w:tcW w:w="3595" w:type="dxa"/>
            <w:shd w:val="clear" w:color="auto" w:fill="auto"/>
            <w:noWrap/>
            <w:vAlign w:val="bottom"/>
            <w:hideMark/>
          </w:tcPr>
          <w:p w14:paraId="0C02B0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E2EC17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adrift</w:t>
            </w:r>
          </w:p>
        </w:tc>
      </w:tr>
      <w:tr w:rsidR="0091420D" w:rsidRPr="00FF0ACC" w14:paraId="342937BB" w14:textId="77777777" w:rsidTr="00FF1480">
        <w:tc>
          <w:tcPr>
            <w:tcW w:w="3595" w:type="dxa"/>
            <w:shd w:val="clear" w:color="auto" w:fill="auto"/>
            <w:noWrap/>
            <w:vAlign w:val="bottom"/>
            <w:hideMark/>
          </w:tcPr>
          <w:p w14:paraId="74EF536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C60444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damaged</w:t>
            </w:r>
          </w:p>
        </w:tc>
      </w:tr>
      <w:tr w:rsidR="0091420D" w:rsidRPr="00FF0ACC" w14:paraId="5302A90A" w14:textId="77777777" w:rsidTr="00FF1480">
        <w:tc>
          <w:tcPr>
            <w:tcW w:w="3595" w:type="dxa"/>
            <w:shd w:val="clear" w:color="auto" w:fill="auto"/>
            <w:noWrap/>
            <w:vAlign w:val="bottom"/>
            <w:hideMark/>
          </w:tcPr>
          <w:p w14:paraId="2C4BE12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609049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destroyed</w:t>
            </w:r>
          </w:p>
        </w:tc>
      </w:tr>
      <w:tr w:rsidR="0091420D" w:rsidRPr="00FF0ACC" w14:paraId="7353F123" w14:textId="77777777" w:rsidTr="00FF1480">
        <w:tc>
          <w:tcPr>
            <w:tcW w:w="3595" w:type="dxa"/>
            <w:shd w:val="clear" w:color="auto" w:fill="auto"/>
            <w:noWrap/>
            <w:vAlign w:val="bottom"/>
            <w:hideMark/>
          </w:tcPr>
          <w:p w14:paraId="281BD2D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E74D6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missing</w:t>
            </w:r>
          </w:p>
        </w:tc>
      </w:tr>
      <w:tr w:rsidR="0091420D" w:rsidRPr="00FF0ACC" w14:paraId="7AD13DA6" w14:textId="77777777" w:rsidTr="00FF1480">
        <w:tc>
          <w:tcPr>
            <w:tcW w:w="3595" w:type="dxa"/>
            <w:shd w:val="clear" w:color="auto" w:fill="auto"/>
            <w:noWrap/>
            <w:vAlign w:val="bottom"/>
            <w:hideMark/>
          </w:tcPr>
          <w:p w14:paraId="7656B31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72252D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move</w:t>
            </w:r>
          </w:p>
        </w:tc>
      </w:tr>
      <w:tr w:rsidR="0091420D" w:rsidRPr="00FF0ACC" w14:paraId="438E697F" w14:textId="77777777" w:rsidTr="00FF1480">
        <w:tc>
          <w:tcPr>
            <w:tcW w:w="3595" w:type="dxa"/>
            <w:shd w:val="clear" w:color="auto" w:fill="auto"/>
            <w:noWrap/>
            <w:vAlign w:val="bottom"/>
            <w:hideMark/>
          </w:tcPr>
          <w:p w14:paraId="4836FC0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06F29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off position</w:t>
            </w:r>
          </w:p>
        </w:tc>
      </w:tr>
      <w:tr w:rsidR="0091420D" w:rsidRPr="00FF0ACC" w14:paraId="3C18D2C8" w14:textId="77777777" w:rsidTr="00FF1480">
        <w:tc>
          <w:tcPr>
            <w:tcW w:w="3595" w:type="dxa"/>
            <w:shd w:val="clear" w:color="auto" w:fill="auto"/>
            <w:noWrap/>
            <w:vAlign w:val="bottom"/>
            <w:hideMark/>
          </w:tcPr>
          <w:p w14:paraId="497200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58B4D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re-established</w:t>
            </w:r>
          </w:p>
        </w:tc>
      </w:tr>
      <w:tr w:rsidR="0091420D" w:rsidRPr="00FF0ACC" w14:paraId="74BE3FF3" w14:textId="77777777" w:rsidTr="00FF1480">
        <w:tc>
          <w:tcPr>
            <w:tcW w:w="3595" w:type="dxa"/>
            <w:shd w:val="clear" w:color="auto" w:fill="auto"/>
            <w:noWrap/>
            <w:vAlign w:val="bottom"/>
            <w:hideMark/>
          </w:tcPr>
          <w:p w14:paraId="1F5B065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20E2C1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restored to normal</w:t>
            </w:r>
          </w:p>
        </w:tc>
      </w:tr>
      <w:tr w:rsidR="0091420D" w:rsidRPr="00FF0ACC" w14:paraId="382C9671" w14:textId="77777777" w:rsidTr="00FF1480">
        <w:tc>
          <w:tcPr>
            <w:tcW w:w="3595" w:type="dxa"/>
            <w:shd w:val="clear" w:color="auto" w:fill="auto"/>
            <w:noWrap/>
            <w:vAlign w:val="bottom"/>
            <w:hideMark/>
          </w:tcPr>
          <w:p w14:paraId="41A8461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F94BD3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spar buoy </w:t>
            </w:r>
            <w:proofErr w:type="spellStart"/>
            <w:r w:rsidRPr="002F2E96">
              <w:rPr>
                <w:rFonts w:ascii="Calibri" w:eastAsia="Times New Roman" w:hAnsi="Calibri" w:cs="Calibri"/>
                <w:sz w:val="18"/>
                <w:szCs w:val="18"/>
                <w:lang w:val="en-GB" w:eastAsia="en-CA"/>
              </w:rPr>
              <w:t>topmark</w:t>
            </w:r>
            <w:proofErr w:type="spellEnd"/>
            <w:r w:rsidRPr="002F2E96">
              <w:rPr>
                <w:rFonts w:ascii="Calibri" w:eastAsia="Times New Roman" w:hAnsi="Calibri" w:cs="Calibri"/>
                <w:sz w:val="18"/>
                <w:szCs w:val="18"/>
                <w:lang w:val="en-GB" w:eastAsia="en-CA"/>
              </w:rPr>
              <w:t xml:space="preserve"> missing</w:t>
            </w:r>
          </w:p>
        </w:tc>
      </w:tr>
      <w:tr w:rsidR="0091420D" w:rsidRPr="00FF0ACC" w14:paraId="7A301591" w14:textId="77777777" w:rsidTr="00FF1480">
        <w:tc>
          <w:tcPr>
            <w:tcW w:w="3595" w:type="dxa"/>
            <w:shd w:val="clear" w:color="auto" w:fill="auto"/>
            <w:noWrap/>
            <w:vAlign w:val="bottom"/>
            <w:hideMark/>
          </w:tcPr>
          <w:p w14:paraId="2194396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E6B01C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spar buoy withdrawn</w:t>
            </w:r>
          </w:p>
        </w:tc>
      </w:tr>
      <w:tr w:rsidR="0091420D" w:rsidRPr="00FF0ACC" w14:paraId="02C1FAED" w14:textId="77777777" w:rsidTr="00FF1480">
        <w:tc>
          <w:tcPr>
            <w:tcW w:w="3595" w:type="dxa"/>
            <w:shd w:val="clear" w:color="auto" w:fill="auto"/>
            <w:noWrap/>
            <w:vAlign w:val="bottom"/>
            <w:hideMark/>
          </w:tcPr>
          <w:p w14:paraId="21B8598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38507C6C" w14:textId="77777777" w:rsidR="0091420D" w:rsidRPr="002F2E96" w:rsidRDefault="0091420D" w:rsidP="00971513">
            <w:pPr>
              <w:suppressAutoHyphens w:val="0"/>
              <w:spacing w:before="60" w:after="60" w:line="240" w:lineRule="auto"/>
              <w:jc w:val="center"/>
              <w:rPr>
                <w:rFonts w:ascii="Calibri" w:eastAsia="Times New Roman" w:hAnsi="Calibri" w:cs="Calibri"/>
                <w:b/>
                <w:bCs/>
                <w:i/>
                <w:iCs/>
                <w:sz w:val="18"/>
                <w:szCs w:val="18"/>
                <w:lang w:val="en-GB" w:eastAsia="en-CA"/>
              </w:rPr>
            </w:pPr>
            <w:r w:rsidRPr="002F2E96">
              <w:rPr>
                <w:rFonts w:ascii="Calibri" w:eastAsia="Times New Roman" w:hAnsi="Calibri" w:cs="Calibri"/>
                <w:b/>
                <w:bCs/>
                <w:i/>
                <w:iCs/>
                <w:sz w:val="18"/>
                <w:szCs w:val="18"/>
                <w:lang w:val="en-GB" w:eastAsia="en-CA"/>
              </w:rPr>
              <w:t>Light/sector light</w:t>
            </w:r>
          </w:p>
        </w:tc>
      </w:tr>
      <w:tr w:rsidR="0091420D" w:rsidRPr="00FF0ACC" w14:paraId="480E3D35" w14:textId="77777777" w:rsidTr="00FF1480">
        <w:tc>
          <w:tcPr>
            <w:tcW w:w="3595" w:type="dxa"/>
            <w:shd w:val="clear" w:color="auto" w:fill="auto"/>
            <w:noWrap/>
            <w:vAlign w:val="bottom"/>
            <w:hideMark/>
          </w:tcPr>
          <w:p w14:paraId="66C418B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BF4C3F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unlit</w:t>
            </w:r>
          </w:p>
        </w:tc>
      </w:tr>
      <w:tr w:rsidR="0091420D" w:rsidRPr="00FF0ACC" w14:paraId="61FFBF71" w14:textId="77777777" w:rsidTr="00FF1480">
        <w:tc>
          <w:tcPr>
            <w:tcW w:w="3595" w:type="dxa"/>
            <w:shd w:val="clear" w:color="auto" w:fill="auto"/>
            <w:noWrap/>
            <w:vAlign w:val="bottom"/>
            <w:hideMark/>
          </w:tcPr>
          <w:p w14:paraId="654F04B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37531A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unreliable</w:t>
            </w:r>
          </w:p>
        </w:tc>
      </w:tr>
      <w:tr w:rsidR="0091420D" w:rsidRPr="00FF0ACC" w14:paraId="6BB39473" w14:textId="77777777" w:rsidTr="00FF1480">
        <w:tc>
          <w:tcPr>
            <w:tcW w:w="3595" w:type="dxa"/>
            <w:shd w:val="clear" w:color="auto" w:fill="auto"/>
            <w:noWrap/>
            <w:vAlign w:val="bottom"/>
            <w:hideMark/>
          </w:tcPr>
          <w:p w14:paraId="2B604D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87A02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re-establishment</w:t>
            </w:r>
          </w:p>
        </w:tc>
      </w:tr>
      <w:tr w:rsidR="0091420D" w:rsidRPr="00FF0ACC" w14:paraId="2790AE82" w14:textId="77777777" w:rsidTr="00FF1480">
        <w:tc>
          <w:tcPr>
            <w:tcW w:w="3595" w:type="dxa"/>
            <w:shd w:val="clear" w:color="auto" w:fill="auto"/>
            <w:noWrap/>
            <w:vAlign w:val="bottom"/>
            <w:hideMark/>
          </w:tcPr>
          <w:p w14:paraId="635300E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25590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range reduced</w:t>
            </w:r>
          </w:p>
        </w:tc>
      </w:tr>
      <w:tr w:rsidR="0091420D" w:rsidRPr="00FF0ACC" w14:paraId="6BA7B6FE" w14:textId="77777777" w:rsidTr="00FF1480">
        <w:tc>
          <w:tcPr>
            <w:tcW w:w="3595" w:type="dxa"/>
            <w:shd w:val="clear" w:color="auto" w:fill="auto"/>
            <w:noWrap/>
            <w:vAlign w:val="bottom"/>
            <w:hideMark/>
          </w:tcPr>
          <w:p w14:paraId="74837FD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3CBC73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without rhythm</w:t>
            </w:r>
          </w:p>
        </w:tc>
      </w:tr>
      <w:tr w:rsidR="0091420D" w:rsidRPr="00FF0ACC" w14:paraId="245EDC06" w14:textId="77777777" w:rsidTr="00FF1480">
        <w:tc>
          <w:tcPr>
            <w:tcW w:w="3595" w:type="dxa"/>
            <w:shd w:val="clear" w:color="auto" w:fill="auto"/>
            <w:noWrap/>
            <w:vAlign w:val="bottom"/>
            <w:hideMark/>
          </w:tcPr>
          <w:p w14:paraId="1C2418E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FDBF55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out of synchronization</w:t>
            </w:r>
          </w:p>
        </w:tc>
      </w:tr>
      <w:tr w:rsidR="0091420D" w:rsidRPr="00FF0ACC" w14:paraId="217E2644" w14:textId="77777777" w:rsidTr="00FF1480">
        <w:tc>
          <w:tcPr>
            <w:tcW w:w="3595" w:type="dxa"/>
            <w:shd w:val="clear" w:color="auto" w:fill="auto"/>
            <w:noWrap/>
            <w:vAlign w:val="bottom"/>
            <w:hideMark/>
          </w:tcPr>
          <w:p w14:paraId="662BA37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32B5C3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daymark unreliable</w:t>
            </w:r>
          </w:p>
        </w:tc>
      </w:tr>
      <w:tr w:rsidR="0091420D" w:rsidRPr="00FF0ACC" w14:paraId="78FA165F" w14:textId="77777777" w:rsidTr="00FF1480">
        <w:tc>
          <w:tcPr>
            <w:tcW w:w="3595" w:type="dxa"/>
            <w:shd w:val="clear" w:color="auto" w:fill="auto"/>
            <w:noWrap/>
            <w:vAlign w:val="bottom"/>
            <w:hideMark/>
          </w:tcPr>
          <w:p w14:paraId="7F8EC89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23B1D9B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operating properly</w:t>
            </w:r>
          </w:p>
        </w:tc>
      </w:tr>
      <w:tr w:rsidR="0091420D" w:rsidRPr="00FF0ACC" w14:paraId="1B5126D2" w14:textId="77777777" w:rsidTr="00FF1480">
        <w:tc>
          <w:tcPr>
            <w:tcW w:w="3595" w:type="dxa"/>
            <w:shd w:val="clear" w:color="auto" w:fill="auto"/>
            <w:noWrap/>
            <w:vAlign w:val="bottom"/>
            <w:hideMark/>
          </w:tcPr>
          <w:p w14:paraId="2D3932F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6663D7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sector light - sector obscured</w:t>
            </w:r>
          </w:p>
        </w:tc>
      </w:tr>
      <w:tr w:rsidR="0091420D" w:rsidRPr="00FF0ACC" w14:paraId="00B2C910" w14:textId="77777777" w:rsidTr="00FF1480">
        <w:tc>
          <w:tcPr>
            <w:tcW w:w="3595" w:type="dxa"/>
            <w:shd w:val="clear" w:color="auto" w:fill="auto"/>
            <w:noWrap/>
            <w:vAlign w:val="bottom"/>
            <w:hideMark/>
          </w:tcPr>
          <w:p w14:paraId="134B144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42563818"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Beacon</w:t>
            </w:r>
          </w:p>
        </w:tc>
      </w:tr>
      <w:tr w:rsidR="0091420D" w:rsidRPr="00FF0ACC" w14:paraId="6DD1AFCD" w14:textId="77777777" w:rsidTr="00FF1480">
        <w:tc>
          <w:tcPr>
            <w:tcW w:w="3595" w:type="dxa"/>
            <w:shd w:val="clear" w:color="auto" w:fill="auto"/>
            <w:noWrap/>
            <w:vAlign w:val="bottom"/>
            <w:hideMark/>
          </w:tcPr>
          <w:p w14:paraId="65D8243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FF1E45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missing</w:t>
            </w:r>
          </w:p>
        </w:tc>
      </w:tr>
      <w:tr w:rsidR="0091420D" w:rsidRPr="00FF0ACC" w14:paraId="0D24EC26" w14:textId="77777777" w:rsidTr="00FF1480">
        <w:tc>
          <w:tcPr>
            <w:tcW w:w="3595" w:type="dxa"/>
            <w:shd w:val="clear" w:color="auto" w:fill="auto"/>
            <w:noWrap/>
            <w:vAlign w:val="bottom"/>
            <w:hideMark/>
          </w:tcPr>
          <w:p w14:paraId="20522F4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BEC8E8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damaged</w:t>
            </w:r>
          </w:p>
        </w:tc>
      </w:tr>
      <w:tr w:rsidR="0091420D" w:rsidRPr="00FF0ACC" w14:paraId="6650029F" w14:textId="77777777" w:rsidTr="00FF1480">
        <w:tc>
          <w:tcPr>
            <w:tcW w:w="3595" w:type="dxa"/>
            <w:shd w:val="clear" w:color="auto" w:fill="auto"/>
            <w:noWrap/>
            <w:vAlign w:val="bottom"/>
            <w:hideMark/>
          </w:tcPr>
          <w:p w14:paraId="5C84212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F7D9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lighted beacon - light unlit</w:t>
            </w:r>
          </w:p>
        </w:tc>
      </w:tr>
      <w:tr w:rsidR="0091420D" w:rsidRPr="00FF0ACC" w14:paraId="62431ED9" w14:textId="77777777" w:rsidTr="00FF1480">
        <w:tc>
          <w:tcPr>
            <w:tcW w:w="3595" w:type="dxa"/>
            <w:shd w:val="clear" w:color="auto" w:fill="auto"/>
            <w:noWrap/>
            <w:vAlign w:val="bottom"/>
            <w:hideMark/>
          </w:tcPr>
          <w:p w14:paraId="2681819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155C3B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lighted beacon - light unreliable</w:t>
            </w:r>
          </w:p>
        </w:tc>
      </w:tr>
      <w:tr w:rsidR="0091420D" w:rsidRPr="00FF0ACC" w14:paraId="3286A71C" w14:textId="77777777" w:rsidTr="00FF1480">
        <w:tc>
          <w:tcPr>
            <w:tcW w:w="3595" w:type="dxa"/>
            <w:shd w:val="clear" w:color="auto" w:fill="auto"/>
            <w:noWrap/>
            <w:vAlign w:val="bottom"/>
            <w:hideMark/>
          </w:tcPr>
          <w:p w14:paraId="440347F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CECC67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lighted beacon - light not synchronized</w:t>
            </w:r>
          </w:p>
        </w:tc>
      </w:tr>
      <w:tr w:rsidR="0091420D" w:rsidRPr="00FF0ACC" w14:paraId="054C5834" w14:textId="77777777" w:rsidTr="00FF1480">
        <w:tc>
          <w:tcPr>
            <w:tcW w:w="3595" w:type="dxa"/>
            <w:shd w:val="clear" w:color="auto" w:fill="auto"/>
            <w:noWrap/>
            <w:vAlign w:val="bottom"/>
            <w:hideMark/>
          </w:tcPr>
          <w:p w14:paraId="72C5BBE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6C5975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lighted beacon - light damaged</w:t>
            </w:r>
          </w:p>
        </w:tc>
      </w:tr>
      <w:tr w:rsidR="0091420D" w:rsidRPr="00FF0ACC" w14:paraId="5D19E3E7" w14:textId="77777777" w:rsidTr="00FF1480">
        <w:tc>
          <w:tcPr>
            <w:tcW w:w="3595" w:type="dxa"/>
            <w:shd w:val="clear" w:color="auto" w:fill="auto"/>
            <w:noWrap/>
            <w:vAlign w:val="bottom"/>
            <w:hideMark/>
          </w:tcPr>
          <w:p w14:paraId="5CE063B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75E060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beacon </w:t>
            </w:r>
            <w:proofErr w:type="spellStart"/>
            <w:r w:rsidRPr="002F2E96">
              <w:rPr>
                <w:rFonts w:ascii="Calibri" w:eastAsia="Times New Roman" w:hAnsi="Calibri" w:cs="Calibri"/>
                <w:sz w:val="18"/>
                <w:szCs w:val="18"/>
                <w:lang w:val="en-GB" w:eastAsia="en-CA"/>
              </w:rPr>
              <w:t>topmark</w:t>
            </w:r>
            <w:proofErr w:type="spellEnd"/>
            <w:r w:rsidRPr="002F2E96">
              <w:rPr>
                <w:rFonts w:ascii="Calibri" w:eastAsia="Times New Roman" w:hAnsi="Calibri" w:cs="Calibri"/>
                <w:sz w:val="18"/>
                <w:szCs w:val="18"/>
                <w:lang w:val="en-GB" w:eastAsia="en-CA"/>
              </w:rPr>
              <w:t xml:space="preserve"> missing</w:t>
            </w:r>
          </w:p>
        </w:tc>
      </w:tr>
      <w:tr w:rsidR="0091420D" w:rsidRPr="00FF0ACC" w14:paraId="16837E54" w14:textId="77777777" w:rsidTr="00FF1480">
        <w:tc>
          <w:tcPr>
            <w:tcW w:w="3595" w:type="dxa"/>
            <w:shd w:val="clear" w:color="auto" w:fill="auto"/>
            <w:noWrap/>
            <w:vAlign w:val="bottom"/>
            <w:hideMark/>
          </w:tcPr>
          <w:p w14:paraId="4548F8F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B83489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beacon </w:t>
            </w:r>
            <w:proofErr w:type="spellStart"/>
            <w:r w:rsidRPr="002F2E96">
              <w:rPr>
                <w:rFonts w:ascii="Calibri" w:eastAsia="Times New Roman" w:hAnsi="Calibri" w:cs="Calibri"/>
                <w:sz w:val="18"/>
                <w:szCs w:val="18"/>
                <w:lang w:val="en-GB" w:eastAsia="en-CA"/>
              </w:rPr>
              <w:t>topmark</w:t>
            </w:r>
            <w:proofErr w:type="spellEnd"/>
            <w:r w:rsidRPr="002F2E96">
              <w:rPr>
                <w:rFonts w:ascii="Calibri" w:eastAsia="Times New Roman" w:hAnsi="Calibri" w:cs="Calibri"/>
                <w:sz w:val="18"/>
                <w:szCs w:val="18"/>
                <w:lang w:val="en-GB" w:eastAsia="en-CA"/>
              </w:rPr>
              <w:t xml:space="preserve"> damaged</w:t>
            </w:r>
          </w:p>
        </w:tc>
      </w:tr>
      <w:tr w:rsidR="0091420D" w:rsidRPr="00FF0ACC" w14:paraId="116701E3" w14:textId="77777777" w:rsidTr="00FF1480">
        <w:tc>
          <w:tcPr>
            <w:tcW w:w="3595" w:type="dxa"/>
            <w:shd w:val="clear" w:color="auto" w:fill="auto"/>
            <w:noWrap/>
            <w:vAlign w:val="bottom"/>
            <w:hideMark/>
          </w:tcPr>
          <w:p w14:paraId="4D9210F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7A1B34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daymark unreliable</w:t>
            </w:r>
          </w:p>
        </w:tc>
      </w:tr>
      <w:tr w:rsidR="0091420D" w:rsidRPr="00FF0ACC" w14:paraId="57B584B8" w14:textId="77777777" w:rsidTr="00FF1480">
        <w:tc>
          <w:tcPr>
            <w:tcW w:w="3595" w:type="dxa"/>
            <w:shd w:val="clear" w:color="auto" w:fill="auto"/>
            <w:noWrap/>
            <w:vAlign w:val="bottom"/>
            <w:hideMark/>
          </w:tcPr>
          <w:p w14:paraId="37C00E5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DF33E9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floodlit beacon - unlit </w:t>
            </w:r>
          </w:p>
        </w:tc>
      </w:tr>
      <w:tr w:rsidR="0091420D" w:rsidRPr="00FF0ACC" w14:paraId="1337545B" w14:textId="77777777" w:rsidTr="00FF1480">
        <w:tc>
          <w:tcPr>
            <w:tcW w:w="3595" w:type="dxa"/>
            <w:shd w:val="clear" w:color="auto" w:fill="auto"/>
            <w:noWrap/>
            <w:vAlign w:val="bottom"/>
            <w:hideMark/>
          </w:tcPr>
          <w:p w14:paraId="69B15A7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E855F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restored to normal</w:t>
            </w:r>
          </w:p>
        </w:tc>
      </w:tr>
      <w:tr w:rsidR="0091420D" w:rsidRPr="00FF0ACC" w14:paraId="265D49C9" w14:textId="77777777" w:rsidTr="00FF1480">
        <w:tc>
          <w:tcPr>
            <w:tcW w:w="3595" w:type="dxa"/>
            <w:shd w:val="clear" w:color="auto" w:fill="auto"/>
            <w:noWrap/>
            <w:vAlign w:val="bottom"/>
            <w:hideMark/>
          </w:tcPr>
          <w:p w14:paraId="4CABD63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7744D2F0"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Leading lights and beacons</w:t>
            </w:r>
          </w:p>
        </w:tc>
      </w:tr>
      <w:tr w:rsidR="0091420D" w:rsidRPr="00FF0ACC" w14:paraId="662B2327" w14:textId="77777777" w:rsidTr="00FF1480">
        <w:tc>
          <w:tcPr>
            <w:tcW w:w="3595" w:type="dxa"/>
            <w:shd w:val="clear" w:color="auto" w:fill="auto"/>
            <w:noWrap/>
            <w:vAlign w:val="bottom"/>
            <w:hideMark/>
          </w:tcPr>
          <w:p w14:paraId="63E45C9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AC0EC0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light unlit</w:t>
            </w:r>
          </w:p>
        </w:tc>
      </w:tr>
      <w:tr w:rsidR="0091420D" w:rsidRPr="00FF0ACC" w14:paraId="7A7DFF37" w14:textId="77777777" w:rsidTr="00FF1480">
        <w:tc>
          <w:tcPr>
            <w:tcW w:w="3595" w:type="dxa"/>
            <w:shd w:val="clear" w:color="auto" w:fill="auto"/>
            <w:noWrap/>
            <w:vAlign w:val="bottom"/>
            <w:hideMark/>
          </w:tcPr>
          <w:p w14:paraId="1FF076D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70D0B7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light unlit</w:t>
            </w:r>
          </w:p>
        </w:tc>
      </w:tr>
      <w:tr w:rsidR="0091420D" w:rsidRPr="00FF0ACC" w14:paraId="2F4FDD6B" w14:textId="77777777" w:rsidTr="00FF1480">
        <w:tc>
          <w:tcPr>
            <w:tcW w:w="3595" w:type="dxa"/>
            <w:shd w:val="clear" w:color="auto" w:fill="auto"/>
            <w:noWrap/>
            <w:vAlign w:val="bottom"/>
            <w:hideMark/>
          </w:tcPr>
          <w:p w14:paraId="4EB4CE2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9557AA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light unreliable</w:t>
            </w:r>
          </w:p>
        </w:tc>
      </w:tr>
      <w:tr w:rsidR="0091420D" w:rsidRPr="00FF0ACC" w14:paraId="3E4B66A6" w14:textId="77777777" w:rsidTr="00FF1480">
        <w:tc>
          <w:tcPr>
            <w:tcW w:w="3595" w:type="dxa"/>
            <w:shd w:val="clear" w:color="auto" w:fill="auto"/>
            <w:noWrap/>
            <w:vAlign w:val="bottom"/>
            <w:hideMark/>
          </w:tcPr>
          <w:p w14:paraId="25EE2FE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DB0AF8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light unreliable</w:t>
            </w:r>
          </w:p>
        </w:tc>
      </w:tr>
      <w:tr w:rsidR="0091420D" w:rsidRPr="00FF0ACC" w14:paraId="2506B756" w14:textId="77777777" w:rsidTr="00FF1480">
        <w:tc>
          <w:tcPr>
            <w:tcW w:w="3595" w:type="dxa"/>
            <w:shd w:val="clear" w:color="auto" w:fill="auto"/>
            <w:noWrap/>
            <w:vAlign w:val="bottom"/>
            <w:hideMark/>
          </w:tcPr>
          <w:p w14:paraId="6DADD18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04B54F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light range reduced</w:t>
            </w:r>
          </w:p>
        </w:tc>
      </w:tr>
      <w:tr w:rsidR="0091420D" w:rsidRPr="00FF0ACC" w14:paraId="519A66C4" w14:textId="77777777" w:rsidTr="00FF1480">
        <w:tc>
          <w:tcPr>
            <w:tcW w:w="3595" w:type="dxa"/>
            <w:shd w:val="clear" w:color="auto" w:fill="auto"/>
            <w:noWrap/>
            <w:vAlign w:val="bottom"/>
            <w:hideMark/>
          </w:tcPr>
          <w:p w14:paraId="0DB4158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0AB2AE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light range reduced</w:t>
            </w:r>
          </w:p>
        </w:tc>
      </w:tr>
      <w:tr w:rsidR="0091420D" w:rsidRPr="00FF0ACC" w14:paraId="7982D093" w14:textId="77777777" w:rsidTr="00FF1480">
        <w:tc>
          <w:tcPr>
            <w:tcW w:w="3595" w:type="dxa"/>
            <w:shd w:val="clear" w:color="auto" w:fill="auto"/>
            <w:noWrap/>
            <w:vAlign w:val="bottom"/>
            <w:hideMark/>
          </w:tcPr>
          <w:p w14:paraId="2B654E8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882B5B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light without rhythm</w:t>
            </w:r>
          </w:p>
        </w:tc>
      </w:tr>
      <w:tr w:rsidR="0091420D" w:rsidRPr="00FF0ACC" w14:paraId="46B6F0D5" w14:textId="77777777" w:rsidTr="00FF1480">
        <w:tc>
          <w:tcPr>
            <w:tcW w:w="3595" w:type="dxa"/>
            <w:shd w:val="clear" w:color="auto" w:fill="auto"/>
            <w:noWrap/>
            <w:vAlign w:val="bottom"/>
            <w:hideMark/>
          </w:tcPr>
          <w:p w14:paraId="2A888B1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4CDC9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light without rhythm</w:t>
            </w:r>
          </w:p>
        </w:tc>
      </w:tr>
      <w:tr w:rsidR="0091420D" w:rsidRPr="00FF0ACC" w14:paraId="38CA7E20" w14:textId="77777777" w:rsidTr="00FF1480">
        <w:tc>
          <w:tcPr>
            <w:tcW w:w="3595" w:type="dxa"/>
            <w:shd w:val="clear" w:color="auto" w:fill="auto"/>
            <w:noWrap/>
            <w:vAlign w:val="bottom"/>
            <w:hideMark/>
          </w:tcPr>
          <w:p w14:paraId="7341F7C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4CAF29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and rear lights out of synchronization</w:t>
            </w:r>
          </w:p>
        </w:tc>
      </w:tr>
      <w:tr w:rsidR="0091420D" w:rsidRPr="00FF0ACC" w14:paraId="0325FCAC" w14:textId="77777777" w:rsidTr="00FF1480">
        <w:tc>
          <w:tcPr>
            <w:tcW w:w="3595" w:type="dxa"/>
            <w:shd w:val="clear" w:color="auto" w:fill="auto"/>
            <w:noWrap/>
            <w:vAlign w:val="bottom"/>
            <w:hideMark/>
          </w:tcPr>
          <w:p w14:paraId="4B556C9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733A3F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beacon unreliable</w:t>
            </w:r>
          </w:p>
        </w:tc>
      </w:tr>
      <w:tr w:rsidR="0091420D" w:rsidRPr="00FF0ACC" w14:paraId="563BD8C5" w14:textId="77777777" w:rsidTr="00FF1480">
        <w:tc>
          <w:tcPr>
            <w:tcW w:w="3595" w:type="dxa"/>
            <w:shd w:val="clear" w:color="auto" w:fill="auto"/>
            <w:noWrap/>
            <w:vAlign w:val="bottom"/>
            <w:hideMark/>
          </w:tcPr>
          <w:p w14:paraId="635AFFF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51A8A6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beacon unreliable</w:t>
            </w:r>
          </w:p>
        </w:tc>
      </w:tr>
      <w:tr w:rsidR="0091420D" w:rsidRPr="00FF0ACC" w14:paraId="08C4677C" w14:textId="77777777" w:rsidTr="00FF1480">
        <w:tc>
          <w:tcPr>
            <w:tcW w:w="3595" w:type="dxa"/>
            <w:shd w:val="clear" w:color="auto" w:fill="auto"/>
            <w:noWrap/>
            <w:vAlign w:val="bottom"/>
            <w:hideMark/>
          </w:tcPr>
          <w:p w14:paraId="50F7F17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2F7D57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light is operating properly</w:t>
            </w:r>
          </w:p>
        </w:tc>
      </w:tr>
      <w:tr w:rsidR="0091420D" w:rsidRPr="00FF0ACC" w14:paraId="10B1B3CE" w14:textId="77777777" w:rsidTr="00FF1480">
        <w:tc>
          <w:tcPr>
            <w:tcW w:w="3595" w:type="dxa"/>
            <w:shd w:val="clear" w:color="auto" w:fill="auto"/>
            <w:noWrap/>
            <w:vAlign w:val="bottom"/>
            <w:hideMark/>
          </w:tcPr>
          <w:p w14:paraId="71C2B73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5FAC70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light is operating properly</w:t>
            </w:r>
          </w:p>
        </w:tc>
      </w:tr>
      <w:tr w:rsidR="0091420D" w:rsidRPr="00FF0ACC" w14:paraId="1465AEAE" w14:textId="77777777" w:rsidTr="00FF1480">
        <w:tc>
          <w:tcPr>
            <w:tcW w:w="3595" w:type="dxa"/>
            <w:shd w:val="clear" w:color="auto" w:fill="auto"/>
            <w:noWrap/>
            <w:vAlign w:val="bottom"/>
            <w:hideMark/>
          </w:tcPr>
          <w:p w14:paraId="0C4BA7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D536C1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front beacon restored to normal</w:t>
            </w:r>
          </w:p>
        </w:tc>
      </w:tr>
      <w:tr w:rsidR="0091420D" w:rsidRPr="00FF0ACC" w14:paraId="096977F3" w14:textId="77777777" w:rsidTr="00FF1480">
        <w:tc>
          <w:tcPr>
            <w:tcW w:w="3595" w:type="dxa"/>
            <w:shd w:val="clear" w:color="auto" w:fill="auto"/>
            <w:noWrap/>
            <w:vAlign w:val="bottom"/>
            <w:hideMark/>
          </w:tcPr>
          <w:p w14:paraId="1BEB0F4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3B59D8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rear beacon restored to normal</w:t>
            </w:r>
          </w:p>
        </w:tc>
      </w:tr>
      <w:tr w:rsidR="0091420D" w:rsidRPr="00FF0ACC" w14:paraId="5A29F4BD" w14:textId="77777777" w:rsidTr="00FF1480">
        <w:tc>
          <w:tcPr>
            <w:tcW w:w="3595" w:type="dxa"/>
            <w:shd w:val="clear" w:color="auto" w:fill="auto"/>
            <w:noWrap/>
            <w:vAlign w:val="bottom"/>
            <w:hideMark/>
          </w:tcPr>
          <w:p w14:paraId="2E2B5D5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50A80DE5"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Audible and Fog signals</w:t>
            </w:r>
          </w:p>
        </w:tc>
      </w:tr>
      <w:tr w:rsidR="0091420D" w:rsidRPr="00FF0ACC" w14:paraId="0536CCFA" w14:textId="77777777" w:rsidTr="00FF1480">
        <w:tc>
          <w:tcPr>
            <w:tcW w:w="3595" w:type="dxa"/>
            <w:shd w:val="clear" w:color="auto" w:fill="auto"/>
            <w:noWrap/>
            <w:vAlign w:val="bottom"/>
            <w:hideMark/>
          </w:tcPr>
          <w:p w14:paraId="169EDBB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760BC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out of service</w:t>
            </w:r>
          </w:p>
        </w:tc>
      </w:tr>
      <w:tr w:rsidR="0091420D" w:rsidRPr="00FF0ACC" w14:paraId="126C2F79" w14:textId="77777777" w:rsidTr="00FF1480">
        <w:tc>
          <w:tcPr>
            <w:tcW w:w="3595" w:type="dxa"/>
            <w:shd w:val="clear" w:color="auto" w:fill="auto"/>
            <w:noWrap/>
            <w:vAlign w:val="bottom"/>
            <w:hideMark/>
          </w:tcPr>
          <w:p w14:paraId="22624C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01E388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out of service</w:t>
            </w:r>
          </w:p>
        </w:tc>
      </w:tr>
      <w:tr w:rsidR="0091420D" w:rsidRPr="00FF0ACC" w14:paraId="6AC68A99" w14:textId="77777777" w:rsidTr="00FF1480">
        <w:tc>
          <w:tcPr>
            <w:tcW w:w="3595" w:type="dxa"/>
            <w:shd w:val="clear" w:color="auto" w:fill="auto"/>
            <w:noWrap/>
            <w:vAlign w:val="bottom"/>
            <w:hideMark/>
          </w:tcPr>
          <w:p w14:paraId="5B65FBE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27E1A5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operating properly</w:t>
            </w:r>
          </w:p>
        </w:tc>
      </w:tr>
      <w:tr w:rsidR="0091420D" w:rsidRPr="00FF0ACC" w14:paraId="71FCE533" w14:textId="77777777" w:rsidTr="00FF1480">
        <w:tc>
          <w:tcPr>
            <w:tcW w:w="3595" w:type="dxa"/>
            <w:shd w:val="clear" w:color="auto" w:fill="auto"/>
            <w:noWrap/>
            <w:vAlign w:val="bottom"/>
            <w:hideMark/>
          </w:tcPr>
          <w:p w14:paraId="5DBFF29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7C9563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operating properly</w:t>
            </w:r>
          </w:p>
        </w:tc>
      </w:tr>
      <w:tr w:rsidR="0091420D" w:rsidRPr="00FF0ACC" w14:paraId="3239F7D1" w14:textId="77777777" w:rsidTr="00FF1480">
        <w:tc>
          <w:tcPr>
            <w:tcW w:w="3595" w:type="dxa"/>
            <w:shd w:val="clear" w:color="auto" w:fill="auto"/>
            <w:noWrap/>
            <w:vAlign w:val="bottom"/>
            <w:hideMark/>
          </w:tcPr>
          <w:p w14:paraId="0DF1CD5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105F472B"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Radionavigation aids, signal and radio aids</w:t>
            </w:r>
          </w:p>
        </w:tc>
      </w:tr>
      <w:tr w:rsidR="0091420D" w:rsidRPr="00FF0ACC" w14:paraId="7931B8F8" w14:textId="77777777" w:rsidTr="00FF1480">
        <w:tc>
          <w:tcPr>
            <w:tcW w:w="3595" w:type="dxa"/>
            <w:shd w:val="clear" w:color="auto" w:fill="auto"/>
            <w:noWrap/>
            <w:vAlign w:val="bottom"/>
            <w:hideMark/>
          </w:tcPr>
          <w:p w14:paraId="74E4D36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990203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out of service</w:t>
            </w:r>
          </w:p>
        </w:tc>
      </w:tr>
      <w:tr w:rsidR="0091420D" w:rsidRPr="00FF0ACC" w14:paraId="54EBDA56" w14:textId="77777777" w:rsidTr="00FF1480">
        <w:tc>
          <w:tcPr>
            <w:tcW w:w="3595" w:type="dxa"/>
            <w:shd w:val="clear" w:color="auto" w:fill="auto"/>
            <w:noWrap/>
            <w:vAlign w:val="bottom"/>
            <w:hideMark/>
          </w:tcPr>
          <w:p w14:paraId="0392091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47483A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unreliable</w:t>
            </w:r>
          </w:p>
        </w:tc>
      </w:tr>
      <w:tr w:rsidR="0091420D" w:rsidRPr="00FF0ACC" w14:paraId="0A7B5C97" w14:textId="77777777" w:rsidTr="00FF1480">
        <w:tc>
          <w:tcPr>
            <w:tcW w:w="3595" w:type="dxa"/>
            <w:shd w:val="clear" w:color="auto" w:fill="auto"/>
            <w:noWrap/>
            <w:vAlign w:val="bottom"/>
            <w:hideMark/>
          </w:tcPr>
          <w:p w14:paraId="7723FD5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AB9F1B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operating properly</w:t>
            </w:r>
          </w:p>
        </w:tc>
      </w:tr>
      <w:tr w:rsidR="0091420D" w:rsidRPr="00FF0ACC" w14:paraId="1E5F5FAC" w14:textId="77777777" w:rsidTr="00FF1480">
        <w:tc>
          <w:tcPr>
            <w:tcW w:w="3595" w:type="dxa"/>
            <w:shd w:val="clear" w:color="auto" w:fill="auto"/>
            <w:noWrap/>
            <w:vAlign w:val="bottom"/>
            <w:hideMark/>
          </w:tcPr>
          <w:p w14:paraId="399BD58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2A5BC9F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out of service</w:t>
            </w:r>
          </w:p>
        </w:tc>
      </w:tr>
      <w:tr w:rsidR="0091420D" w:rsidRPr="00FF0ACC" w14:paraId="6B9D6637" w14:textId="77777777" w:rsidTr="00FF1480">
        <w:tc>
          <w:tcPr>
            <w:tcW w:w="3595" w:type="dxa"/>
            <w:shd w:val="clear" w:color="auto" w:fill="auto"/>
            <w:noWrap/>
            <w:vAlign w:val="bottom"/>
            <w:hideMark/>
          </w:tcPr>
          <w:p w14:paraId="4BE60EA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CC9C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unreliable</w:t>
            </w:r>
          </w:p>
        </w:tc>
      </w:tr>
      <w:tr w:rsidR="0091420D" w:rsidRPr="00FF0ACC" w14:paraId="2A857AAB" w14:textId="77777777" w:rsidTr="00FF1480">
        <w:tc>
          <w:tcPr>
            <w:tcW w:w="3595" w:type="dxa"/>
            <w:shd w:val="clear" w:color="auto" w:fill="auto"/>
            <w:noWrap/>
            <w:vAlign w:val="bottom"/>
            <w:hideMark/>
          </w:tcPr>
          <w:p w14:paraId="10674C4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5E5589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operating properly</w:t>
            </w:r>
          </w:p>
        </w:tc>
      </w:tr>
      <w:tr w:rsidR="0091420D" w:rsidRPr="00FF0ACC" w14:paraId="6848436C" w14:textId="77777777" w:rsidTr="00FF1480">
        <w:tc>
          <w:tcPr>
            <w:tcW w:w="3595" w:type="dxa"/>
            <w:shd w:val="clear" w:color="auto" w:fill="auto"/>
            <w:noWrap/>
            <w:vAlign w:val="bottom"/>
            <w:hideMark/>
          </w:tcPr>
          <w:p w14:paraId="5DBFC0B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051417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out of service</w:t>
            </w:r>
          </w:p>
        </w:tc>
      </w:tr>
      <w:tr w:rsidR="0091420D" w:rsidRPr="00FF0ACC" w14:paraId="2CFD3BC8" w14:textId="77777777" w:rsidTr="00FF1480">
        <w:tc>
          <w:tcPr>
            <w:tcW w:w="3595" w:type="dxa"/>
            <w:shd w:val="clear" w:color="auto" w:fill="auto"/>
            <w:noWrap/>
            <w:vAlign w:val="bottom"/>
            <w:hideMark/>
          </w:tcPr>
          <w:p w14:paraId="374F68F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C7B9B2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unreliable</w:t>
            </w:r>
          </w:p>
        </w:tc>
      </w:tr>
      <w:tr w:rsidR="0091420D" w:rsidRPr="00FF0ACC" w14:paraId="23D8F477" w14:textId="77777777" w:rsidTr="00FF1480">
        <w:tc>
          <w:tcPr>
            <w:tcW w:w="3595" w:type="dxa"/>
            <w:shd w:val="clear" w:color="auto" w:fill="auto"/>
            <w:noWrap/>
            <w:vAlign w:val="bottom"/>
            <w:hideMark/>
          </w:tcPr>
          <w:p w14:paraId="09EB3C1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06D801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operating properly</w:t>
            </w:r>
          </w:p>
        </w:tc>
      </w:tr>
      <w:tr w:rsidR="0091420D" w:rsidRPr="00FF0ACC" w14:paraId="36D00A51" w14:textId="77777777" w:rsidTr="00FF1480">
        <w:tc>
          <w:tcPr>
            <w:tcW w:w="3595" w:type="dxa"/>
            <w:shd w:val="clear" w:color="auto" w:fill="auto"/>
            <w:noWrap/>
            <w:vAlign w:val="bottom"/>
            <w:hideMark/>
          </w:tcPr>
          <w:p w14:paraId="55272C7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AE24DD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out of service</w:t>
            </w:r>
          </w:p>
        </w:tc>
      </w:tr>
      <w:tr w:rsidR="0091420D" w:rsidRPr="00FF0ACC" w14:paraId="76487BD9" w14:textId="77777777" w:rsidTr="00FF1480">
        <w:tc>
          <w:tcPr>
            <w:tcW w:w="3595" w:type="dxa"/>
            <w:shd w:val="clear" w:color="auto" w:fill="auto"/>
            <w:noWrap/>
            <w:vAlign w:val="bottom"/>
            <w:hideMark/>
          </w:tcPr>
          <w:p w14:paraId="6628928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D8A1B5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unreliable</w:t>
            </w:r>
          </w:p>
        </w:tc>
      </w:tr>
      <w:tr w:rsidR="0091420D" w:rsidRPr="00FF0ACC" w14:paraId="3642A89B" w14:textId="77777777" w:rsidTr="00FF1480">
        <w:tc>
          <w:tcPr>
            <w:tcW w:w="3595" w:type="dxa"/>
            <w:shd w:val="clear" w:color="auto" w:fill="auto"/>
            <w:noWrap/>
            <w:vAlign w:val="bottom"/>
            <w:hideMark/>
          </w:tcPr>
          <w:p w14:paraId="55C4357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343ACA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operating properly</w:t>
            </w:r>
          </w:p>
        </w:tc>
      </w:tr>
      <w:tr w:rsidR="0091420D" w:rsidRPr="00FF0ACC" w14:paraId="6E2D634B" w14:textId="77777777" w:rsidTr="00FF1480">
        <w:tc>
          <w:tcPr>
            <w:tcW w:w="3595" w:type="dxa"/>
            <w:shd w:val="clear" w:color="auto" w:fill="auto"/>
            <w:noWrap/>
            <w:vAlign w:val="bottom"/>
            <w:hideMark/>
          </w:tcPr>
          <w:p w14:paraId="364B0F6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89B057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out of service</w:t>
            </w:r>
          </w:p>
        </w:tc>
      </w:tr>
      <w:tr w:rsidR="0091420D" w:rsidRPr="00FF0ACC" w14:paraId="6BC5C7D9" w14:textId="77777777" w:rsidTr="00FF1480">
        <w:tc>
          <w:tcPr>
            <w:tcW w:w="3595" w:type="dxa"/>
            <w:shd w:val="clear" w:color="auto" w:fill="auto"/>
            <w:noWrap/>
            <w:vAlign w:val="bottom"/>
            <w:hideMark/>
          </w:tcPr>
          <w:p w14:paraId="5E4735F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CED6EE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operating properly</w:t>
            </w:r>
          </w:p>
        </w:tc>
      </w:tr>
      <w:tr w:rsidR="0091420D" w:rsidRPr="00FF0ACC" w14:paraId="5423BC9E" w14:textId="77777777" w:rsidTr="00FF1480">
        <w:tc>
          <w:tcPr>
            <w:tcW w:w="3595" w:type="dxa"/>
            <w:shd w:val="clear" w:color="auto" w:fill="auto"/>
            <w:noWrap/>
            <w:vAlign w:val="bottom"/>
            <w:hideMark/>
          </w:tcPr>
          <w:p w14:paraId="1D90C7F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65348F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unreliable</w:t>
            </w:r>
          </w:p>
        </w:tc>
      </w:tr>
      <w:tr w:rsidR="0091420D" w:rsidRPr="00FF0ACC" w14:paraId="3FCDC6CF" w14:textId="77777777" w:rsidTr="00FF1480">
        <w:tc>
          <w:tcPr>
            <w:tcW w:w="3595" w:type="dxa"/>
            <w:shd w:val="clear" w:color="auto" w:fill="auto"/>
            <w:noWrap/>
            <w:vAlign w:val="bottom"/>
            <w:hideMark/>
          </w:tcPr>
          <w:p w14:paraId="7A07E7C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C53396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LORAN C - operating properly</w:t>
            </w:r>
          </w:p>
        </w:tc>
      </w:tr>
      <w:tr w:rsidR="0091420D" w:rsidRPr="00FF0ACC" w14:paraId="23A4ECD8" w14:textId="77777777" w:rsidTr="00FF1480">
        <w:tc>
          <w:tcPr>
            <w:tcW w:w="3595" w:type="dxa"/>
            <w:shd w:val="clear" w:color="auto" w:fill="auto"/>
            <w:noWrap/>
            <w:vAlign w:val="bottom"/>
            <w:hideMark/>
          </w:tcPr>
          <w:p w14:paraId="5450DB5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CFBD19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LORAN C - unreliable</w:t>
            </w:r>
          </w:p>
        </w:tc>
      </w:tr>
      <w:tr w:rsidR="0091420D" w:rsidRPr="00FF0ACC" w14:paraId="2DD50A65" w14:textId="77777777" w:rsidTr="00FF1480">
        <w:tc>
          <w:tcPr>
            <w:tcW w:w="3595" w:type="dxa"/>
            <w:shd w:val="clear" w:color="auto" w:fill="auto"/>
            <w:noWrap/>
            <w:vAlign w:val="bottom"/>
            <w:hideMark/>
          </w:tcPr>
          <w:p w14:paraId="091EE38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10B695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LORAN C - out of service</w:t>
            </w:r>
          </w:p>
        </w:tc>
      </w:tr>
      <w:tr w:rsidR="0091420D" w:rsidRPr="00FF0ACC" w14:paraId="4F5ED749" w14:textId="77777777" w:rsidTr="00FF1480">
        <w:tc>
          <w:tcPr>
            <w:tcW w:w="3595" w:type="dxa"/>
            <w:shd w:val="clear" w:color="auto" w:fill="auto"/>
            <w:noWrap/>
            <w:vAlign w:val="bottom"/>
            <w:hideMark/>
          </w:tcPr>
          <w:p w14:paraId="60FC8BB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89250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operating properly</w:t>
            </w:r>
          </w:p>
        </w:tc>
      </w:tr>
      <w:tr w:rsidR="0091420D" w:rsidRPr="00FF0ACC" w14:paraId="32EA4AA3" w14:textId="77777777" w:rsidTr="00FF1480">
        <w:tc>
          <w:tcPr>
            <w:tcW w:w="3595" w:type="dxa"/>
            <w:shd w:val="clear" w:color="auto" w:fill="auto"/>
            <w:noWrap/>
            <w:vAlign w:val="bottom"/>
            <w:hideMark/>
          </w:tcPr>
          <w:p w14:paraId="0475DF8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90C962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unreliable</w:t>
            </w:r>
          </w:p>
        </w:tc>
      </w:tr>
      <w:tr w:rsidR="0091420D" w:rsidRPr="00FF0ACC" w14:paraId="44507879" w14:textId="77777777" w:rsidTr="00FF1480">
        <w:tc>
          <w:tcPr>
            <w:tcW w:w="3595" w:type="dxa"/>
            <w:shd w:val="clear" w:color="auto" w:fill="auto"/>
            <w:noWrap/>
            <w:vAlign w:val="bottom"/>
            <w:hideMark/>
          </w:tcPr>
          <w:p w14:paraId="613E269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85AF4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out of service</w:t>
            </w:r>
          </w:p>
        </w:tc>
      </w:tr>
      <w:tr w:rsidR="0091420D" w:rsidRPr="00FF0ACC" w14:paraId="2A639F0E" w14:textId="77777777" w:rsidTr="00FF1480">
        <w:tc>
          <w:tcPr>
            <w:tcW w:w="3595" w:type="dxa"/>
            <w:shd w:val="clear" w:color="auto" w:fill="auto"/>
            <w:noWrap/>
            <w:vAlign w:val="bottom"/>
            <w:hideMark/>
          </w:tcPr>
          <w:p w14:paraId="5E2AA22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49CB1F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DGLONASS operating properly</w:t>
            </w:r>
          </w:p>
        </w:tc>
      </w:tr>
      <w:tr w:rsidR="0091420D" w:rsidRPr="00FF0ACC" w14:paraId="5CAAC6E6" w14:textId="77777777" w:rsidTr="00FF1480">
        <w:tc>
          <w:tcPr>
            <w:tcW w:w="3595" w:type="dxa"/>
            <w:shd w:val="clear" w:color="auto" w:fill="auto"/>
            <w:noWrap/>
            <w:vAlign w:val="bottom"/>
            <w:hideMark/>
          </w:tcPr>
          <w:p w14:paraId="4AD9A5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AAF931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DGLONASS unreliable</w:t>
            </w:r>
          </w:p>
        </w:tc>
      </w:tr>
      <w:tr w:rsidR="0091420D" w:rsidRPr="00FF0ACC" w14:paraId="6F1E30E7" w14:textId="77777777" w:rsidTr="00FF1480">
        <w:tc>
          <w:tcPr>
            <w:tcW w:w="3595" w:type="dxa"/>
            <w:shd w:val="clear" w:color="auto" w:fill="auto"/>
            <w:noWrap/>
            <w:vAlign w:val="bottom"/>
            <w:hideMark/>
          </w:tcPr>
          <w:p w14:paraId="1E9D54D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4CBF26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DGLONASS out of service</w:t>
            </w:r>
          </w:p>
        </w:tc>
      </w:tr>
      <w:tr w:rsidR="0091420D" w:rsidRPr="00FF0ACC" w14:paraId="4D685091" w14:textId="77777777" w:rsidTr="00FF1480">
        <w:tc>
          <w:tcPr>
            <w:tcW w:w="3595" w:type="dxa"/>
            <w:shd w:val="clear" w:color="auto" w:fill="auto"/>
            <w:noWrap/>
            <w:vAlign w:val="bottom"/>
            <w:hideMark/>
          </w:tcPr>
          <w:p w14:paraId="7446FA9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2074ED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Chayka operating properly</w:t>
            </w:r>
          </w:p>
        </w:tc>
      </w:tr>
      <w:tr w:rsidR="0091420D" w:rsidRPr="00FF0ACC" w14:paraId="69E09410" w14:textId="77777777" w:rsidTr="00FF1480">
        <w:tc>
          <w:tcPr>
            <w:tcW w:w="3595" w:type="dxa"/>
            <w:shd w:val="clear" w:color="auto" w:fill="auto"/>
            <w:noWrap/>
            <w:vAlign w:val="bottom"/>
            <w:hideMark/>
          </w:tcPr>
          <w:p w14:paraId="35E7A8F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348C5F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Chayka unreliable</w:t>
            </w:r>
          </w:p>
        </w:tc>
      </w:tr>
      <w:tr w:rsidR="0091420D" w:rsidRPr="00FF0ACC" w14:paraId="66E99EB0" w14:textId="77777777" w:rsidTr="00FF1480">
        <w:tc>
          <w:tcPr>
            <w:tcW w:w="3595" w:type="dxa"/>
            <w:shd w:val="clear" w:color="auto" w:fill="auto"/>
            <w:noWrap/>
            <w:vAlign w:val="bottom"/>
            <w:hideMark/>
          </w:tcPr>
          <w:p w14:paraId="679D0E2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F345D3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Chayka out of service</w:t>
            </w:r>
          </w:p>
        </w:tc>
      </w:tr>
      <w:tr w:rsidR="0091420D" w:rsidRPr="00FF0ACC" w14:paraId="12D59184" w14:textId="77777777" w:rsidTr="00FF1480">
        <w:tc>
          <w:tcPr>
            <w:tcW w:w="3595" w:type="dxa"/>
            <w:shd w:val="clear" w:color="auto" w:fill="auto"/>
            <w:noWrap/>
            <w:vAlign w:val="bottom"/>
            <w:hideMark/>
          </w:tcPr>
          <w:p w14:paraId="2B79A24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45242B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operating properly</w:t>
            </w:r>
          </w:p>
        </w:tc>
      </w:tr>
      <w:tr w:rsidR="0091420D" w:rsidRPr="00FF0ACC" w14:paraId="404877EE" w14:textId="77777777" w:rsidTr="00FF1480">
        <w:tc>
          <w:tcPr>
            <w:tcW w:w="3595" w:type="dxa"/>
            <w:shd w:val="clear" w:color="auto" w:fill="auto"/>
            <w:noWrap/>
            <w:vAlign w:val="bottom"/>
            <w:hideMark/>
          </w:tcPr>
          <w:p w14:paraId="263C295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D0A54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unreliable</w:t>
            </w:r>
          </w:p>
        </w:tc>
      </w:tr>
      <w:tr w:rsidR="0091420D" w:rsidRPr="00FF0ACC" w14:paraId="2C93B79C" w14:textId="77777777" w:rsidTr="00FF1480">
        <w:tc>
          <w:tcPr>
            <w:tcW w:w="3595" w:type="dxa"/>
            <w:shd w:val="clear" w:color="auto" w:fill="auto"/>
            <w:noWrap/>
            <w:vAlign w:val="bottom"/>
            <w:hideMark/>
          </w:tcPr>
          <w:p w14:paraId="372DB8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0028AC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out of service</w:t>
            </w:r>
          </w:p>
        </w:tc>
      </w:tr>
      <w:tr w:rsidR="0091420D" w:rsidRPr="00FF0ACC" w14:paraId="774273F9" w14:textId="77777777" w:rsidTr="00FF1480">
        <w:tc>
          <w:tcPr>
            <w:tcW w:w="3595" w:type="dxa"/>
            <w:shd w:val="clear" w:color="auto" w:fill="auto"/>
            <w:noWrap/>
            <w:vAlign w:val="bottom"/>
            <w:hideMark/>
          </w:tcPr>
          <w:p w14:paraId="39F7AD1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DB942B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operating properly</w:t>
            </w:r>
          </w:p>
        </w:tc>
      </w:tr>
      <w:tr w:rsidR="0091420D" w:rsidRPr="00FF0ACC" w14:paraId="54913785" w14:textId="77777777" w:rsidTr="00FF1480">
        <w:tc>
          <w:tcPr>
            <w:tcW w:w="3595" w:type="dxa"/>
            <w:shd w:val="clear" w:color="auto" w:fill="auto"/>
            <w:noWrap/>
            <w:vAlign w:val="bottom"/>
            <w:hideMark/>
          </w:tcPr>
          <w:p w14:paraId="4B68088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11BDA4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unreliable</w:t>
            </w:r>
          </w:p>
        </w:tc>
      </w:tr>
      <w:tr w:rsidR="0091420D" w:rsidRPr="00FF0ACC" w14:paraId="01E804BC" w14:textId="77777777" w:rsidTr="00FF1480">
        <w:tc>
          <w:tcPr>
            <w:tcW w:w="3595" w:type="dxa"/>
            <w:shd w:val="clear" w:color="auto" w:fill="auto"/>
            <w:noWrap/>
            <w:vAlign w:val="bottom"/>
            <w:hideMark/>
          </w:tcPr>
          <w:p w14:paraId="620BDAD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BD6FE5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out of service</w:t>
            </w:r>
          </w:p>
        </w:tc>
      </w:tr>
      <w:tr w:rsidR="0091420D" w:rsidRPr="00FF0ACC" w14:paraId="5F42185D" w14:textId="77777777" w:rsidTr="00FF1480">
        <w:tc>
          <w:tcPr>
            <w:tcW w:w="3595" w:type="dxa"/>
            <w:shd w:val="clear" w:color="auto" w:fill="auto"/>
            <w:noWrap/>
            <w:vAlign w:val="bottom"/>
            <w:hideMark/>
          </w:tcPr>
          <w:p w14:paraId="3D0A4B8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F0072D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xml:space="preserve">GNSS degradation </w:t>
            </w:r>
          </w:p>
        </w:tc>
      </w:tr>
      <w:tr w:rsidR="0091420D" w:rsidRPr="00FF0ACC" w14:paraId="049859DB" w14:textId="77777777" w:rsidTr="00FF1480">
        <w:tc>
          <w:tcPr>
            <w:tcW w:w="3595" w:type="dxa"/>
            <w:shd w:val="clear" w:color="auto" w:fill="auto"/>
            <w:noWrap/>
            <w:vAlign w:val="bottom"/>
            <w:hideMark/>
          </w:tcPr>
          <w:p w14:paraId="05AD907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6E8BCF30"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proofErr w:type="spellStart"/>
            <w:r w:rsidRPr="002F2E96">
              <w:rPr>
                <w:rFonts w:ascii="Calibri" w:eastAsia="Times New Roman" w:hAnsi="Calibri" w:cs="Calibri"/>
                <w:b/>
                <w:bCs/>
                <w:i/>
                <w:iCs/>
                <w:sz w:val="18"/>
                <w:szCs w:val="18"/>
                <w:lang w:val="en-GB" w:eastAsia="en-CA"/>
              </w:rPr>
              <w:t>AtoN</w:t>
            </w:r>
            <w:proofErr w:type="spellEnd"/>
            <w:r w:rsidRPr="002F2E96">
              <w:rPr>
                <w:rFonts w:ascii="Calibri" w:eastAsia="Times New Roman" w:hAnsi="Calibri" w:cs="Calibri"/>
                <w:b/>
                <w:bCs/>
                <w:i/>
                <w:iCs/>
                <w:sz w:val="18"/>
                <w:szCs w:val="18"/>
                <w:lang w:val="en-GB" w:eastAsia="en-CA"/>
              </w:rPr>
              <w:t xml:space="preserve"> commissioning</w:t>
            </w:r>
          </w:p>
        </w:tc>
      </w:tr>
      <w:tr w:rsidR="0091420D" w:rsidRPr="00FF0ACC" w14:paraId="324C9F7F" w14:textId="77777777" w:rsidTr="00FF1480">
        <w:tc>
          <w:tcPr>
            <w:tcW w:w="3595" w:type="dxa"/>
            <w:shd w:val="clear" w:color="auto" w:fill="auto"/>
            <w:noWrap/>
            <w:vAlign w:val="bottom"/>
            <w:hideMark/>
          </w:tcPr>
          <w:p w14:paraId="63BBCBF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68BF54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establishment</w:t>
            </w:r>
          </w:p>
        </w:tc>
      </w:tr>
      <w:tr w:rsidR="0091420D" w:rsidRPr="00FF0ACC" w14:paraId="766848EC" w14:textId="77777777" w:rsidTr="00FF1480">
        <w:tc>
          <w:tcPr>
            <w:tcW w:w="3595" w:type="dxa"/>
            <w:shd w:val="clear" w:color="auto" w:fill="auto"/>
            <w:noWrap/>
            <w:vAlign w:val="bottom"/>
            <w:hideMark/>
          </w:tcPr>
          <w:p w14:paraId="408F9FA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0ECC5A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establishment</w:t>
            </w:r>
          </w:p>
        </w:tc>
      </w:tr>
      <w:tr w:rsidR="0091420D" w:rsidRPr="00FF0ACC" w14:paraId="271199F7" w14:textId="77777777" w:rsidTr="00FF1480">
        <w:tc>
          <w:tcPr>
            <w:tcW w:w="3595" w:type="dxa"/>
            <w:shd w:val="clear" w:color="auto" w:fill="auto"/>
            <w:noWrap/>
            <w:vAlign w:val="bottom"/>
            <w:hideMark/>
          </w:tcPr>
          <w:p w14:paraId="19C2861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69ED9A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establishment</w:t>
            </w:r>
          </w:p>
        </w:tc>
      </w:tr>
      <w:tr w:rsidR="0091420D" w:rsidRPr="00FF0ACC" w14:paraId="215B9160" w14:textId="77777777" w:rsidTr="00FF1480">
        <w:tc>
          <w:tcPr>
            <w:tcW w:w="3595" w:type="dxa"/>
            <w:shd w:val="clear" w:color="auto" w:fill="auto"/>
            <w:noWrap/>
            <w:vAlign w:val="bottom"/>
            <w:hideMark/>
          </w:tcPr>
          <w:p w14:paraId="694C639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295369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establishment</w:t>
            </w:r>
          </w:p>
        </w:tc>
      </w:tr>
      <w:tr w:rsidR="0091420D" w:rsidRPr="00FF0ACC" w14:paraId="5E9CF8E1" w14:textId="77777777" w:rsidTr="00FF1480">
        <w:tc>
          <w:tcPr>
            <w:tcW w:w="3595" w:type="dxa"/>
            <w:shd w:val="clear" w:color="auto" w:fill="auto"/>
            <w:noWrap/>
            <w:vAlign w:val="bottom"/>
            <w:hideMark/>
          </w:tcPr>
          <w:p w14:paraId="50E4DFE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76E541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establishment</w:t>
            </w:r>
          </w:p>
        </w:tc>
      </w:tr>
      <w:tr w:rsidR="0091420D" w:rsidRPr="00FF0ACC" w14:paraId="7E854E75" w14:textId="77777777" w:rsidTr="00FF1480">
        <w:tc>
          <w:tcPr>
            <w:tcW w:w="3595" w:type="dxa"/>
            <w:shd w:val="clear" w:color="auto" w:fill="auto"/>
            <w:noWrap/>
            <w:vAlign w:val="bottom"/>
            <w:hideMark/>
          </w:tcPr>
          <w:p w14:paraId="4704B9C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B57488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establishment</w:t>
            </w:r>
          </w:p>
        </w:tc>
      </w:tr>
      <w:tr w:rsidR="0091420D" w:rsidRPr="00FF0ACC" w14:paraId="761616CF" w14:textId="77777777" w:rsidTr="00FF1480">
        <w:tc>
          <w:tcPr>
            <w:tcW w:w="3595" w:type="dxa"/>
            <w:shd w:val="clear" w:color="auto" w:fill="auto"/>
            <w:noWrap/>
            <w:vAlign w:val="bottom"/>
            <w:hideMark/>
          </w:tcPr>
          <w:p w14:paraId="5B1FD74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F93043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establishment</w:t>
            </w:r>
          </w:p>
        </w:tc>
      </w:tr>
      <w:tr w:rsidR="0091420D" w:rsidRPr="00FF0ACC" w14:paraId="5273E27C" w14:textId="77777777" w:rsidTr="00FF1480">
        <w:tc>
          <w:tcPr>
            <w:tcW w:w="3595" w:type="dxa"/>
            <w:shd w:val="clear" w:color="auto" w:fill="auto"/>
            <w:noWrap/>
            <w:vAlign w:val="bottom"/>
            <w:hideMark/>
          </w:tcPr>
          <w:p w14:paraId="4875F9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70E669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establishment</w:t>
            </w:r>
          </w:p>
        </w:tc>
      </w:tr>
      <w:tr w:rsidR="0091420D" w:rsidRPr="00FF0ACC" w14:paraId="00F8DF3D" w14:textId="77777777" w:rsidTr="00FF1480">
        <w:tc>
          <w:tcPr>
            <w:tcW w:w="3595" w:type="dxa"/>
            <w:shd w:val="clear" w:color="auto" w:fill="auto"/>
            <w:noWrap/>
            <w:vAlign w:val="bottom"/>
            <w:hideMark/>
          </w:tcPr>
          <w:p w14:paraId="42C493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A4B2C8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establishment</w:t>
            </w:r>
          </w:p>
        </w:tc>
      </w:tr>
      <w:tr w:rsidR="0091420D" w:rsidRPr="00FF0ACC" w14:paraId="2572F9E6" w14:textId="77777777" w:rsidTr="00FF1480">
        <w:tc>
          <w:tcPr>
            <w:tcW w:w="3595" w:type="dxa"/>
            <w:shd w:val="clear" w:color="auto" w:fill="auto"/>
            <w:noWrap/>
            <w:vAlign w:val="bottom"/>
            <w:hideMark/>
          </w:tcPr>
          <w:p w14:paraId="6698DB9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12DCF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station establishment</w:t>
            </w:r>
          </w:p>
        </w:tc>
      </w:tr>
      <w:tr w:rsidR="0091420D" w:rsidRPr="00FF0ACC" w14:paraId="3D0566B7" w14:textId="77777777" w:rsidTr="00FF1480">
        <w:tc>
          <w:tcPr>
            <w:tcW w:w="3595" w:type="dxa"/>
            <w:shd w:val="clear" w:color="auto" w:fill="auto"/>
            <w:noWrap/>
            <w:vAlign w:val="bottom"/>
            <w:hideMark/>
          </w:tcPr>
          <w:p w14:paraId="46E9B7A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F369BD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station establishment</w:t>
            </w:r>
          </w:p>
        </w:tc>
      </w:tr>
      <w:tr w:rsidR="0091420D" w:rsidRPr="00FF0ACC" w14:paraId="786F4FF0" w14:textId="77777777" w:rsidTr="00FF1480">
        <w:tc>
          <w:tcPr>
            <w:tcW w:w="3595" w:type="dxa"/>
            <w:shd w:val="clear" w:color="auto" w:fill="auto"/>
            <w:noWrap/>
            <w:vAlign w:val="bottom"/>
            <w:hideMark/>
          </w:tcPr>
          <w:p w14:paraId="13424BA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15C2E7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DGLONASS station establishment</w:t>
            </w:r>
          </w:p>
        </w:tc>
      </w:tr>
      <w:tr w:rsidR="0091420D" w:rsidRPr="00FF0ACC" w14:paraId="295F3589" w14:textId="77777777" w:rsidTr="00FF1480">
        <w:tc>
          <w:tcPr>
            <w:tcW w:w="3595" w:type="dxa"/>
            <w:shd w:val="clear" w:color="auto" w:fill="auto"/>
            <w:noWrap/>
            <w:vAlign w:val="bottom"/>
            <w:hideMark/>
          </w:tcPr>
          <w:p w14:paraId="615A99C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BC96CC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station establishment</w:t>
            </w:r>
          </w:p>
        </w:tc>
      </w:tr>
      <w:tr w:rsidR="0091420D" w:rsidRPr="00FF0ACC" w14:paraId="0557F5BA" w14:textId="77777777" w:rsidTr="00FF1480">
        <w:tc>
          <w:tcPr>
            <w:tcW w:w="3595" w:type="dxa"/>
            <w:shd w:val="clear" w:color="auto" w:fill="auto"/>
            <w:noWrap/>
            <w:vAlign w:val="bottom"/>
            <w:hideMark/>
          </w:tcPr>
          <w:p w14:paraId="44958C6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83932A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station establishment</w:t>
            </w:r>
          </w:p>
        </w:tc>
      </w:tr>
      <w:tr w:rsidR="0091420D" w:rsidRPr="00FF0ACC" w14:paraId="2B18B31F" w14:textId="77777777" w:rsidTr="00FF1480">
        <w:tc>
          <w:tcPr>
            <w:tcW w:w="3595" w:type="dxa"/>
            <w:shd w:val="clear" w:color="auto" w:fill="auto"/>
            <w:noWrap/>
            <w:vAlign w:val="bottom"/>
            <w:hideMark/>
          </w:tcPr>
          <w:p w14:paraId="1A7A8CA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A71CED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temporary establishment</w:t>
            </w:r>
          </w:p>
        </w:tc>
      </w:tr>
      <w:tr w:rsidR="0091420D" w:rsidRPr="00FF0ACC" w14:paraId="122BF461" w14:textId="77777777" w:rsidTr="00FF1480">
        <w:tc>
          <w:tcPr>
            <w:tcW w:w="3595" w:type="dxa"/>
            <w:shd w:val="clear" w:color="auto" w:fill="auto"/>
            <w:noWrap/>
            <w:vAlign w:val="bottom"/>
            <w:hideMark/>
          </w:tcPr>
          <w:p w14:paraId="6D9C7BC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744B6F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temporary establishment</w:t>
            </w:r>
          </w:p>
        </w:tc>
      </w:tr>
      <w:tr w:rsidR="0091420D" w:rsidRPr="00FF0ACC" w14:paraId="024B21FD" w14:textId="77777777" w:rsidTr="00FF1480">
        <w:tc>
          <w:tcPr>
            <w:tcW w:w="3595" w:type="dxa"/>
            <w:shd w:val="clear" w:color="auto" w:fill="auto"/>
            <w:noWrap/>
            <w:vAlign w:val="bottom"/>
            <w:hideMark/>
          </w:tcPr>
          <w:p w14:paraId="3B4AEE2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49E270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temporary establishment</w:t>
            </w:r>
          </w:p>
        </w:tc>
      </w:tr>
      <w:tr w:rsidR="0091420D" w:rsidRPr="00FF0ACC" w14:paraId="119741AE" w14:textId="77777777" w:rsidTr="00FF1480">
        <w:tc>
          <w:tcPr>
            <w:tcW w:w="3595" w:type="dxa"/>
            <w:shd w:val="clear" w:color="auto" w:fill="auto"/>
            <w:noWrap/>
            <w:vAlign w:val="bottom"/>
            <w:hideMark/>
          </w:tcPr>
          <w:p w14:paraId="1763AB7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5B5FC2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temporary establishment</w:t>
            </w:r>
          </w:p>
        </w:tc>
      </w:tr>
      <w:tr w:rsidR="0091420D" w:rsidRPr="00FF0ACC" w14:paraId="2BD45BBA" w14:textId="77777777" w:rsidTr="00FF1480">
        <w:tc>
          <w:tcPr>
            <w:tcW w:w="3595" w:type="dxa"/>
            <w:shd w:val="clear" w:color="auto" w:fill="auto"/>
            <w:noWrap/>
            <w:vAlign w:val="bottom"/>
            <w:hideMark/>
          </w:tcPr>
          <w:p w14:paraId="72BF7E0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753FB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temporary establishment</w:t>
            </w:r>
          </w:p>
        </w:tc>
      </w:tr>
      <w:tr w:rsidR="0091420D" w:rsidRPr="00FF0ACC" w14:paraId="2A951E6B" w14:textId="77777777" w:rsidTr="00FF1480">
        <w:tc>
          <w:tcPr>
            <w:tcW w:w="3595" w:type="dxa"/>
            <w:shd w:val="clear" w:color="auto" w:fill="auto"/>
            <w:noWrap/>
            <w:vAlign w:val="bottom"/>
            <w:hideMark/>
          </w:tcPr>
          <w:p w14:paraId="0CCFB52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765770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temporary establishment</w:t>
            </w:r>
          </w:p>
        </w:tc>
      </w:tr>
      <w:tr w:rsidR="0091420D" w:rsidRPr="00FF0ACC" w14:paraId="029A6F43" w14:textId="77777777" w:rsidTr="00FF1480">
        <w:tc>
          <w:tcPr>
            <w:tcW w:w="3595" w:type="dxa"/>
            <w:shd w:val="clear" w:color="auto" w:fill="auto"/>
            <w:noWrap/>
            <w:vAlign w:val="bottom"/>
            <w:hideMark/>
          </w:tcPr>
          <w:p w14:paraId="35BCA98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1C0F59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temporary establishment</w:t>
            </w:r>
          </w:p>
        </w:tc>
      </w:tr>
      <w:tr w:rsidR="0091420D" w:rsidRPr="00FF0ACC" w14:paraId="3C0ECB6C" w14:textId="77777777" w:rsidTr="00FF1480">
        <w:tc>
          <w:tcPr>
            <w:tcW w:w="3595" w:type="dxa"/>
            <w:shd w:val="clear" w:color="auto" w:fill="auto"/>
            <w:noWrap/>
            <w:vAlign w:val="bottom"/>
            <w:hideMark/>
          </w:tcPr>
          <w:p w14:paraId="79AB02C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0976BC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temporary establishment</w:t>
            </w:r>
          </w:p>
        </w:tc>
      </w:tr>
      <w:tr w:rsidR="0091420D" w:rsidRPr="00FF0ACC" w14:paraId="31F3513D" w14:textId="77777777" w:rsidTr="00FF1480">
        <w:tc>
          <w:tcPr>
            <w:tcW w:w="3595" w:type="dxa"/>
            <w:shd w:val="clear" w:color="auto" w:fill="auto"/>
            <w:noWrap/>
            <w:vAlign w:val="bottom"/>
            <w:hideMark/>
          </w:tcPr>
          <w:p w14:paraId="1E9EBA1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A54CAC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temporary establishment</w:t>
            </w:r>
          </w:p>
        </w:tc>
      </w:tr>
      <w:tr w:rsidR="0091420D" w:rsidRPr="00FF0ACC" w14:paraId="3E804317" w14:textId="77777777" w:rsidTr="00FF1480">
        <w:tc>
          <w:tcPr>
            <w:tcW w:w="3595" w:type="dxa"/>
            <w:shd w:val="clear" w:color="auto" w:fill="auto"/>
            <w:noWrap/>
            <w:vAlign w:val="bottom"/>
            <w:hideMark/>
          </w:tcPr>
          <w:p w14:paraId="5E80660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7ED7F934"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proofErr w:type="spellStart"/>
            <w:r w:rsidRPr="002F2E96">
              <w:rPr>
                <w:rFonts w:ascii="Calibri" w:eastAsia="Times New Roman" w:hAnsi="Calibri" w:cs="Calibri"/>
                <w:b/>
                <w:bCs/>
                <w:i/>
                <w:iCs/>
                <w:sz w:val="18"/>
                <w:szCs w:val="18"/>
                <w:lang w:val="en-GB" w:eastAsia="en-CA"/>
              </w:rPr>
              <w:t>AtoN</w:t>
            </w:r>
            <w:proofErr w:type="spellEnd"/>
            <w:r w:rsidRPr="002F2E96">
              <w:rPr>
                <w:rFonts w:ascii="Calibri" w:eastAsia="Times New Roman" w:hAnsi="Calibri" w:cs="Calibri"/>
                <w:b/>
                <w:bCs/>
                <w:i/>
                <w:iCs/>
                <w:sz w:val="18"/>
                <w:szCs w:val="18"/>
                <w:lang w:val="en-GB" w:eastAsia="en-CA"/>
              </w:rPr>
              <w:t xml:space="preserve"> change</w:t>
            </w:r>
          </w:p>
        </w:tc>
      </w:tr>
      <w:tr w:rsidR="0091420D" w:rsidRPr="00FF0ACC" w14:paraId="26BC2E12" w14:textId="77777777" w:rsidTr="00FF1480">
        <w:tc>
          <w:tcPr>
            <w:tcW w:w="3595" w:type="dxa"/>
            <w:shd w:val="clear" w:color="auto" w:fill="auto"/>
            <w:noWrap/>
            <w:vAlign w:val="bottom"/>
            <w:hideMark/>
          </w:tcPr>
          <w:p w14:paraId="599AA54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CC4033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change</w:t>
            </w:r>
          </w:p>
        </w:tc>
      </w:tr>
      <w:tr w:rsidR="0091420D" w:rsidRPr="00FF0ACC" w14:paraId="6A8913AC" w14:textId="77777777" w:rsidTr="00FF1480">
        <w:tc>
          <w:tcPr>
            <w:tcW w:w="3595" w:type="dxa"/>
            <w:shd w:val="clear" w:color="auto" w:fill="auto"/>
            <w:noWrap/>
            <w:vAlign w:val="bottom"/>
            <w:hideMark/>
          </w:tcPr>
          <w:p w14:paraId="1C40414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81436D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temporary change</w:t>
            </w:r>
          </w:p>
        </w:tc>
      </w:tr>
      <w:tr w:rsidR="0091420D" w:rsidRPr="00FF0ACC" w14:paraId="3688B936" w14:textId="77777777" w:rsidTr="00FF1480">
        <w:tc>
          <w:tcPr>
            <w:tcW w:w="3595" w:type="dxa"/>
            <w:shd w:val="clear" w:color="auto" w:fill="auto"/>
            <w:noWrap/>
            <w:vAlign w:val="bottom"/>
            <w:hideMark/>
          </w:tcPr>
          <w:p w14:paraId="27C49C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CB2E85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change</w:t>
            </w:r>
          </w:p>
        </w:tc>
      </w:tr>
      <w:tr w:rsidR="0091420D" w:rsidRPr="00FF0ACC" w14:paraId="4FBDE476" w14:textId="77777777" w:rsidTr="00FF1480">
        <w:tc>
          <w:tcPr>
            <w:tcW w:w="3595" w:type="dxa"/>
            <w:shd w:val="clear" w:color="auto" w:fill="auto"/>
            <w:noWrap/>
            <w:vAlign w:val="bottom"/>
            <w:hideMark/>
          </w:tcPr>
          <w:p w14:paraId="3636116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466C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temporary change</w:t>
            </w:r>
          </w:p>
        </w:tc>
      </w:tr>
      <w:tr w:rsidR="0091420D" w:rsidRPr="00FF0ACC" w14:paraId="32020A9D" w14:textId="77777777" w:rsidTr="00FF1480">
        <w:tc>
          <w:tcPr>
            <w:tcW w:w="3595" w:type="dxa"/>
            <w:shd w:val="clear" w:color="auto" w:fill="auto"/>
            <w:noWrap/>
            <w:vAlign w:val="bottom"/>
            <w:hideMark/>
          </w:tcPr>
          <w:p w14:paraId="42F25AE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696608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sector light change</w:t>
            </w:r>
          </w:p>
        </w:tc>
      </w:tr>
      <w:tr w:rsidR="0091420D" w:rsidRPr="00FF0ACC" w14:paraId="02406ED2" w14:textId="77777777" w:rsidTr="00FF1480">
        <w:tc>
          <w:tcPr>
            <w:tcW w:w="3595" w:type="dxa"/>
            <w:shd w:val="clear" w:color="auto" w:fill="auto"/>
            <w:noWrap/>
            <w:vAlign w:val="bottom"/>
            <w:hideMark/>
          </w:tcPr>
          <w:p w14:paraId="135DEE4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58AA09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sector light temporary change</w:t>
            </w:r>
          </w:p>
        </w:tc>
      </w:tr>
      <w:tr w:rsidR="0091420D" w:rsidRPr="00FF0ACC" w14:paraId="63E7562F" w14:textId="77777777" w:rsidTr="00FF1480">
        <w:tc>
          <w:tcPr>
            <w:tcW w:w="3595" w:type="dxa"/>
            <w:shd w:val="clear" w:color="auto" w:fill="auto"/>
            <w:noWrap/>
            <w:vAlign w:val="bottom"/>
            <w:hideMark/>
          </w:tcPr>
          <w:p w14:paraId="7CE8223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0756D1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change</w:t>
            </w:r>
          </w:p>
        </w:tc>
      </w:tr>
      <w:tr w:rsidR="0091420D" w:rsidRPr="00FF0ACC" w14:paraId="48C3A13D" w14:textId="77777777" w:rsidTr="00FF1480">
        <w:tc>
          <w:tcPr>
            <w:tcW w:w="3595" w:type="dxa"/>
            <w:shd w:val="clear" w:color="auto" w:fill="auto"/>
            <w:noWrap/>
            <w:vAlign w:val="bottom"/>
            <w:hideMark/>
          </w:tcPr>
          <w:p w14:paraId="3CE23DE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E6D0E1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temporary change</w:t>
            </w:r>
          </w:p>
        </w:tc>
      </w:tr>
      <w:tr w:rsidR="0091420D" w:rsidRPr="00FF0ACC" w14:paraId="413435F5" w14:textId="77777777" w:rsidTr="00FF1480">
        <w:tc>
          <w:tcPr>
            <w:tcW w:w="3595" w:type="dxa"/>
            <w:shd w:val="clear" w:color="auto" w:fill="auto"/>
            <w:noWrap/>
            <w:vAlign w:val="bottom"/>
            <w:hideMark/>
          </w:tcPr>
          <w:p w14:paraId="140D832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56DD29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change</w:t>
            </w:r>
          </w:p>
        </w:tc>
      </w:tr>
      <w:tr w:rsidR="0091420D" w:rsidRPr="00FF0ACC" w14:paraId="41B550CF" w14:textId="77777777" w:rsidTr="00FF1480">
        <w:tc>
          <w:tcPr>
            <w:tcW w:w="3595" w:type="dxa"/>
            <w:shd w:val="clear" w:color="auto" w:fill="auto"/>
            <w:noWrap/>
            <w:vAlign w:val="bottom"/>
            <w:hideMark/>
          </w:tcPr>
          <w:p w14:paraId="0B06C8B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E4E6CE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temporary change</w:t>
            </w:r>
          </w:p>
        </w:tc>
      </w:tr>
      <w:tr w:rsidR="0091420D" w:rsidRPr="00FF0ACC" w14:paraId="0CDAF764" w14:textId="77777777" w:rsidTr="00FF1480">
        <w:tc>
          <w:tcPr>
            <w:tcW w:w="3595" w:type="dxa"/>
            <w:shd w:val="clear" w:color="auto" w:fill="auto"/>
            <w:noWrap/>
            <w:vAlign w:val="bottom"/>
            <w:hideMark/>
          </w:tcPr>
          <w:p w14:paraId="63E9DC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DACE5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change</w:t>
            </w:r>
          </w:p>
        </w:tc>
      </w:tr>
      <w:tr w:rsidR="0091420D" w:rsidRPr="00FF0ACC" w14:paraId="1E3579EF" w14:textId="77777777" w:rsidTr="00FF1480">
        <w:tc>
          <w:tcPr>
            <w:tcW w:w="3595" w:type="dxa"/>
            <w:shd w:val="clear" w:color="auto" w:fill="auto"/>
            <w:noWrap/>
            <w:vAlign w:val="bottom"/>
            <w:hideMark/>
          </w:tcPr>
          <w:p w14:paraId="4751737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1AC8A38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temporary change</w:t>
            </w:r>
          </w:p>
        </w:tc>
      </w:tr>
      <w:tr w:rsidR="0091420D" w:rsidRPr="00FF0ACC" w14:paraId="62856EDC" w14:textId="77777777" w:rsidTr="00FF1480">
        <w:tc>
          <w:tcPr>
            <w:tcW w:w="3595" w:type="dxa"/>
            <w:shd w:val="clear" w:color="auto" w:fill="auto"/>
            <w:noWrap/>
            <w:vAlign w:val="bottom"/>
            <w:hideMark/>
          </w:tcPr>
          <w:p w14:paraId="0493992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D66F9A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change</w:t>
            </w:r>
          </w:p>
        </w:tc>
      </w:tr>
      <w:tr w:rsidR="0091420D" w:rsidRPr="00FF0ACC" w14:paraId="1812E088" w14:textId="77777777" w:rsidTr="00FF1480">
        <w:tc>
          <w:tcPr>
            <w:tcW w:w="3595" w:type="dxa"/>
            <w:shd w:val="clear" w:color="auto" w:fill="auto"/>
            <w:noWrap/>
            <w:vAlign w:val="bottom"/>
            <w:hideMark/>
          </w:tcPr>
          <w:p w14:paraId="33FAE84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BADDD6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temporary change</w:t>
            </w:r>
          </w:p>
        </w:tc>
      </w:tr>
      <w:tr w:rsidR="0091420D" w:rsidRPr="00FF0ACC" w14:paraId="2E2185EE" w14:textId="77777777" w:rsidTr="00FF1480">
        <w:tc>
          <w:tcPr>
            <w:tcW w:w="3595" w:type="dxa"/>
            <w:shd w:val="clear" w:color="auto" w:fill="auto"/>
            <w:noWrap/>
            <w:vAlign w:val="bottom"/>
            <w:hideMark/>
          </w:tcPr>
          <w:p w14:paraId="273C726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4FDF80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change</w:t>
            </w:r>
          </w:p>
        </w:tc>
      </w:tr>
      <w:tr w:rsidR="0091420D" w:rsidRPr="00FF0ACC" w14:paraId="14978252" w14:textId="77777777" w:rsidTr="00FF1480">
        <w:tc>
          <w:tcPr>
            <w:tcW w:w="3595" w:type="dxa"/>
            <w:shd w:val="clear" w:color="auto" w:fill="auto"/>
            <w:noWrap/>
            <w:vAlign w:val="bottom"/>
            <w:hideMark/>
          </w:tcPr>
          <w:p w14:paraId="571BBD5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E3AE6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temporary change</w:t>
            </w:r>
          </w:p>
        </w:tc>
      </w:tr>
      <w:tr w:rsidR="0091420D" w:rsidRPr="00FF0ACC" w14:paraId="7A47573A" w14:textId="77777777" w:rsidTr="00FF1480">
        <w:tc>
          <w:tcPr>
            <w:tcW w:w="3595" w:type="dxa"/>
            <w:shd w:val="clear" w:color="auto" w:fill="auto"/>
            <w:noWrap/>
            <w:vAlign w:val="bottom"/>
            <w:hideMark/>
          </w:tcPr>
          <w:p w14:paraId="136F4D3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FF2377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change</w:t>
            </w:r>
          </w:p>
        </w:tc>
      </w:tr>
      <w:tr w:rsidR="0091420D" w:rsidRPr="00FF0ACC" w14:paraId="392D826B" w14:textId="77777777" w:rsidTr="00FF1480">
        <w:tc>
          <w:tcPr>
            <w:tcW w:w="3595" w:type="dxa"/>
            <w:shd w:val="clear" w:color="auto" w:fill="auto"/>
            <w:noWrap/>
            <w:vAlign w:val="bottom"/>
            <w:hideMark/>
          </w:tcPr>
          <w:p w14:paraId="1DEA3B5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DF3486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temporary change</w:t>
            </w:r>
          </w:p>
        </w:tc>
      </w:tr>
      <w:tr w:rsidR="0091420D" w:rsidRPr="00FF0ACC" w14:paraId="5935C052" w14:textId="77777777" w:rsidTr="00FF1480">
        <w:tc>
          <w:tcPr>
            <w:tcW w:w="3595" w:type="dxa"/>
            <w:shd w:val="clear" w:color="auto" w:fill="auto"/>
            <w:noWrap/>
            <w:vAlign w:val="bottom"/>
            <w:hideMark/>
          </w:tcPr>
          <w:p w14:paraId="21F10509"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365AECA8"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proofErr w:type="spellStart"/>
            <w:r w:rsidRPr="002F2E96">
              <w:rPr>
                <w:rFonts w:ascii="Calibri" w:eastAsia="Times New Roman" w:hAnsi="Calibri" w:cs="Calibri"/>
                <w:b/>
                <w:bCs/>
                <w:i/>
                <w:iCs/>
                <w:sz w:val="18"/>
                <w:szCs w:val="18"/>
                <w:lang w:val="en-GB" w:eastAsia="en-CA"/>
              </w:rPr>
              <w:t>AtoN</w:t>
            </w:r>
            <w:proofErr w:type="spellEnd"/>
            <w:r w:rsidRPr="002F2E96">
              <w:rPr>
                <w:rFonts w:ascii="Calibri" w:eastAsia="Times New Roman" w:hAnsi="Calibri" w:cs="Calibri"/>
                <w:b/>
                <w:bCs/>
                <w:i/>
                <w:iCs/>
                <w:sz w:val="18"/>
                <w:szCs w:val="18"/>
                <w:lang w:val="en-GB" w:eastAsia="en-CA"/>
              </w:rPr>
              <w:t xml:space="preserve"> removal</w:t>
            </w:r>
          </w:p>
        </w:tc>
      </w:tr>
      <w:tr w:rsidR="0091420D" w:rsidRPr="00FF0ACC" w14:paraId="36229B23" w14:textId="77777777" w:rsidTr="00FF1480">
        <w:tc>
          <w:tcPr>
            <w:tcW w:w="3595" w:type="dxa"/>
            <w:shd w:val="clear" w:color="auto" w:fill="auto"/>
            <w:noWrap/>
            <w:vAlign w:val="bottom"/>
            <w:hideMark/>
          </w:tcPr>
          <w:p w14:paraId="7E1FFB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BF020A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removal</w:t>
            </w:r>
          </w:p>
        </w:tc>
      </w:tr>
      <w:tr w:rsidR="0091420D" w:rsidRPr="00FF0ACC" w14:paraId="2CCE0AFA" w14:textId="77777777" w:rsidTr="00FF1480">
        <w:tc>
          <w:tcPr>
            <w:tcW w:w="3595" w:type="dxa"/>
            <w:shd w:val="clear" w:color="auto" w:fill="auto"/>
            <w:noWrap/>
            <w:vAlign w:val="bottom"/>
            <w:hideMark/>
          </w:tcPr>
          <w:p w14:paraId="68A6651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280A88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buoy temporary removal</w:t>
            </w:r>
          </w:p>
        </w:tc>
      </w:tr>
      <w:tr w:rsidR="0091420D" w:rsidRPr="00FF0ACC" w14:paraId="0ECB7BB5" w14:textId="77777777" w:rsidTr="00FF1480">
        <w:tc>
          <w:tcPr>
            <w:tcW w:w="3595" w:type="dxa"/>
            <w:shd w:val="clear" w:color="auto" w:fill="auto"/>
            <w:noWrap/>
            <w:vAlign w:val="bottom"/>
            <w:hideMark/>
          </w:tcPr>
          <w:p w14:paraId="7787DAA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1DD38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removal</w:t>
            </w:r>
          </w:p>
        </w:tc>
      </w:tr>
      <w:tr w:rsidR="0091420D" w:rsidRPr="00FF0ACC" w14:paraId="3B0EB5CF" w14:textId="77777777" w:rsidTr="00FF1480">
        <w:tc>
          <w:tcPr>
            <w:tcW w:w="3595" w:type="dxa"/>
            <w:shd w:val="clear" w:color="auto" w:fill="auto"/>
            <w:noWrap/>
            <w:vAlign w:val="bottom"/>
            <w:hideMark/>
          </w:tcPr>
          <w:p w14:paraId="2F557FC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lastRenderedPageBreak/>
              <w:t> </w:t>
            </w:r>
          </w:p>
        </w:tc>
        <w:tc>
          <w:tcPr>
            <w:tcW w:w="5490" w:type="dxa"/>
            <w:shd w:val="clear" w:color="auto" w:fill="auto"/>
            <w:hideMark/>
          </w:tcPr>
          <w:p w14:paraId="7E13075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light temporary removal</w:t>
            </w:r>
          </w:p>
        </w:tc>
      </w:tr>
      <w:tr w:rsidR="0091420D" w:rsidRPr="00FF0ACC" w14:paraId="251439B7" w14:textId="77777777" w:rsidTr="00FF1480">
        <w:tc>
          <w:tcPr>
            <w:tcW w:w="3595" w:type="dxa"/>
            <w:shd w:val="clear" w:color="auto" w:fill="auto"/>
            <w:noWrap/>
            <w:vAlign w:val="bottom"/>
            <w:hideMark/>
          </w:tcPr>
          <w:p w14:paraId="3E61881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EAD9AB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removal</w:t>
            </w:r>
          </w:p>
        </w:tc>
      </w:tr>
      <w:tr w:rsidR="0091420D" w:rsidRPr="00FF0ACC" w14:paraId="203CD434" w14:textId="77777777" w:rsidTr="00FF1480">
        <w:tc>
          <w:tcPr>
            <w:tcW w:w="3595" w:type="dxa"/>
            <w:shd w:val="clear" w:color="auto" w:fill="auto"/>
            <w:noWrap/>
            <w:vAlign w:val="bottom"/>
            <w:hideMark/>
          </w:tcPr>
          <w:p w14:paraId="13F6EAE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29EC6C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beacon temporary removal</w:t>
            </w:r>
          </w:p>
        </w:tc>
      </w:tr>
      <w:tr w:rsidR="0091420D" w:rsidRPr="00FF0ACC" w14:paraId="714613B4" w14:textId="77777777" w:rsidTr="00FF1480">
        <w:tc>
          <w:tcPr>
            <w:tcW w:w="3595" w:type="dxa"/>
            <w:shd w:val="clear" w:color="auto" w:fill="auto"/>
            <w:noWrap/>
            <w:vAlign w:val="bottom"/>
            <w:hideMark/>
          </w:tcPr>
          <w:p w14:paraId="58A597C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3BD53D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removal</w:t>
            </w:r>
          </w:p>
        </w:tc>
      </w:tr>
      <w:tr w:rsidR="0091420D" w:rsidRPr="00FF0ACC" w14:paraId="495A936C" w14:textId="77777777" w:rsidTr="00FF1480">
        <w:tc>
          <w:tcPr>
            <w:tcW w:w="3595" w:type="dxa"/>
            <w:shd w:val="clear" w:color="auto" w:fill="auto"/>
            <w:noWrap/>
            <w:vAlign w:val="bottom"/>
            <w:hideMark/>
          </w:tcPr>
          <w:p w14:paraId="286ECDD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DDC594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fog signal temporary removal</w:t>
            </w:r>
          </w:p>
        </w:tc>
      </w:tr>
      <w:tr w:rsidR="0091420D" w:rsidRPr="00FF0ACC" w14:paraId="4B05027B" w14:textId="77777777" w:rsidTr="00FF1480">
        <w:tc>
          <w:tcPr>
            <w:tcW w:w="3595" w:type="dxa"/>
            <w:shd w:val="clear" w:color="auto" w:fill="auto"/>
            <w:noWrap/>
            <w:vAlign w:val="bottom"/>
            <w:hideMark/>
          </w:tcPr>
          <w:p w14:paraId="32D675C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870D0B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removal</w:t>
            </w:r>
          </w:p>
        </w:tc>
      </w:tr>
      <w:tr w:rsidR="0091420D" w:rsidRPr="00FF0ACC" w14:paraId="6675877B" w14:textId="77777777" w:rsidTr="00FF1480">
        <w:tc>
          <w:tcPr>
            <w:tcW w:w="3595" w:type="dxa"/>
            <w:shd w:val="clear" w:color="auto" w:fill="auto"/>
            <w:noWrap/>
            <w:vAlign w:val="bottom"/>
            <w:hideMark/>
          </w:tcPr>
          <w:p w14:paraId="1A3D13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41D634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audible signal temporary removal</w:t>
            </w:r>
          </w:p>
        </w:tc>
      </w:tr>
      <w:tr w:rsidR="0091420D" w:rsidRPr="00FF0ACC" w14:paraId="54A68102" w14:textId="77777777" w:rsidTr="00FF1480">
        <w:tc>
          <w:tcPr>
            <w:tcW w:w="3595" w:type="dxa"/>
            <w:shd w:val="clear" w:color="auto" w:fill="auto"/>
            <w:noWrap/>
            <w:vAlign w:val="bottom"/>
            <w:hideMark/>
          </w:tcPr>
          <w:p w14:paraId="45DB75D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F44922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removal</w:t>
            </w:r>
          </w:p>
        </w:tc>
      </w:tr>
      <w:tr w:rsidR="0091420D" w:rsidRPr="00FF0ACC" w14:paraId="6CC66335" w14:textId="77777777" w:rsidTr="00FF1480">
        <w:tc>
          <w:tcPr>
            <w:tcW w:w="3595" w:type="dxa"/>
            <w:shd w:val="clear" w:color="auto" w:fill="auto"/>
            <w:noWrap/>
            <w:vAlign w:val="bottom"/>
            <w:hideMark/>
          </w:tcPr>
          <w:p w14:paraId="12B00A1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67FB81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AIS transmitter temporary removal</w:t>
            </w:r>
          </w:p>
        </w:tc>
      </w:tr>
      <w:tr w:rsidR="0091420D" w:rsidRPr="00FF0ACC" w14:paraId="453F5AF9" w14:textId="77777777" w:rsidTr="00FF1480">
        <w:tc>
          <w:tcPr>
            <w:tcW w:w="3595" w:type="dxa"/>
            <w:shd w:val="clear" w:color="auto" w:fill="auto"/>
            <w:noWrap/>
            <w:vAlign w:val="bottom"/>
            <w:hideMark/>
          </w:tcPr>
          <w:p w14:paraId="11D8D71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6BFC04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removal</w:t>
            </w:r>
          </w:p>
        </w:tc>
      </w:tr>
      <w:tr w:rsidR="0091420D" w:rsidRPr="00FF0ACC" w14:paraId="4C5B4A65" w14:textId="77777777" w:rsidTr="00FF1480">
        <w:tc>
          <w:tcPr>
            <w:tcW w:w="3595" w:type="dxa"/>
            <w:shd w:val="clear" w:color="auto" w:fill="auto"/>
            <w:noWrap/>
            <w:vAlign w:val="bottom"/>
            <w:hideMark/>
          </w:tcPr>
          <w:p w14:paraId="2A91E8B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A9A4BD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V-AIS temporary removal</w:t>
            </w:r>
          </w:p>
        </w:tc>
      </w:tr>
      <w:tr w:rsidR="0091420D" w:rsidRPr="00FF0ACC" w14:paraId="5E2419D5" w14:textId="77777777" w:rsidTr="00FF1480">
        <w:tc>
          <w:tcPr>
            <w:tcW w:w="3595" w:type="dxa"/>
            <w:shd w:val="clear" w:color="auto" w:fill="auto"/>
            <w:noWrap/>
            <w:vAlign w:val="bottom"/>
            <w:hideMark/>
          </w:tcPr>
          <w:p w14:paraId="6541EAB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CD7640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removal</w:t>
            </w:r>
          </w:p>
        </w:tc>
      </w:tr>
      <w:tr w:rsidR="0091420D" w:rsidRPr="00FF0ACC" w14:paraId="5C4F72A9" w14:textId="77777777" w:rsidTr="00FF1480">
        <w:tc>
          <w:tcPr>
            <w:tcW w:w="3595" w:type="dxa"/>
            <w:shd w:val="clear" w:color="auto" w:fill="auto"/>
            <w:noWrap/>
            <w:vAlign w:val="bottom"/>
            <w:hideMark/>
          </w:tcPr>
          <w:p w14:paraId="29FFE54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90CD4E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RACON temporary removal</w:t>
            </w:r>
          </w:p>
        </w:tc>
      </w:tr>
      <w:tr w:rsidR="0091420D" w:rsidRPr="00FF0ACC" w14:paraId="08A8C915" w14:textId="77777777" w:rsidTr="00FF1480">
        <w:tc>
          <w:tcPr>
            <w:tcW w:w="3595" w:type="dxa"/>
            <w:shd w:val="clear" w:color="auto" w:fill="auto"/>
            <w:noWrap/>
            <w:vAlign w:val="bottom"/>
            <w:hideMark/>
          </w:tcPr>
          <w:p w14:paraId="6EEE9CB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2FE8107"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removal</w:t>
            </w:r>
          </w:p>
        </w:tc>
      </w:tr>
      <w:tr w:rsidR="0091420D" w:rsidRPr="00FF0ACC" w14:paraId="768B6BEC" w14:textId="77777777" w:rsidTr="00FF1480">
        <w:tc>
          <w:tcPr>
            <w:tcW w:w="3595" w:type="dxa"/>
            <w:shd w:val="clear" w:color="auto" w:fill="auto"/>
            <w:noWrap/>
            <w:vAlign w:val="bottom"/>
            <w:hideMark/>
          </w:tcPr>
          <w:p w14:paraId="4E36CE7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79ABE8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RAMARK temporary removal</w:t>
            </w:r>
          </w:p>
        </w:tc>
      </w:tr>
      <w:tr w:rsidR="0091420D" w:rsidRPr="00FF0ACC" w14:paraId="4723A86D" w14:textId="77777777" w:rsidTr="00FF1480">
        <w:tc>
          <w:tcPr>
            <w:tcW w:w="3595" w:type="dxa"/>
            <w:shd w:val="clear" w:color="auto" w:fill="auto"/>
            <w:noWrap/>
            <w:vAlign w:val="bottom"/>
            <w:hideMark/>
          </w:tcPr>
          <w:p w14:paraId="5DB82FBF"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E0CABB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station removal</w:t>
            </w:r>
          </w:p>
        </w:tc>
      </w:tr>
      <w:tr w:rsidR="0091420D" w:rsidRPr="00FF0ACC" w14:paraId="65AC4ACF" w14:textId="77777777" w:rsidTr="00FF1480">
        <w:tc>
          <w:tcPr>
            <w:tcW w:w="3595" w:type="dxa"/>
            <w:shd w:val="clear" w:color="auto" w:fill="auto"/>
            <w:noWrap/>
            <w:vAlign w:val="bottom"/>
            <w:hideMark/>
          </w:tcPr>
          <w:p w14:paraId="3E0132A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F009DA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DGPS station temporary removal</w:t>
            </w:r>
          </w:p>
        </w:tc>
      </w:tr>
      <w:tr w:rsidR="0091420D" w:rsidRPr="00FF0ACC" w14:paraId="2DC1CDAE" w14:textId="77777777" w:rsidTr="00FF1480">
        <w:tc>
          <w:tcPr>
            <w:tcW w:w="3595" w:type="dxa"/>
            <w:shd w:val="clear" w:color="auto" w:fill="auto"/>
            <w:noWrap/>
            <w:vAlign w:val="bottom"/>
            <w:hideMark/>
          </w:tcPr>
          <w:p w14:paraId="1DBEC3D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A6AC98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station removal</w:t>
            </w:r>
          </w:p>
        </w:tc>
      </w:tr>
      <w:tr w:rsidR="0091420D" w:rsidRPr="00FF0ACC" w14:paraId="324BAECD" w14:textId="77777777" w:rsidTr="00FF1480">
        <w:tc>
          <w:tcPr>
            <w:tcW w:w="3595" w:type="dxa"/>
            <w:shd w:val="clear" w:color="auto" w:fill="auto"/>
            <w:noWrap/>
            <w:vAlign w:val="bottom"/>
            <w:hideMark/>
          </w:tcPr>
          <w:p w14:paraId="7EFC684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343A0E8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EGNOS station temporary removal</w:t>
            </w:r>
          </w:p>
        </w:tc>
      </w:tr>
      <w:tr w:rsidR="0091420D" w:rsidRPr="00FF0ACC" w14:paraId="6DC9D23B" w14:textId="77777777" w:rsidTr="00FF1480">
        <w:tc>
          <w:tcPr>
            <w:tcW w:w="3595" w:type="dxa"/>
            <w:shd w:val="clear" w:color="auto" w:fill="auto"/>
            <w:noWrap/>
            <w:vAlign w:val="bottom"/>
            <w:hideMark/>
          </w:tcPr>
          <w:p w14:paraId="1C7DC7F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206C176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LORAN C station removal</w:t>
            </w:r>
          </w:p>
        </w:tc>
      </w:tr>
      <w:tr w:rsidR="0091420D" w:rsidRPr="00FF0ACC" w14:paraId="294CB87B" w14:textId="77777777" w:rsidTr="00FF1480">
        <w:tc>
          <w:tcPr>
            <w:tcW w:w="3595" w:type="dxa"/>
            <w:shd w:val="clear" w:color="auto" w:fill="auto"/>
            <w:noWrap/>
            <w:vAlign w:val="bottom"/>
            <w:hideMark/>
          </w:tcPr>
          <w:p w14:paraId="7293142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0F78D33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LORAN C station temporary removal</w:t>
            </w:r>
          </w:p>
        </w:tc>
      </w:tr>
      <w:tr w:rsidR="0091420D" w:rsidRPr="00FF0ACC" w14:paraId="5E15E965" w14:textId="77777777" w:rsidTr="00FF1480">
        <w:tc>
          <w:tcPr>
            <w:tcW w:w="3595" w:type="dxa"/>
            <w:shd w:val="clear" w:color="auto" w:fill="auto"/>
            <w:noWrap/>
            <w:vAlign w:val="bottom"/>
            <w:hideMark/>
          </w:tcPr>
          <w:p w14:paraId="7F4E210B"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356A572"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station removal</w:t>
            </w:r>
          </w:p>
        </w:tc>
      </w:tr>
      <w:tr w:rsidR="0091420D" w:rsidRPr="00FF0ACC" w14:paraId="26050780" w14:textId="77777777" w:rsidTr="00FF1480">
        <w:tc>
          <w:tcPr>
            <w:tcW w:w="3595" w:type="dxa"/>
            <w:shd w:val="clear" w:color="auto" w:fill="auto"/>
            <w:noWrap/>
            <w:vAlign w:val="bottom"/>
            <w:hideMark/>
          </w:tcPr>
          <w:p w14:paraId="09A79F9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EA1F37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eLORAN</w:t>
            </w:r>
            <w:proofErr w:type="spellEnd"/>
            <w:r w:rsidRPr="002F2E96">
              <w:rPr>
                <w:rFonts w:ascii="Calibri" w:eastAsia="Times New Roman" w:hAnsi="Calibri" w:cs="Calibri"/>
                <w:sz w:val="18"/>
                <w:szCs w:val="18"/>
                <w:lang w:val="en-GB" w:eastAsia="en-CA"/>
              </w:rPr>
              <w:t xml:space="preserve"> station temporary removal</w:t>
            </w:r>
          </w:p>
        </w:tc>
      </w:tr>
      <w:tr w:rsidR="0091420D" w:rsidRPr="00FF0ACC" w14:paraId="4E7FFE3C" w14:textId="77777777" w:rsidTr="00FF1480">
        <w:tc>
          <w:tcPr>
            <w:tcW w:w="3595" w:type="dxa"/>
            <w:shd w:val="clear" w:color="auto" w:fill="auto"/>
            <w:noWrap/>
            <w:vAlign w:val="bottom"/>
            <w:hideMark/>
          </w:tcPr>
          <w:p w14:paraId="29FD7E1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7CD9E701"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Chayka station removal</w:t>
            </w:r>
          </w:p>
        </w:tc>
      </w:tr>
      <w:tr w:rsidR="0091420D" w:rsidRPr="00FF0ACC" w14:paraId="4E477102" w14:textId="77777777" w:rsidTr="00FF1480">
        <w:tc>
          <w:tcPr>
            <w:tcW w:w="3595" w:type="dxa"/>
            <w:shd w:val="clear" w:color="auto" w:fill="auto"/>
            <w:noWrap/>
            <w:vAlign w:val="bottom"/>
            <w:hideMark/>
          </w:tcPr>
          <w:p w14:paraId="1F491ACA"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2958CC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Chayka station temporary removal</w:t>
            </w:r>
          </w:p>
        </w:tc>
      </w:tr>
      <w:tr w:rsidR="0091420D" w:rsidRPr="00FF0ACC" w14:paraId="4E6C2A76" w14:textId="77777777" w:rsidTr="00FF1480">
        <w:tc>
          <w:tcPr>
            <w:tcW w:w="3595" w:type="dxa"/>
            <w:shd w:val="clear" w:color="auto" w:fill="auto"/>
            <w:noWrap/>
            <w:vAlign w:val="bottom"/>
            <w:hideMark/>
          </w:tcPr>
          <w:p w14:paraId="25C74015"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67F21DC0"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station removal</w:t>
            </w:r>
          </w:p>
        </w:tc>
      </w:tr>
      <w:tr w:rsidR="0091420D" w:rsidRPr="00FF0ACC" w14:paraId="38E8D39F" w14:textId="77777777" w:rsidTr="00FF1480">
        <w:tc>
          <w:tcPr>
            <w:tcW w:w="3595" w:type="dxa"/>
            <w:shd w:val="clear" w:color="auto" w:fill="auto"/>
            <w:noWrap/>
            <w:vAlign w:val="bottom"/>
            <w:hideMark/>
          </w:tcPr>
          <w:p w14:paraId="26A5D74C"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3413DB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e-Chayka station temporary removal</w:t>
            </w:r>
          </w:p>
        </w:tc>
      </w:tr>
      <w:tr w:rsidR="0091420D" w:rsidRPr="00FF0ACC" w14:paraId="24D772DB" w14:textId="77777777" w:rsidTr="00FF1480">
        <w:tc>
          <w:tcPr>
            <w:tcW w:w="3595" w:type="dxa"/>
            <w:shd w:val="clear" w:color="auto" w:fill="auto"/>
            <w:noWrap/>
            <w:vAlign w:val="bottom"/>
            <w:hideMark/>
          </w:tcPr>
          <w:p w14:paraId="570B3B33"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64EAF575"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 xml:space="preserve">all </w:t>
            </w:r>
            <w:proofErr w:type="spellStart"/>
            <w:r w:rsidRPr="002F2E96">
              <w:rPr>
                <w:rFonts w:ascii="Calibri" w:eastAsia="Times New Roman" w:hAnsi="Calibri" w:cs="Calibri"/>
                <w:b/>
                <w:bCs/>
                <w:i/>
                <w:iCs/>
                <w:sz w:val="18"/>
                <w:szCs w:val="18"/>
                <w:lang w:val="en-GB" w:eastAsia="en-CA"/>
              </w:rPr>
              <w:t>AtoN</w:t>
            </w:r>
            <w:proofErr w:type="spellEnd"/>
            <w:r w:rsidRPr="002F2E96">
              <w:rPr>
                <w:rFonts w:ascii="Calibri" w:eastAsia="Times New Roman" w:hAnsi="Calibri" w:cs="Calibri"/>
                <w:b/>
                <w:bCs/>
                <w:i/>
                <w:iCs/>
                <w:sz w:val="18"/>
                <w:szCs w:val="18"/>
                <w:lang w:val="en-GB" w:eastAsia="en-CA"/>
              </w:rPr>
              <w:t xml:space="preserve"> unreliable</w:t>
            </w:r>
          </w:p>
        </w:tc>
      </w:tr>
      <w:tr w:rsidR="0091420D" w:rsidRPr="00FF0ACC" w14:paraId="003BC64C" w14:textId="77777777" w:rsidTr="00FF1480">
        <w:tc>
          <w:tcPr>
            <w:tcW w:w="3595" w:type="dxa"/>
            <w:shd w:val="clear" w:color="auto" w:fill="auto"/>
            <w:noWrap/>
            <w:vAlign w:val="bottom"/>
            <w:hideMark/>
          </w:tcPr>
          <w:p w14:paraId="785DFDDE"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48E12456"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all aids to navigation unreliable</w:t>
            </w:r>
          </w:p>
        </w:tc>
      </w:tr>
      <w:tr w:rsidR="0091420D" w:rsidRPr="00FF0ACC" w14:paraId="0812AA2F" w14:textId="77777777" w:rsidTr="00FF1480">
        <w:tc>
          <w:tcPr>
            <w:tcW w:w="3595" w:type="dxa"/>
            <w:shd w:val="clear" w:color="auto" w:fill="auto"/>
            <w:noWrap/>
            <w:vAlign w:val="bottom"/>
            <w:hideMark/>
          </w:tcPr>
          <w:p w14:paraId="1032F6ED"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DEEAF6" w:themeFill="accent5" w:themeFillTint="33"/>
            <w:hideMark/>
          </w:tcPr>
          <w:p w14:paraId="0E37A71D"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b/>
                <w:bCs/>
                <w:i/>
                <w:iCs/>
                <w:sz w:val="18"/>
                <w:szCs w:val="18"/>
                <w:lang w:val="en-GB" w:eastAsia="en-CA"/>
              </w:rPr>
              <w:t>End of incident</w:t>
            </w:r>
          </w:p>
        </w:tc>
      </w:tr>
      <w:tr w:rsidR="0091420D" w:rsidRPr="00FF0ACC" w14:paraId="44317FF4" w14:textId="77777777" w:rsidTr="00FF1480">
        <w:tc>
          <w:tcPr>
            <w:tcW w:w="3595" w:type="dxa"/>
            <w:shd w:val="clear" w:color="auto" w:fill="auto"/>
            <w:noWrap/>
            <w:vAlign w:val="bottom"/>
            <w:hideMark/>
          </w:tcPr>
          <w:p w14:paraId="4F177DE8"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 </w:t>
            </w:r>
          </w:p>
        </w:tc>
        <w:tc>
          <w:tcPr>
            <w:tcW w:w="5490" w:type="dxa"/>
            <w:shd w:val="clear" w:color="auto" w:fill="auto"/>
            <w:hideMark/>
          </w:tcPr>
          <w:p w14:paraId="53461F74" w14:textId="77777777" w:rsidR="0091420D" w:rsidRPr="002F2E96" w:rsidRDefault="0091420D" w:rsidP="00971513">
            <w:pPr>
              <w:suppressAutoHyphens w:val="0"/>
              <w:spacing w:before="60" w:after="60" w:line="240" w:lineRule="auto"/>
              <w:rPr>
                <w:rFonts w:ascii="Calibri" w:eastAsia="Times New Roman" w:hAnsi="Calibri" w:cs="Calibri"/>
                <w:sz w:val="18"/>
                <w:szCs w:val="18"/>
                <w:lang w:val="en-GB" w:eastAsia="en-CA"/>
              </w:rPr>
            </w:pPr>
            <w:proofErr w:type="spellStart"/>
            <w:r w:rsidRPr="002F2E96">
              <w:rPr>
                <w:rFonts w:ascii="Calibri" w:eastAsia="Times New Roman" w:hAnsi="Calibri" w:cs="Calibri"/>
                <w:sz w:val="18"/>
                <w:szCs w:val="18"/>
                <w:lang w:val="en-GB" w:eastAsia="en-CA"/>
              </w:rPr>
              <w:t>AtoN</w:t>
            </w:r>
            <w:proofErr w:type="spellEnd"/>
            <w:r w:rsidRPr="002F2E96">
              <w:rPr>
                <w:rFonts w:ascii="Calibri" w:eastAsia="Times New Roman" w:hAnsi="Calibri" w:cs="Calibri"/>
                <w:sz w:val="18"/>
                <w:szCs w:val="18"/>
                <w:lang w:val="en-GB" w:eastAsia="en-CA"/>
              </w:rPr>
              <w:t xml:space="preserve"> operating properly</w:t>
            </w:r>
          </w:p>
        </w:tc>
      </w:tr>
      <w:tr w:rsidR="0091420D" w:rsidRPr="00FF0ACC" w14:paraId="2948EF87" w14:textId="77777777" w:rsidTr="00FF1480">
        <w:tc>
          <w:tcPr>
            <w:tcW w:w="9085" w:type="dxa"/>
            <w:gridSpan w:val="2"/>
            <w:shd w:val="clear" w:color="auto" w:fill="F7CAAC" w:themeFill="accent2" w:themeFillTint="66"/>
            <w:noWrap/>
            <w:vAlign w:val="bottom"/>
            <w:hideMark/>
          </w:tcPr>
          <w:p w14:paraId="3A06932D" w14:textId="77777777" w:rsidR="0091420D" w:rsidRPr="002F2E96" w:rsidRDefault="0091420D" w:rsidP="00971513">
            <w:pPr>
              <w:suppressAutoHyphens w:val="0"/>
              <w:spacing w:before="60" w:after="60" w:line="240" w:lineRule="auto"/>
              <w:jc w:val="center"/>
              <w:rPr>
                <w:rFonts w:ascii="Calibri" w:eastAsia="Times New Roman" w:hAnsi="Calibri" w:cs="Calibri"/>
                <w:sz w:val="18"/>
                <w:szCs w:val="18"/>
                <w:lang w:val="en-GB" w:eastAsia="en-CA"/>
              </w:rPr>
            </w:pPr>
            <w:r w:rsidRPr="002F2E96">
              <w:rPr>
                <w:rFonts w:ascii="Calibri" w:eastAsia="Times New Roman" w:hAnsi="Calibri" w:cs="Calibri"/>
                <w:sz w:val="18"/>
                <w:szCs w:val="18"/>
                <w:lang w:val="en-GB" w:eastAsia="en-CA"/>
              </w:rPr>
              <w:t>End of list</w:t>
            </w:r>
          </w:p>
        </w:tc>
      </w:tr>
    </w:tbl>
    <w:p w14:paraId="0997DE86" w14:textId="77777777" w:rsidR="00666E6D" w:rsidRDefault="00666E6D" w:rsidP="00D828B0">
      <w:pPr>
        <w:spacing w:line="240" w:lineRule="auto"/>
        <w:jc w:val="both"/>
        <w:rPr>
          <w:sz w:val="20"/>
          <w:szCs w:val="20"/>
          <w:lang w:val="en-GB"/>
        </w:rPr>
      </w:pPr>
    </w:p>
    <w:p w14:paraId="342E4B23" w14:textId="6F055AC6" w:rsidR="00D828B0" w:rsidRDefault="00D828B0">
      <w:pPr>
        <w:suppressAutoHyphens w:val="0"/>
        <w:spacing w:line="240" w:lineRule="auto"/>
        <w:rPr>
          <w:sz w:val="20"/>
          <w:szCs w:val="20"/>
          <w:lang w:val="en-GB"/>
        </w:rPr>
      </w:pPr>
      <w:r>
        <w:rPr>
          <w:sz w:val="20"/>
          <w:szCs w:val="20"/>
          <w:lang w:val="en-GB"/>
        </w:rPr>
        <w:br w:type="page"/>
      </w:r>
    </w:p>
    <w:p w14:paraId="116FEABE"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0D8D39F7"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7DF58262"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4E97D8A5"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325F1346"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04733C66"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53E0D1F8"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72E40AC8"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317E85E1" w14:textId="77777777" w:rsidR="00D828B0" w:rsidRPr="00FF0ACC" w:rsidRDefault="00D828B0" w:rsidP="00D828B0">
      <w:pPr>
        <w:suppressAutoHyphens w:val="0"/>
        <w:spacing w:after="240" w:line="240" w:lineRule="auto"/>
        <w:jc w:val="both"/>
        <w:rPr>
          <w:rFonts w:eastAsia="MS Mincho" w:cs="Times New Roman"/>
          <w:color w:val="auto"/>
          <w:sz w:val="20"/>
          <w:szCs w:val="20"/>
          <w:lang w:val="en-GB" w:eastAsia="ja-JP"/>
        </w:rPr>
      </w:pPr>
    </w:p>
    <w:p w14:paraId="5DE2DFE1" w14:textId="77777777" w:rsidR="00D828B0" w:rsidRPr="00FF0ACC" w:rsidRDefault="00D828B0" w:rsidP="00D828B0">
      <w:pPr>
        <w:suppressAutoHyphens w:val="0"/>
        <w:spacing w:line="240" w:lineRule="auto"/>
        <w:jc w:val="both"/>
        <w:rPr>
          <w:rFonts w:eastAsia="MS Mincho" w:cs="Times New Roman"/>
          <w:color w:val="auto"/>
          <w:sz w:val="20"/>
          <w:szCs w:val="20"/>
          <w:lang w:val="en-GB" w:eastAsia="ja-JP"/>
        </w:rPr>
      </w:pPr>
    </w:p>
    <w:p w14:paraId="63B39E17" w14:textId="77777777" w:rsidR="00D828B0" w:rsidRPr="00FF0ACC" w:rsidRDefault="00D828B0" w:rsidP="00D828B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uppressAutoHyphens w:val="0"/>
        <w:spacing w:line="240" w:lineRule="auto"/>
        <w:rPr>
          <w:rFonts w:eastAsia="Times New Roman" w:cs="Times New Roman"/>
          <w:color w:val="auto"/>
          <w:sz w:val="22"/>
          <w:szCs w:val="20"/>
          <w:lang w:val="en-GB" w:eastAsia="en-GB"/>
        </w:rPr>
      </w:pPr>
      <w:r w:rsidRPr="00FF0ACC">
        <w:rPr>
          <w:rFonts w:eastAsia="Times New Roman" w:cs="Times New Roman"/>
          <w:color w:val="auto"/>
          <w:sz w:val="22"/>
          <w:szCs w:val="20"/>
          <w:lang w:val="en-GB" w:eastAsia="en-GB"/>
        </w:rPr>
        <w:tab/>
        <w:t>Page intentionally left blank</w:t>
      </w:r>
    </w:p>
    <w:p w14:paraId="7CC4D302" w14:textId="77777777" w:rsidR="00D828B0" w:rsidRPr="00FF0ACC" w:rsidRDefault="00D828B0" w:rsidP="00D828B0">
      <w:pPr>
        <w:suppressAutoHyphens w:val="0"/>
        <w:spacing w:line="240" w:lineRule="auto"/>
        <w:jc w:val="both"/>
        <w:rPr>
          <w:rFonts w:eastAsia="MS Mincho" w:cs="Times New Roman"/>
          <w:color w:val="auto"/>
          <w:sz w:val="20"/>
          <w:szCs w:val="20"/>
          <w:lang w:val="en-GB" w:eastAsia="ja-JP"/>
        </w:rPr>
      </w:pPr>
    </w:p>
    <w:p w14:paraId="3B784EB3" w14:textId="77777777" w:rsidR="00D828B0" w:rsidRPr="00D828B0" w:rsidRDefault="00D828B0" w:rsidP="00D828B0">
      <w:pPr>
        <w:spacing w:line="240" w:lineRule="auto"/>
        <w:jc w:val="both"/>
        <w:rPr>
          <w:sz w:val="20"/>
          <w:szCs w:val="20"/>
          <w:lang w:val="en-GB"/>
        </w:rPr>
      </w:pPr>
    </w:p>
    <w:p w14:paraId="1E2E3E6A" w14:textId="77777777" w:rsidR="00D828B0" w:rsidRPr="00D828B0" w:rsidRDefault="00D828B0" w:rsidP="00D828B0">
      <w:pPr>
        <w:spacing w:line="240" w:lineRule="auto"/>
        <w:jc w:val="both"/>
        <w:rPr>
          <w:sz w:val="20"/>
          <w:szCs w:val="20"/>
          <w:lang w:val="en-GB"/>
        </w:rPr>
      </w:pPr>
    </w:p>
    <w:sectPr w:rsidR="00D828B0" w:rsidRPr="00D828B0">
      <w:headerReference w:type="even" r:id="rId44"/>
      <w:headerReference w:type="default" r:id="rId45"/>
      <w:footerReference w:type="even" r:id="rId46"/>
      <w:footerReference w:type="default" r:id="rId47"/>
      <w:type w:val="continuous"/>
      <w:pgSz w:w="11906" w:h="16838"/>
      <w:pgMar w:top="1418" w:right="1400" w:bottom="1440" w:left="1400" w:header="720" w:footer="720" w:gutter="0"/>
      <w:cols w:space="720"/>
      <w:docGrid w:linePitch="27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68131" w14:textId="77777777" w:rsidR="008C0066" w:rsidRDefault="008C0066">
      <w:pPr>
        <w:spacing w:line="240" w:lineRule="auto"/>
      </w:pPr>
      <w:r>
        <w:separator/>
      </w:r>
    </w:p>
  </w:endnote>
  <w:endnote w:type="continuationSeparator" w:id="0">
    <w:p w14:paraId="1E766B9F" w14:textId="77777777" w:rsidR="008C0066" w:rsidRDefault="008C0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4E4FD" w14:textId="135B00F0" w:rsidR="00933F7E" w:rsidRPr="00F9474A" w:rsidRDefault="00E46976" w:rsidP="00F9474A">
    <w:pPr>
      <w:pStyle w:val="Footer"/>
      <w:tabs>
        <w:tab w:val="clear" w:pos="4320"/>
        <w:tab w:val="clear" w:pos="8640"/>
        <w:tab w:val="center" w:pos="4536"/>
        <w:tab w:val="right" w:pos="9072"/>
      </w:tabs>
      <w:rPr>
        <w:rFonts w:ascii="Arial" w:hAnsi="Arial" w:cs="Arial"/>
        <w:sz w:val="16"/>
      </w:rPr>
    </w:pPr>
    <w:r w:rsidRPr="00E90682">
      <w:rPr>
        <w:rFonts w:ascii="Arial" w:hAnsi="Arial" w:cs="Arial"/>
        <w:sz w:val="16"/>
      </w:rPr>
      <w:t>S-1</w:t>
    </w:r>
    <w:r>
      <w:rPr>
        <w:rFonts w:ascii="Arial" w:hAnsi="Arial" w:cs="Arial"/>
        <w:sz w:val="16"/>
      </w:rPr>
      <w:t>24</w:t>
    </w:r>
    <w:r>
      <w:rPr>
        <w:rFonts w:ascii="Arial" w:hAnsi="Arial" w:cs="Arial"/>
        <w:sz w:val="16"/>
      </w:rPr>
      <w:tab/>
    </w:r>
    <w:r w:rsidR="00312649">
      <w:rPr>
        <w:rFonts w:ascii="Arial" w:hAnsi="Arial" w:cs="Arial"/>
        <w:sz w:val="16"/>
      </w:rPr>
      <w:t>March 2025</w:t>
    </w:r>
    <w:r>
      <w:rPr>
        <w:rFonts w:ascii="Arial" w:hAnsi="Arial" w:cs="Arial"/>
        <w:sz w:val="16"/>
      </w:rPr>
      <w:tab/>
    </w:r>
    <w:r w:rsidRPr="00E90682">
      <w:rPr>
        <w:rFonts w:ascii="Arial" w:hAnsi="Arial" w:cs="Arial"/>
        <w:sz w:val="16"/>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E287A" w14:textId="55AB3A61" w:rsidR="009A1947" w:rsidRPr="00DD5B6C" w:rsidRDefault="00DD5B6C" w:rsidP="00DD5B6C">
    <w:pPr>
      <w:pStyle w:val="Footer"/>
      <w:tabs>
        <w:tab w:val="clear" w:pos="4320"/>
        <w:tab w:val="clear" w:pos="8640"/>
        <w:tab w:val="center" w:pos="4536"/>
        <w:tab w:val="right" w:pos="9072"/>
      </w:tabs>
      <w:rPr>
        <w:rFonts w:ascii="Arial" w:hAnsi="Arial" w:cs="Arial"/>
        <w:sz w:val="16"/>
      </w:rPr>
    </w:pPr>
    <w:r w:rsidRPr="00E90682">
      <w:rPr>
        <w:rFonts w:ascii="Arial" w:hAnsi="Arial" w:cs="Arial"/>
        <w:sz w:val="16"/>
      </w:rPr>
      <w:t>S-1</w:t>
    </w:r>
    <w:r>
      <w:rPr>
        <w:rFonts w:ascii="Arial" w:hAnsi="Arial" w:cs="Arial"/>
        <w:sz w:val="16"/>
      </w:rPr>
      <w:t>24</w:t>
    </w:r>
    <w:r>
      <w:rPr>
        <w:rFonts w:ascii="Arial" w:hAnsi="Arial" w:cs="Arial"/>
        <w:sz w:val="16"/>
      </w:rPr>
      <w:tab/>
    </w:r>
    <w:r w:rsidR="00312649">
      <w:rPr>
        <w:rFonts w:ascii="Arial" w:hAnsi="Arial" w:cs="Arial"/>
        <w:sz w:val="16"/>
      </w:rPr>
      <w:t>March 2025</w:t>
    </w:r>
    <w:r>
      <w:rPr>
        <w:rFonts w:ascii="Arial" w:hAnsi="Arial" w:cs="Arial"/>
        <w:sz w:val="16"/>
      </w:rPr>
      <w:tab/>
    </w:r>
    <w:r w:rsidRPr="00E90682">
      <w:rPr>
        <w:rFonts w:ascii="Arial" w:hAnsi="Arial" w:cs="Arial"/>
        <w:sz w:val="16"/>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45EF9" w14:textId="53D128FF" w:rsidR="00C2228F" w:rsidRPr="00C2228F" w:rsidRDefault="00C2228F" w:rsidP="00212A95">
    <w:pPr>
      <w:tabs>
        <w:tab w:val="center" w:pos="6521"/>
        <w:tab w:val="right" w:pos="13892"/>
      </w:tabs>
      <w:suppressAutoHyphens w:val="0"/>
      <w:spacing w:line="220" w:lineRule="exact"/>
      <w:jc w:val="both"/>
      <w:rPr>
        <w:rFonts w:eastAsia="MS Mincho"/>
        <w:color w:val="auto"/>
        <w:sz w:val="16"/>
        <w:szCs w:val="20"/>
        <w:lang w:val="en-GB" w:eastAsia="ja-JP"/>
      </w:rPr>
    </w:pPr>
    <w:r w:rsidRPr="00F81443">
      <w:rPr>
        <w:rFonts w:eastAsia="MS Mincho"/>
        <w:color w:val="auto"/>
        <w:sz w:val="16"/>
        <w:szCs w:val="20"/>
        <w:lang w:val="en-GB" w:eastAsia="ja-JP"/>
      </w:rPr>
      <w:t>S-1</w:t>
    </w:r>
    <w:r>
      <w:rPr>
        <w:rFonts w:eastAsia="MS Mincho"/>
        <w:color w:val="auto"/>
        <w:sz w:val="16"/>
        <w:szCs w:val="20"/>
        <w:lang w:val="en-GB" w:eastAsia="ja-JP"/>
      </w:rPr>
      <w:t>24</w:t>
    </w:r>
    <w:r w:rsidRPr="00F81443">
      <w:rPr>
        <w:rFonts w:eastAsia="MS Mincho"/>
        <w:color w:val="auto"/>
        <w:sz w:val="16"/>
        <w:szCs w:val="20"/>
        <w:lang w:val="en-GB" w:eastAsia="ja-JP"/>
      </w:rPr>
      <w:tab/>
    </w:r>
    <w:r w:rsidR="00580DC3">
      <w:rPr>
        <w:rFonts w:eastAsia="MS Mincho"/>
        <w:color w:val="auto"/>
        <w:sz w:val="16"/>
        <w:szCs w:val="20"/>
        <w:lang w:val="en-GB" w:eastAsia="ja-JP"/>
      </w:rPr>
      <w:t>March 2025</w:t>
    </w:r>
    <w:r w:rsidRPr="00F81443">
      <w:rPr>
        <w:rFonts w:eastAsia="MS Mincho"/>
        <w:color w:val="auto"/>
        <w:sz w:val="16"/>
        <w:szCs w:val="20"/>
        <w:lang w:val="en-GB" w:eastAsia="ja-JP"/>
      </w:rPr>
      <w:tab/>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454F5" w14:textId="6905CA3D" w:rsidR="00ED1FAB" w:rsidRPr="00F81443" w:rsidRDefault="00F81443" w:rsidP="007D4492">
    <w:pPr>
      <w:tabs>
        <w:tab w:val="center" w:pos="6521"/>
        <w:tab w:val="right" w:pos="13892"/>
      </w:tabs>
      <w:suppressAutoHyphens w:val="0"/>
      <w:spacing w:line="220" w:lineRule="exact"/>
      <w:jc w:val="both"/>
      <w:rPr>
        <w:rFonts w:eastAsia="MS Mincho"/>
        <w:color w:val="auto"/>
        <w:sz w:val="16"/>
        <w:szCs w:val="20"/>
        <w:lang w:val="en-GB" w:eastAsia="ja-JP"/>
      </w:rPr>
    </w:pPr>
    <w:r w:rsidRPr="00F81443">
      <w:rPr>
        <w:rFonts w:eastAsia="MS Mincho"/>
        <w:color w:val="auto"/>
        <w:sz w:val="16"/>
        <w:szCs w:val="20"/>
        <w:lang w:val="en-GB" w:eastAsia="ja-JP"/>
      </w:rPr>
      <w:t>S-1</w:t>
    </w:r>
    <w:r>
      <w:rPr>
        <w:rFonts w:eastAsia="MS Mincho"/>
        <w:color w:val="auto"/>
        <w:sz w:val="16"/>
        <w:szCs w:val="20"/>
        <w:lang w:val="en-GB" w:eastAsia="ja-JP"/>
      </w:rPr>
      <w:t>24</w:t>
    </w:r>
    <w:r w:rsidRPr="00F81443">
      <w:rPr>
        <w:rFonts w:eastAsia="MS Mincho"/>
        <w:color w:val="auto"/>
        <w:sz w:val="16"/>
        <w:szCs w:val="20"/>
        <w:lang w:val="en-GB" w:eastAsia="ja-JP"/>
      </w:rPr>
      <w:tab/>
    </w:r>
    <w:r w:rsidR="00580DC3">
      <w:rPr>
        <w:rFonts w:eastAsia="MS Mincho"/>
        <w:color w:val="auto"/>
        <w:sz w:val="16"/>
        <w:szCs w:val="20"/>
        <w:lang w:val="en-GB" w:eastAsia="ja-JP"/>
      </w:rPr>
      <w:t>March 2025</w:t>
    </w:r>
    <w:r w:rsidRPr="00F81443">
      <w:rPr>
        <w:rFonts w:eastAsia="MS Mincho"/>
        <w:color w:val="auto"/>
        <w:sz w:val="16"/>
        <w:szCs w:val="20"/>
        <w:lang w:val="en-GB" w:eastAsia="ja-JP"/>
      </w:rPr>
      <w:tab/>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105C4" w14:textId="02A9763B" w:rsidR="00BD5DDB" w:rsidRPr="00EC4ADC" w:rsidRDefault="00EC4ADC" w:rsidP="00EC4ADC">
    <w:pPr>
      <w:pStyle w:val="Footer"/>
      <w:tabs>
        <w:tab w:val="clear" w:pos="4320"/>
        <w:tab w:val="clear" w:pos="8640"/>
        <w:tab w:val="center" w:pos="4536"/>
        <w:tab w:val="right" w:pos="9072"/>
      </w:tabs>
      <w:rPr>
        <w:rFonts w:ascii="Arial" w:hAnsi="Arial" w:cs="Arial"/>
        <w:sz w:val="16"/>
      </w:rPr>
    </w:pPr>
    <w:r w:rsidRPr="00E90682">
      <w:rPr>
        <w:rFonts w:ascii="Arial" w:hAnsi="Arial" w:cs="Arial"/>
        <w:sz w:val="16"/>
      </w:rPr>
      <w:t>S-1</w:t>
    </w:r>
    <w:r>
      <w:rPr>
        <w:rFonts w:ascii="Arial" w:hAnsi="Arial" w:cs="Arial"/>
        <w:sz w:val="16"/>
      </w:rPr>
      <w:t>24</w:t>
    </w:r>
    <w:r>
      <w:rPr>
        <w:rFonts w:ascii="Arial" w:hAnsi="Arial" w:cs="Arial"/>
        <w:sz w:val="16"/>
      </w:rPr>
      <w:tab/>
    </w:r>
    <w:r w:rsidR="00580DC3">
      <w:rPr>
        <w:rFonts w:ascii="Arial" w:hAnsi="Arial" w:cs="Arial"/>
        <w:sz w:val="16"/>
      </w:rPr>
      <w:t>March 2025</w:t>
    </w:r>
    <w:r>
      <w:rPr>
        <w:rFonts w:ascii="Arial" w:hAnsi="Arial" w:cs="Arial"/>
        <w:sz w:val="16"/>
      </w:rPr>
      <w:tab/>
    </w:r>
    <w:r w:rsidRPr="00E90682">
      <w:rPr>
        <w:rFonts w:ascii="Arial" w:hAnsi="Arial" w:cs="Arial"/>
        <w:sz w:val="16"/>
      </w:rPr>
      <w:t>Edition 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6504" w14:textId="1BC2AC09" w:rsidR="00581A9D" w:rsidRPr="00BD5DDB" w:rsidRDefault="00BD5DDB" w:rsidP="00BD5DDB">
    <w:pPr>
      <w:pStyle w:val="Footer"/>
      <w:tabs>
        <w:tab w:val="clear" w:pos="4320"/>
        <w:tab w:val="clear" w:pos="8640"/>
        <w:tab w:val="center" w:pos="4536"/>
        <w:tab w:val="right" w:pos="9072"/>
      </w:tabs>
      <w:rPr>
        <w:rFonts w:ascii="Arial" w:hAnsi="Arial" w:cs="Arial"/>
        <w:sz w:val="16"/>
      </w:rPr>
    </w:pPr>
    <w:r w:rsidRPr="00E90682">
      <w:rPr>
        <w:rFonts w:ascii="Arial" w:hAnsi="Arial" w:cs="Arial"/>
        <w:sz w:val="16"/>
      </w:rPr>
      <w:t>S-1</w:t>
    </w:r>
    <w:r>
      <w:rPr>
        <w:rFonts w:ascii="Arial" w:hAnsi="Arial" w:cs="Arial"/>
        <w:sz w:val="16"/>
      </w:rPr>
      <w:t>24</w:t>
    </w:r>
    <w:r>
      <w:rPr>
        <w:rFonts w:ascii="Arial" w:hAnsi="Arial" w:cs="Arial"/>
        <w:sz w:val="16"/>
      </w:rPr>
      <w:tab/>
    </w:r>
    <w:r w:rsidR="00580DC3">
      <w:rPr>
        <w:rFonts w:ascii="Arial" w:hAnsi="Arial" w:cs="Arial"/>
        <w:sz w:val="16"/>
      </w:rPr>
      <w:t>March 2025</w:t>
    </w:r>
    <w:r>
      <w:rPr>
        <w:rFonts w:ascii="Arial" w:hAnsi="Arial" w:cs="Arial"/>
        <w:sz w:val="16"/>
      </w:rPr>
      <w:tab/>
    </w:r>
    <w:r w:rsidRPr="00E90682">
      <w:rPr>
        <w:rFonts w:ascii="Arial" w:hAnsi="Arial" w:cs="Arial"/>
        <w:sz w:val="16"/>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8535F" w14:textId="77777777" w:rsidR="008C0066" w:rsidRDefault="008C0066">
      <w:pPr>
        <w:spacing w:line="240" w:lineRule="auto"/>
      </w:pPr>
      <w:r>
        <w:separator/>
      </w:r>
    </w:p>
  </w:footnote>
  <w:footnote w:type="continuationSeparator" w:id="0">
    <w:p w14:paraId="34772223" w14:textId="77777777" w:rsidR="008C0066" w:rsidRDefault="008C00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531F7" w14:textId="0B754509" w:rsidR="00933F7E" w:rsidRPr="0098284E" w:rsidRDefault="00B44B59" w:rsidP="0098284E">
    <w:pPr>
      <w:tabs>
        <w:tab w:val="center" w:pos="4536"/>
        <w:tab w:val="right" w:pos="9072"/>
      </w:tabs>
      <w:spacing w:line="240" w:lineRule="auto"/>
      <w:rPr>
        <w:rFonts w:eastAsia="Times New Roman"/>
        <w:sz w:val="16"/>
        <w:szCs w:val="16"/>
        <w:lang w:eastAsia="en-US"/>
      </w:rPr>
    </w:pP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ii</w:t>
    </w:r>
    <w:r>
      <w:rPr>
        <w:rFonts w:eastAsia="Times New Roman"/>
        <w:sz w:val="16"/>
        <w:szCs w:val="16"/>
        <w:lang w:eastAsia="en-US"/>
      </w:rPr>
      <w:fldChar w:fldCharType="end"/>
    </w:r>
    <w:r>
      <w:rPr>
        <w:rFonts w:eastAsia="Times New Roman"/>
        <w:sz w:val="16"/>
        <w:szCs w:val="16"/>
        <w:lang w:eastAsia="en-US"/>
      </w:rPr>
      <w:tab/>
    </w:r>
    <w:r w:rsidR="003E6A6D">
      <w:rPr>
        <w:rFonts w:eastAsia="Times New Roman"/>
        <w:sz w:val="16"/>
        <w:szCs w:val="16"/>
        <w:lang w:eastAsia="en-US"/>
      </w:rPr>
      <w:t>Navigational Warnings Product Specification</w:t>
    </w:r>
    <w:r>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8A575" w14:textId="13B3B2D1" w:rsidR="00491209" w:rsidRPr="00520AE6" w:rsidRDefault="00520AE6" w:rsidP="00520AE6">
    <w:pPr>
      <w:tabs>
        <w:tab w:val="center" w:pos="4536"/>
        <w:tab w:val="right" w:pos="9072"/>
      </w:tabs>
      <w:spacing w:line="240" w:lineRule="auto"/>
      <w:ind w:right="34"/>
      <w:rPr>
        <w:rFonts w:eastAsia="Times New Roman"/>
        <w:sz w:val="16"/>
        <w:szCs w:val="16"/>
        <w:lang w:eastAsia="en-US"/>
      </w:rPr>
    </w:pPr>
    <w:r w:rsidRPr="00D922BD">
      <w:rPr>
        <w:rStyle w:val="PageNumber"/>
        <w:sz w:val="16"/>
        <w:szCs w:val="16"/>
      </w:rPr>
      <w:tab/>
    </w:r>
    <w:r w:rsidR="00C159C0">
      <w:rPr>
        <w:rFonts w:eastAsia="Times New Roman"/>
        <w:sz w:val="16"/>
        <w:szCs w:val="16"/>
        <w:lang w:eastAsia="en-US"/>
      </w:rPr>
      <w:t>Navigational Warnings Product Specification</w:t>
    </w:r>
    <w:r>
      <w:rPr>
        <w:rFonts w:eastAsia="Times New Roman"/>
        <w:sz w:val="16"/>
        <w:szCs w:val="16"/>
        <w:lang w:eastAsia="en-US"/>
      </w:rPr>
      <w:tab/>
    </w: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iii</w:t>
    </w:r>
    <w:r>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1AFCD" w14:textId="2CAA030F" w:rsidR="00BD3CF8" w:rsidRPr="00696B59" w:rsidRDefault="00BD3CF8" w:rsidP="007D4492">
    <w:pPr>
      <w:tabs>
        <w:tab w:val="center" w:pos="6521"/>
        <w:tab w:val="right" w:pos="13892"/>
      </w:tabs>
      <w:spacing w:line="240" w:lineRule="auto"/>
      <w:ind w:right="357"/>
      <w:rPr>
        <w:rFonts w:eastAsia="Times New Roman"/>
        <w:sz w:val="16"/>
        <w:szCs w:val="16"/>
        <w:lang w:eastAsia="en-US"/>
      </w:rPr>
    </w:pP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38</w:t>
    </w:r>
    <w:r>
      <w:rPr>
        <w:rFonts w:eastAsia="Times New Roman"/>
        <w:sz w:val="16"/>
        <w:szCs w:val="16"/>
        <w:lang w:eastAsia="en-US"/>
      </w:rPr>
      <w:fldChar w:fldCharType="end"/>
    </w:r>
    <w:r>
      <w:rPr>
        <w:rFonts w:eastAsia="Times New Roman"/>
        <w:sz w:val="16"/>
        <w:szCs w:val="16"/>
        <w:lang w:eastAsia="en-US"/>
      </w:rPr>
      <w:tab/>
    </w:r>
    <w:r w:rsidR="00E30AA0" w:rsidRPr="00E30AA0">
      <w:rPr>
        <w:rFonts w:eastAsia="Times New Roman"/>
        <w:sz w:val="16"/>
        <w:szCs w:val="16"/>
        <w:lang w:eastAsia="en-US"/>
      </w:rPr>
      <w:t>Navigational Warnings Product Specification</w:t>
    </w:r>
    <w:r>
      <w:rPr>
        <w:rFonts w:eastAsia="Times New Roman"/>
        <w:sz w:val="16"/>
        <w:szCs w:val="16"/>
        <w:lang w:eastAsia="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7C277" w14:textId="2373B4AD" w:rsidR="00ED1FAB" w:rsidRPr="00742B07" w:rsidRDefault="00F3590C" w:rsidP="007D4492">
    <w:pPr>
      <w:tabs>
        <w:tab w:val="center" w:pos="6521"/>
        <w:tab w:val="right" w:pos="13892"/>
      </w:tabs>
      <w:spacing w:line="240" w:lineRule="auto"/>
      <w:ind w:right="60" w:firstLine="357"/>
      <w:jc w:val="right"/>
      <w:rPr>
        <w:rFonts w:eastAsia="Times New Roman"/>
        <w:sz w:val="16"/>
        <w:szCs w:val="16"/>
        <w:lang w:eastAsia="en-US"/>
      </w:rPr>
    </w:pPr>
    <w:r>
      <w:rPr>
        <w:rStyle w:val="PageNumber"/>
        <w:b/>
        <w:sz w:val="16"/>
        <w:szCs w:val="16"/>
      </w:rPr>
      <w:tab/>
    </w:r>
    <w:r w:rsidR="00742B07">
      <w:rPr>
        <w:rFonts w:eastAsia="Times New Roman"/>
        <w:sz w:val="16"/>
        <w:szCs w:val="16"/>
        <w:lang w:eastAsia="en-US"/>
      </w:rPr>
      <w:t>Navigational Warnings Product Specification</w:t>
    </w:r>
    <w:r>
      <w:rPr>
        <w:rFonts w:eastAsia="Times New Roman"/>
        <w:sz w:val="16"/>
        <w:szCs w:val="16"/>
        <w:lang w:eastAsia="en-US"/>
      </w:rPr>
      <w:tab/>
    </w: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37</w:t>
    </w:r>
    <w:r>
      <w:rPr>
        <w:rFonts w:eastAsia="Times New Roman"/>
        <w:sz w:val="16"/>
        <w:szCs w:val="16"/>
        <w:lang w:eastAsia="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93032" w14:textId="77777777" w:rsidR="00581A9D" w:rsidRPr="0098284E" w:rsidRDefault="00581A9D" w:rsidP="0098284E">
    <w:pPr>
      <w:tabs>
        <w:tab w:val="center" w:pos="4536"/>
        <w:tab w:val="right" w:pos="9072"/>
      </w:tabs>
      <w:spacing w:line="240" w:lineRule="auto"/>
      <w:rPr>
        <w:rFonts w:eastAsia="Times New Roman"/>
        <w:sz w:val="16"/>
        <w:szCs w:val="16"/>
        <w:lang w:eastAsia="en-US"/>
      </w:rPr>
    </w:pP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32</w:t>
    </w:r>
    <w:r>
      <w:rPr>
        <w:rFonts w:eastAsia="Times New Roman"/>
        <w:sz w:val="16"/>
        <w:szCs w:val="16"/>
        <w:lang w:eastAsia="en-US"/>
      </w:rPr>
      <w:fldChar w:fldCharType="end"/>
    </w:r>
    <w:r>
      <w:rPr>
        <w:rFonts w:eastAsia="Times New Roman"/>
        <w:sz w:val="16"/>
        <w:szCs w:val="16"/>
        <w:lang w:eastAsia="en-US"/>
      </w:rPr>
      <w:tab/>
      <w:t>Navigational Warnings Product Specification</w:t>
    </w:r>
    <w:r>
      <w:rPr>
        <w:rFonts w:eastAsia="Times New Roman"/>
        <w:sz w:val="16"/>
        <w:szCs w:val="16"/>
        <w:lang w:eastAsia="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2EB2D" w14:textId="7B3EBF85" w:rsidR="007614EA" w:rsidRPr="004C4F3D" w:rsidRDefault="004C4F3D" w:rsidP="004C4F3D">
    <w:pPr>
      <w:tabs>
        <w:tab w:val="center" w:pos="4536"/>
        <w:tab w:val="right" w:pos="9072"/>
      </w:tabs>
      <w:spacing w:line="240" w:lineRule="auto"/>
      <w:ind w:right="34"/>
      <w:rPr>
        <w:rFonts w:eastAsia="Times New Roman"/>
        <w:sz w:val="16"/>
        <w:szCs w:val="16"/>
        <w:lang w:eastAsia="en-US"/>
      </w:rPr>
    </w:pPr>
    <w:r w:rsidRPr="00D922BD">
      <w:rPr>
        <w:rStyle w:val="PageNumber"/>
        <w:sz w:val="16"/>
        <w:szCs w:val="16"/>
      </w:rPr>
      <w:tab/>
    </w:r>
    <w:r>
      <w:rPr>
        <w:rFonts w:eastAsia="Times New Roman"/>
        <w:sz w:val="16"/>
        <w:szCs w:val="16"/>
        <w:lang w:eastAsia="en-US"/>
      </w:rPr>
      <w:t>Navigational Warnings Product Specification</w:t>
    </w:r>
    <w:r>
      <w:rPr>
        <w:rFonts w:eastAsia="Times New Roman"/>
        <w:sz w:val="16"/>
        <w:szCs w:val="16"/>
        <w:lang w:eastAsia="en-US"/>
      </w:rPr>
      <w:tab/>
    </w:r>
    <w:r>
      <w:rPr>
        <w:rFonts w:eastAsia="Times New Roman"/>
        <w:sz w:val="16"/>
        <w:szCs w:val="16"/>
        <w:lang w:eastAsia="en-US"/>
      </w:rPr>
      <w:fldChar w:fldCharType="begin"/>
    </w:r>
    <w:r>
      <w:rPr>
        <w:rFonts w:eastAsia="Times New Roman"/>
        <w:sz w:val="16"/>
        <w:szCs w:val="16"/>
        <w:lang w:eastAsia="en-US"/>
      </w:rPr>
      <w:instrText xml:space="preserve"> PAGE </w:instrText>
    </w:r>
    <w:r>
      <w:rPr>
        <w:rFonts w:eastAsia="Times New Roman"/>
        <w:sz w:val="16"/>
        <w:szCs w:val="16"/>
        <w:lang w:eastAsia="en-US"/>
      </w:rPr>
      <w:fldChar w:fldCharType="separate"/>
    </w:r>
    <w:r>
      <w:rPr>
        <w:rFonts w:eastAsia="Times New Roman"/>
        <w:sz w:val="16"/>
        <w:szCs w:val="16"/>
        <w:lang w:eastAsia="en-US"/>
      </w:rPr>
      <w:t>31</w:t>
    </w:r>
    <w:r>
      <w:rPr>
        <w:rFonts w:eastAsia="Times New Roman"/>
        <w:sz w:val="16"/>
        <w:szCs w:val="16"/>
        <w:lang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C974F420"/>
    <w:lvl w:ilvl="0">
      <w:start w:val="1"/>
      <w:numFmt w:val="decimal"/>
      <w:pStyle w:val="Heading1"/>
      <w:lvlText w:val="%1"/>
      <w:lvlJc w:val="left"/>
      <w:pPr>
        <w:tabs>
          <w:tab w:val="num" w:pos="0"/>
        </w:tabs>
        <w:ind w:left="0" w:firstLine="0"/>
      </w:pPr>
      <w:rPr>
        <w:rFonts w:hint="default"/>
        <w:b/>
        <w:bCs w:val="0"/>
        <w:i w:val="0"/>
        <w:caps w:val="0"/>
        <w:smallCaps w:val="0"/>
        <w:strike w:val="0"/>
        <w:dstrike w:val="0"/>
        <w:vanish w:val="0"/>
        <w:color w:val="000000"/>
        <w:spacing w:val="0"/>
        <w:kern w:val="1"/>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0" w:firstLine="0"/>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50"/>
        </w:tabs>
        <w:ind w:left="450" w:firstLine="0"/>
      </w:pPr>
      <w:rPr>
        <w:rFonts w:hint="default"/>
        <w:b/>
        <w:bCs w:val="0"/>
        <w:i w:val="0"/>
        <w:caps w:val="0"/>
        <w:smallCaps w:val="0"/>
        <w:strike w:val="0"/>
        <w:dstrike w:val="0"/>
        <w:vanish w:val="0"/>
        <w:color w:val="000000"/>
        <w:spacing w:val="0"/>
        <w:kern w:val="1"/>
        <w:position w:val="0"/>
        <w:sz w:val="20"/>
        <w:szCs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1134" w:hanging="1134"/>
      </w:pPr>
      <w:rPr>
        <w:rFonts w:hint="default"/>
        <w:caps w:val="0"/>
        <w:strike w:val="0"/>
        <w:dstrike w:val="0"/>
        <w:vanish w:val="0"/>
        <w:color w:val="auto"/>
        <w:sz w:val="20"/>
        <w:szCs w:val="20"/>
        <w:u w:val="none"/>
        <w:vertAlign w:val="baseline"/>
      </w:rPr>
    </w:lvl>
    <w:lvl w:ilvl="4">
      <w:start w:val="1"/>
      <w:numFmt w:val="decimal"/>
      <w:pStyle w:val="Heading5"/>
      <w:lvlText w:val="%1.%2.%3.%4.%5"/>
      <w:lvlJc w:val="left"/>
      <w:pPr>
        <w:tabs>
          <w:tab w:val="num" w:pos="0"/>
        </w:tabs>
        <w:ind w:left="0" w:firstLine="0"/>
      </w:pPr>
      <w:rPr>
        <w:rFonts w:hint="default"/>
        <w:sz w:val="20"/>
        <w:szCs w:val="20"/>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8"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cs="Times New Roman" w:hint="default"/>
        <w:lang w:val="de-DE" w:eastAsia="ar-SA" w:bidi="ar-SA"/>
      </w:rPr>
    </w:lvl>
    <w:lvl w:ilvl="1">
      <w:start w:val="1"/>
      <w:numFmt w:val="decimal"/>
      <w:pStyle w:val="AppendixC2"/>
      <w:lvlText w:val="C-%1.%2"/>
      <w:lvlJc w:val="left"/>
      <w:pPr>
        <w:tabs>
          <w:tab w:val="num" w:pos="0"/>
        </w:tabs>
        <w:ind w:left="0" w:firstLine="0"/>
      </w:pPr>
      <w:rPr>
        <w:rFonts w:ascii="Arial" w:hAnsi="Arial" w:cs="Times New Roman" w:hint="default"/>
        <w:b/>
        <w:bCs/>
        <w:iCs/>
        <w:sz w:val="22"/>
        <w:szCs w:val="28"/>
        <w:lang w:val="en-US"/>
      </w:rPr>
    </w:lvl>
    <w:lvl w:ilvl="2">
      <w:start w:val="1"/>
      <w:numFmt w:val="decimal"/>
      <w:lvlText w:val="0-%1.%2.%3"/>
      <w:lvlJc w:val="left"/>
      <w:pPr>
        <w:tabs>
          <w:tab w:val="num" w:pos="283"/>
        </w:tabs>
        <w:ind w:left="283" w:hanging="283"/>
      </w:pPr>
      <w:rPr>
        <w:rFonts w:ascii="Arial" w:hAnsi="Arial" w:cs="Times New Roman" w:hint="default"/>
        <w:b/>
        <w:bCs/>
        <w:szCs w:val="26"/>
        <w:lang w:val="en-US"/>
      </w:rPr>
    </w:lvl>
    <w:lvl w:ilvl="3">
      <w:start w:val="1"/>
      <w:numFmt w:val="decimal"/>
      <w:lvlText w:val="0-%4"/>
      <w:lvlJc w:val="left"/>
      <w:pPr>
        <w:tabs>
          <w:tab w:val="num" w:pos="283"/>
        </w:tabs>
        <w:ind w:left="283" w:hanging="283"/>
      </w:pPr>
    </w:lvl>
    <w:lvl w:ilvl="4">
      <w:start w:val="1"/>
      <w:numFmt w:val="decimal"/>
      <w:lvlText w:val="0-%5"/>
      <w:lvlJc w:val="left"/>
      <w:pPr>
        <w:tabs>
          <w:tab w:val="num" w:pos="283"/>
        </w:tabs>
        <w:ind w:left="283" w:hanging="283"/>
      </w:pPr>
    </w:lvl>
    <w:lvl w:ilvl="5">
      <w:start w:val="1"/>
      <w:numFmt w:val="decimal"/>
      <w:lvlText w:val="0-%6"/>
      <w:lvlJc w:val="left"/>
      <w:pPr>
        <w:tabs>
          <w:tab w:val="num" w:pos="1701"/>
        </w:tabs>
        <w:ind w:left="1701" w:hanging="283"/>
      </w:pPr>
    </w:lvl>
    <w:lvl w:ilvl="6">
      <w:start w:val="1"/>
      <w:numFmt w:val="decimal"/>
      <w:lvlText w:val="0-%7"/>
      <w:lvlJc w:val="left"/>
      <w:pPr>
        <w:tabs>
          <w:tab w:val="num" w:pos="1984"/>
        </w:tabs>
        <w:ind w:left="1984" w:hanging="283"/>
      </w:pPr>
    </w:lvl>
    <w:lvl w:ilvl="7">
      <w:start w:val="1"/>
      <w:numFmt w:val="decimal"/>
      <w:lvlText w:val="0-%8"/>
      <w:lvlJc w:val="left"/>
      <w:pPr>
        <w:tabs>
          <w:tab w:val="num" w:pos="2268"/>
        </w:tabs>
        <w:ind w:left="2268" w:hanging="283"/>
      </w:pPr>
    </w:lvl>
    <w:lvl w:ilvl="8">
      <w:start w:val="1"/>
      <w:numFmt w:val="decimal"/>
      <w:lvlText w:val="0-%9"/>
      <w:lvlJc w:val="left"/>
      <w:pPr>
        <w:tabs>
          <w:tab w:val="num" w:pos="2551"/>
        </w:tabs>
        <w:ind w:left="2551" w:hanging="283"/>
      </w:pPr>
    </w:lvl>
  </w:abstractNum>
  <w:abstractNum w:abstractNumId="9"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0" w15:restartNumberingAfterBreak="0">
    <w:nsid w:val="04F31523"/>
    <w:multiLevelType w:val="hybridMultilevel"/>
    <w:tmpl w:val="404E4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66E51F4"/>
    <w:multiLevelType w:val="hybridMultilevel"/>
    <w:tmpl w:val="A61E70EA"/>
    <w:lvl w:ilvl="0" w:tplc="1009000F">
      <w:start w:val="1"/>
      <w:numFmt w:val="decimal"/>
      <w:lvlText w:val="%1."/>
      <w:lvlJc w:val="left"/>
      <w:pPr>
        <w:ind w:left="720" w:hanging="360"/>
      </w:pPr>
    </w:lvl>
    <w:lvl w:ilvl="1" w:tplc="60F4D322">
      <w:start w:val="1"/>
      <w:numFmt w:val="decimal"/>
      <w:lvlText w:val="%2."/>
      <w:lvlJc w:val="left"/>
      <w:pPr>
        <w:ind w:left="1440" w:hanging="360"/>
      </w:pPr>
      <w:rPr>
        <w:sz w:val="20"/>
        <w:szCs w:val="2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BD052B6"/>
    <w:multiLevelType w:val="hybridMultilevel"/>
    <w:tmpl w:val="A93CD15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EA04E04"/>
    <w:multiLevelType w:val="multilevel"/>
    <w:tmpl w:val="854AE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41C3107"/>
    <w:multiLevelType w:val="hybridMultilevel"/>
    <w:tmpl w:val="A4B2AE46"/>
    <w:lvl w:ilvl="0" w:tplc="10090011">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176F202C"/>
    <w:multiLevelType w:val="hybridMultilevel"/>
    <w:tmpl w:val="C21E90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E170524"/>
    <w:multiLevelType w:val="hybridMultilevel"/>
    <w:tmpl w:val="8F3A0C8E"/>
    <w:lvl w:ilvl="0" w:tplc="1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9B4830"/>
    <w:multiLevelType w:val="multilevel"/>
    <w:tmpl w:val="0EAC41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A110E3"/>
    <w:multiLevelType w:val="hybridMultilevel"/>
    <w:tmpl w:val="11BEFF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cs="Times New Roman" w:hint="default"/>
        <w:lang w:val="de-DE" w:eastAsia="ar-SA" w:bidi="ar-SA"/>
      </w:rPr>
    </w:lvl>
    <w:lvl w:ilvl="1">
      <w:start w:val="1"/>
      <w:numFmt w:val="decimal"/>
      <w:lvlText w:val="D-%1.%2"/>
      <w:lvlJc w:val="left"/>
      <w:pPr>
        <w:tabs>
          <w:tab w:val="num" w:pos="0"/>
        </w:tabs>
        <w:ind w:left="0" w:firstLine="0"/>
      </w:pPr>
      <w:rPr>
        <w:rFonts w:ascii="Arial" w:hAnsi="Arial" w:cs="Times New Roman" w:hint="default"/>
        <w:b/>
        <w:bCs/>
        <w:iCs/>
        <w:sz w:val="22"/>
        <w:szCs w:val="28"/>
        <w:lang w:val="en-US"/>
      </w:rPr>
    </w:lvl>
    <w:lvl w:ilvl="2">
      <w:start w:val="1"/>
      <w:numFmt w:val="decimal"/>
      <w:lvlText w:val="0-%1.%2.%3"/>
      <w:lvlJc w:val="left"/>
      <w:pPr>
        <w:tabs>
          <w:tab w:val="num" w:pos="283"/>
        </w:tabs>
        <w:ind w:left="283" w:hanging="283"/>
      </w:pPr>
      <w:rPr>
        <w:rFonts w:ascii="Arial" w:hAnsi="Arial" w:cs="Times New Roman" w:hint="default"/>
        <w:b/>
        <w:bCs/>
        <w:szCs w:val="26"/>
        <w:lang w:val="en-US"/>
      </w:rPr>
    </w:lvl>
    <w:lvl w:ilvl="3">
      <w:start w:val="1"/>
      <w:numFmt w:val="decimal"/>
      <w:lvlText w:val="0-%4"/>
      <w:lvlJc w:val="left"/>
      <w:pPr>
        <w:tabs>
          <w:tab w:val="num" w:pos="283"/>
        </w:tabs>
        <w:ind w:left="283" w:hanging="283"/>
      </w:pPr>
    </w:lvl>
    <w:lvl w:ilvl="4">
      <w:start w:val="1"/>
      <w:numFmt w:val="decimal"/>
      <w:lvlText w:val="0-%5"/>
      <w:lvlJc w:val="left"/>
      <w:pPr>
        <w:tabs>
          <w:tab w:val="num" w:pos="283"/>
        </w:tabs>
        <w:ind w:left="283" w:hanging="283"/>
      </w:pPr>
    </w:lvl>
    <w:lvl w:ilvl="5">
      <w:start w:val="1"/>
      <w:numFmt w:val="decimal"/>
      <w:lvlText w:val="0-%6"/>
      <w:lvlJc w:val="left"/>
      <w:pPr>
        <w:tabs>
          <w:tab w:val="num" w:pos="1701"/>
        </w:tabs>
        <w:ind w:left="1701" w:hanging="283"/>
      </w:pPr>
    </w:lvl>
    <w:lvl w:ilvl="6">
      <w:start w:val="1"/>
      <w:numFmt w:val="decimal"/>
      <w:lvlText w:val="0-%7"/>
      <w:lvlJc w:val="left"/>
      <w:pPr>
        <w:tabs>
          <w:tab w:val="num" w:pos="1984"/>
        </w:tabs>
        <w:ind w:left="1984" w:hanging="283"/>
      </w:pPr>
    </w:lvl>
    <w:lvl w:ilvl="7">
      <w:start w:val="1"/>
      <w:numFmt w:val="decimal"/>
      <w:lvlText w:val="0-%8"/>
      <w:lvlJc w:val="left"/>
      <w:pPr>
        <w:tabs>
          <w:tab w:val="num" w:pos="2268"/>
        </w:tabs>
        <w:ind w:left="2268" w:hanging="283"/>
      </w:pPr>
    </w:lvl>
    <w:lvl w:ilvl="8">
      <w:start w:val="1"/>
      <w:numFmt w:val="decimal"/>
      <w:lvlText w:val="0-%9"/>
      <w:lvlJc w:val="left"/>
      <w:pPr>
        <w:tabs>
          <w:tab w:val="num" w:pos="2551"/>
        </w:tabs>
        <w:ind w:left="2551" w:hanging="283"/>
      </w:pPr>
    </w:lvl>
  </w:abstractNum>
  <w:abstractNum w:abstractNumId="20" w15:restartNumberingAfterBreak="0">
    <w:nsid w:val="2D874B1D"/>
    <w:multiLevelType w:val="hybridMultilevel"/>
    <w:tmpl w:val="C4129C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DDA44D8"/>
    <w:multiLevelType w:val="hybridMultilevel"/>
    <w:tmpl w:val="A67209A4"/>
    <w:lvl w:ilvl="0" w:tplc="82F80C3A">
      <w:start w:val="1"/>
      <w:numFmt w:val="decimal"/>
      <w:lvlText w:val="%1."/>
      <w:lvlJc w:val="left"/>
      <w:pPr>
        <w:ind w:left="1080" w:hanging="360"/>
      </w:p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2" w15:restartNumberingAfterBreak="0">
    <w:nsid w:val="2E64015F"/>
    <w:multiLevelType w:val="hybridMultilevel"/>
    <w:tmpl w:val="0B622D5C"/>
    <w:lvl w:ilvl="0" w:tplc="AFC8FE8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F6C051C"/>
    <w:multiLevelType w:val="hybridMultilevel"/>
    <w:tmpl w:val="89B6B2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4990438"/>
    <w:multiLevelType w:val="hybridMultilevel"/>
    <w:tmpl w:val="2B745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26" w15:restartNumberingAfterBreak="0">
    <w:nsid w:val="378228FC"/>
    <w:multiLevelType w:val="hybridMultilevel"/>
    <w:tmpl w:val="06CC413C"/>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C7A4A06"/>
    <w:multiLevelType w:val="multilevel"/>
    <w:tmpl w:val="20FE0B9A"/>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9A4692A"/>
    <w:multiLevelType w:val="hybridMultilevel"/>
    <w:tmpl w:val="922410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D77824"/>
    <w:multiLevelType w:val="hybridMultilevel"/>
    <w:tmpl w:val="BC164284"/>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0E828DA"/>
    <w:multiLevelType w:val="hybridMultilevel"/>
    <w:tmpl w:val="BA2A4FE8"/>
    <w:lvl w:ilvl="0" w:tplc="109A4078">
      <w:start w:val="1"/>
      <w:numFmt w:val="decimal"/>
      <w:lvlText w:val="%1)"/>
      <w:lvlJc w:val="left"/>
      <w:pPr>
        <w:ind w:left="720" w:hanging="360"/>
      </w:pPr>
      <w:rPr>
        <w:rFonts w:hint="default"/>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1240A71"/>
    <w:multiLevelType w:val="multilevel"/>
    <w:tmpl w:val="EC6C818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2" w15:restartNumberingAfterBreak="0">
    <w:nsid w:val="536C18B0"/>
    <w:multiLevelType w:val="hybridMultilevel"/>
    <w:tmpl w:val="BCACAC2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34" w15:restartNumberingAfterBreak="0">
    <w:nsid w:val="5459253E"/>
    <w:multiLevelType w:val="multilevel"/>
    <w:tmpl w:val="BB425704"/>
    <w:lvl w:ilvl="0">
      <w:start w:val="1"/>
      <w:numFmt w:val="lowerLetter"/>
      <w:lvlText w:val="%1"/>
      <w:lvlJc w:val="left"/>
      <w:pPr>
        <w:tabs>
          <w:tab w:val="num" w:pos="0"/>
        </w:tabs>
        <w:ind w:left="0" w:firstLine="0"/>
      </w:pPr>
      <w:rPr>
        <w:b/>
        <w:i w:val="0"/>
      </w:rPr>
    </w:lvl>
    <w:lvl w:ilvl="1">
      <w:start w:val="1"/>
      <w:numFmt w:val="decimal"/>
      <w:pStyle w:val="Heading12-2"/>
      <w:lvlText w:val="12-%1.%2"/>
      <w:lvlJc w:val="left"/>
      <w:pPr>
        <w:tabs>
          <w:tab w:val="num" w:pos="907"/>
        </w:tabs>
        <w:ind w:left="907" w:hanging="907"/>
      </w:pPr>
      <w:rPr>
        <w:b/>
        <w:i w:val="0"/>
      </w:rPr>
    </w:lvl>
    <w:lvl w:ilvl="2">
      <w:start w:val="1"/>
      <w:numFmt w:val="decimal"/>
      <w:pStyle w:val="Heading12-3"/>
      <w:lvlText w:val="12-%1.%2.%3"/>
      <w:lvlJc w:val="left"/>
      <w:pPr>
        <w:tabs>
          <w:tab w:val="num" w:pos="907"/>
        </w:tabs>
        <w:ind w:left="907" w:hanging="907"/>
      </w:pPr>
      <w:rPr>
        <w:b/>
        <w:i w:val="0"/>
      </w:rPr>
    </w:lvl>
    <w:lvl w:ilvl="3">
      <w:start w:val="1"/>
      <w:numFmt w:val="decimal"/>
      <w:pStyle w:val="Heading12-4"/>
      <w:lvlText w:val="12-%1.%2.%3.%4"/>
      <w:lvlJc w:val="left"/>
      <w:pPr>
        <w:tabs>
          <w:tab w:val="num" w:pos="964"/>
        </w:tabs>
        <w:ind w:left="964" w:hanging="964"/>
      </w:pPr>
      <w:rPr>
        <w:b/>
        <w:i w:val="0"/>
      </w:rPr>
    </w:lvl>
    <w:lvl w:ilvl="4">
      <w:start w:val="1"/>
      <w:numFmt w:val="decimal"/>
      <w:lvlText w:val="11-%1.%2.%3.%4.%5"/>
      <w:lvlJc w:val="left"/>
      <w:pPr>
        <w:tabs>
          <w:tab w:val="num" w:pos="1077"/>
        </w:tabs>
        <w:ind w:left="1077" w:hanging="1077"/>
      </w:pPr>
      <w:rPr>
        <w:b/>
        <w:i w:val="0"/>
      </w:rPr>
    </w:lvl>
    <w:lvl w:ilvl="5">
      <w:start w:val="1"/>
      <w:numFmt w:val="decimal"/>
      <w:lvlText w:val="%1.%2.%3.%4.%5.%6"/>
      <w:lvlJc w:val="left"/>
      <w:pPr>
        <w:tabs>
          <w:tab w:val="num" w:pos="1640"/>
        </w:tabs>
        <w:ind w:left="200" w:firstLine="0"/>
      </w:pPr>
      <w:rPr>
        <w:b/>
        <w:i w:val="0"/>
      </w:rPr>
    </w:lvl>
    <w:lvl w:ilvl="6">
      <w:start w:val="1"/>
      <w:numFmt w:val="decimal"/>
      <w:lvlText w:val="%1.%2.%3.%4.%5.%6.%7"/>
      <w:lvlJc w:val="left"/>
      <w:pPr>
        <w:tabs>
          <w:tab w:val="num" w:pos="1640"/>
        </w:tabs>
        <w:ind w:left="200" w:firstLine="0"/>
      </w:pPr>
    </w:lvl>
    <w:lvl w:ilvl="7">
      <w:start w:val="1"/>
      <w:numFmt w:val="decimal"/>
      <w:lvlText w:val="%1.%2.%3.%4.%5.%6.%7.%8"/>
      <w:lvlJc w:val="left"/>
      <w:pPr>
        <w:tabs>
          <w:tab w:val="num" w:pos="2000"/>
        </w:tabs>
        <w:ind w:left="200" w:firstLine="0"/>
      </w:pPr>
    </w:lvl>
    <w:lvl w:ilvl="8">
      <w:start w:val="1"/>
      <w:numFmt w:val="decimal"/>
      <w:lvlText w:val="%1.%2.%3.%4.%5.%6.%7.%8.%9"/>
      <w:lvlJc w:val="left"/>
      <w:pPr>
        <w:tabs>
          <w:tab w:val="num" w:pos="2000"/>
        </w:tabs>
        <w:ind w:left="200" w:firstLine="0"/>
      </w:pPr>
    </w:lvl>
  </w:abstractNum>
  <w:abstractNum w:abstractNumId="35" w15:restartNumberingAfterBreak="0">
    <w:nsid w:val="56455329"/>
    <w:multiLevelType w:val="hybridMultilevel"/>
    <w:tmpl w:val="438A53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96C5C6A"/>
    <w:multiLevelType w:val="hybridMultilevel"/>
    <w:tmpl w:val="27E853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FD418F0"/>
    <w:multiLevelType w:val="hybridMultilevel"/>
    <w:tmpl w:val="B6EC129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64D533F"/>
    <w:multiLevelType w:val="hybridMultilevel"/>
    <w:tmpl w:val="BB0EAE16"/>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0" w15:restartNumberingAfterBreak="0">
    <w:nsid w:val="6E1621C0"/>
    <w:multiLevelType w:val="hybridMultilevel"/>
    <w:tmpl w:val="B19418E0"/>
    <w:lvl w:ilvl="0" w:tplc="109A4078">
      <w:start w:val="1"/>
      <w:numFmt w:val="decimal"/>
      <w:lvlText w:val="%1)"/>
      <w:lvlJc w:val="left"/>
      <w:pPr>
        <w:ind w:left="720" w:hanging="360"/>
      </w:pPr>
      <w:rPr>
        <w:rFonts w:hint="default"/>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EC601BB"/>
    <w:multiLevelType w:val="singleLevel"/>
    <w:tmpl w:val="14D6BE94"/>
    <w:lvl w:ilvl="0">
      <w:start w:val="1"/>
      <w:numFmt w:val="bullet"/>
      <w:lvlText w:val=""/>
      <w:lvlJc w:val="left"/>
      <w:pPr>
        <w:tabs>
          <w:tab w:val="num" w:pos="360"/>
        </w:tabs>
        <w:ind w:left="360" w:hanging="360"/>
      </w:pPr>
      <w:rPr>
        <w:rFonts w:ascii="Symbol" w:hAnsi="Symbol" w:hint="default"/>
        <w:i/>
      </w:rPr>
    </w:lvl>
  </w:abstractNum>
  <w:abstractNum w:abstractNumId="42"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3" w15:restartNumberingAfterBreak="0">
    <w:nsid w:val="77967D6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F8201D6"/>
    <w:multiLevelType w:val="hybridMultilevel"/>
    <w:tmpl w:val="258EFF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8686076">
    <w:abstractNumId w:val="0"/>
  </w:num>
  <w:num w:numId="2" w16cid:durableId="279804799">
    <w:abstractNumId w:val="1"/>
  </w:num>
  <w:num w:numId="3" w16cid:durableId="984237405">
    <w:abstractNumId w:val="5"/>
  </w:num>
  <w:num w:numId="4" w16cid:durableId="1688865098">
    <w:abstractNumId w:val="6"/>
  </w:num>
  <w:num w:numId="5" w16cid:durableId="480659963">
    <w:abstractNumId w:val="12"/>
  </w:num>
  <w:num w:numId="6" w16cid:durableId="183058129">
    <w:abstractNumId w:val="37"/>
  </w:num>
  <w:num w:numId="7" w16cid:durableId="737945409">
    <w:abstractNumId w:val="31"/>
  </w:num>
  <w:num w:numId="8" w16cid:durableId="1278223275">
    <w:abstractNumId w:val="17"/>
  </w:num>
  <w:num w:numId="9" w16cid:durableId="181939888">
    <w:abstractNumId w:val="41"/>
  </w:num>
  <w:num w:numId="10" w16cid:durableId="864098279">
    <w:abstractNumId w:val="33"/>
  </w:num>
  <w:num w:numId="11" w16cid:durableId="200169294">
    <w:abstractNumId w:val="27"/>
  </w:num>
  <w:num w:numId="12" w16cid:durableId="1930574357">
    <w:abstractNumId w:val="42"/>
  </w:num>
  <w:num w:numId="13" w16cid:durableId="2091613684">
    <w:abstractNumId w:val="39"/>
  </w:num>
  <w:num w:numId="14" w16cid:durableId="1966157529">
    <w:abstractNumId w:val="25"/>
    <w:lvlOverride w:ilvl="0">
      <w:startOverride w:val="1"/>
    </w:lvlOverride>
  </w:num>
  <w:num w:numId="15" w16cid:durableId="1876380921">
    <w:abstractNumId w:val="21"/>
  </w:num>
  <w:num w:numId="16" w16cid:durableId="1443647048">
    <w:abstractNumId w:val="44"/>
  </w:num>
  <w:num w:numId="17" w16cid:durableId="1669214936">
    <w:abstractNumId w:val="24"/>
  </w:num>
  <w:num w:numId="18" w16cid:durableId="300840969">
    <w:abstractNumId w:val="35"/>
  </w:num>
  <w:num w:numId="19" w16cid:durableId="1638729017">
    <w:abstractNumId w:val="18"/>
  </w:num>
  <w:num w:numId="20" w16cid:durableId="1273787331">
    <w:abstractNumId w:val="11"/>
  </w:num>
  <w:num w:numId="21" w16cid:durableId="1427076986">
    <w:abstractNumId w:val="28"/>
  </w:num>
  <w:num w:numId="22" w16cid:durableId="1309869264">
    <w:abstractNumId w:val="14"/>
  </w:num>
  <w:num w:numId="23" w16cid:durableId="1456606375">
    <w:abstractNumId w:val="29"/>
  </w:num>
  <w:num w:numId="24" w16cid:durableId="384640365">
    <w:abstractNumId w:val="32"/>
  </w:num>
  <w:num w:numId="25" w16cid:durableId="147138181">
    <w:abstractNumId w:val="9"/>
    <w:lvlOverride w:ilvl="0">
      <w:startOverride w:val="1"/>
    </w:lvlOverride>
    <w:lvlOverride w:ilvl="1"/>
    <w:lvlOverride w:ilvl="2"/>
    <w:lvlOverride w:ilvl="3"/>
    <w:lvlOverride w:ilvl="4"/>
    <w:lvlOverride w:ilvl="5"/>
    <w:lvlOverride w:ilvl="6"/>
    <w:lvlOverride w:ilvl="7"/>
    <w:lvlOverride w:ilvl="8"/>
  </w:num>
  <w:num w:numId="26" w16cid:durableId="753630597">
    <w:abstractNumId w:val="7"/>
  </w:num>
  <w:num w:numId="27" w16cid:durableId="1450054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085288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58727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8559017">
    <w:abstractNumId w:val="15"/>
  </w:num>
  <w:num w:numId="31" w16cid:durableId="964505432">
    <w:abstractNumId w:val="36"/>
  </w:num>
  <w:num w:numId="32" w16cid:durableId="967056043">
    <w:abstractNumId w:val="22"/>
  </w:num>
  <w:num w:numId="33" w16cid:durableId="1085303953">
    <w:abstractNumId w:val="20"/>
  </w:num>
  <w:num w:numId="34" w16cid:durableId="1036933487">
    <w:abstractNumId w:val="23"/>
  </w:num>
  <w:num w:numId="35" w16cid:durableId="1130593317">
    <w:abstractNumId w:val="26"/>
  </w:num>
  <w:num w:numId="36" w16cid:durableId="1863393233">
    <w:abstractNumId w:val="16"/>
  </w:num>
  <w:num w:numId="37" w16cid:durableId="1472752358">
    <w:abstractNumId w:val="38"/>
  </w:num>
  <w:num w:numId="38" w16cid:durableId="1318997762">
    <w:abstractNumId w:val="10"/>
  </w:num>
  <w:num w:numId="39" w16cid:durableId="1569608508">
    <w:abstractNumId w:val="0"/>
  </w:num>
  <w:num w:numId="40" w16cid:durableId="764300094">
    <w:abstractNumId w:val="0"/>
  </w:num>
  <w:num w:numId="41" w16cid:durableId="882983868">
    <w:abstractNumId w:val="0"/>
  </w:num>
  <w:num w:numId="42" w16cid:durableId="189611658">
    <w:abstractNumId w:val="0"/>
  </w:num>
  <w:num w:numId="43" w16cid:durableId="1301568744">
    <w:abstractNumId w:val="0"/>
  </w:num>
  <w:num w:numId="44" w16cid:durableId="429473925">
    <w:abstractNumId w:val="0"/>
  </w:num>
  <w:num w:numId="45" w16cid:durableId="1820537065">
    <w:abstractNumId w:val="40"/>
  </w:num>
  <w:num w:numId="46" w16cid:durableId="8340778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7438101">
    <w:abstractNumId w:val="30"/>
  </w:num>
  <w:num w:numId="48" w16cid:durableId="945425271">
    <w:abstractNumId w:val="43"/>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eff Wootton">
    <w15:presenceInfo w15:providerId="AD" w15:userId="S::jeff.wootton@iho.int::318a286f-369b-4f9e-8e35-53a0361ef807"/>
  </w15:person>
  <w15:person w15:author="Eivind Mong">
    <w15:presenceInfo w15:providerId="Windows Live" w15:userId="a60d40bfb1868c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2AB"/>
    <w:rsid w:val="00000CDB"/>
    <w:rsid w:val="000013A3"/>
    <w:rsid w:val="00002B03"/>
    <w:rsid w:val="00002D36"/>
    <w:rsid w:val="00004803"/>
    <w:rsid w:val="00004FF5"/>
    <w:rsid w:val="00006960"/>
    <w:rsid w:val="00006FC4"/>
    <w:rsid w:val="00010583"/>
    <w:rsid w:val="0001507D"/>
    <w:rsid w:val="00015A5D"/>
    <w:rsid w:val="000163C3"/>
    <w:rsid w:val="0002109E"/>
    <w:rsid w:val="0002240F"/>
    <w:rsid w:val="00024649"/>
    <w:rsid w:val="00025C36"/>
    <w:rsid w:val="00026585"/>
    <w:rsid w:val="000267A1"/>
    <w:rsid w:val="00027960"/>
    <w:rsid w:val="0003160F"/>
    <w:rsid w:val="00031DA8"/>
    <w:rsid w:val="000324AC"/>
    <w:rsid w:val="000324CE"/>
    <w:rsid w:val="00035219"/>
    <w:rsid w:val="00036084"/>
    <w:rsid w:val="000367F7"/>
    <w:rsid w:val="000370F7"/>
    <w:rsid w:val="00037767"/>
    <w:rsid w:val="000411EB"/>
    <w:rsid w:val="000411F7"/>
    <w:rsid w:val="0004345A"/>
    <w:rsid w:val="000439EF"/>
    <w:rsid w:val="0004475D"/>
    <w:rsid w:val="0004535C"/>
    <w:rsid w:val="000465C9"/>
    <w:rsid w:val="00046A99"/>
    <w:rsid w:val="00047FC4"/>
    <w:rsid w:val="00051ECD"/>
    <w:rsid w:val="00052358"/>
    <w:rsid w:val="000523F7"/>
    <w:rsid w:val="0005444E"/>
    <w:rsid w:val="00054615"/>
    <w:rsid w:val="000561A9"/>
    <w:rsid w:val="00057A4A"/>
    <w:rsid w:val="000609CD"/>
    <w:rsid w:val="00060EA4"/>
    <w:rsid w:val="000614EF"/>
    <w:rsid w:val="000617A0"/>
    <w:rsid w:val="00061E17"/>
    <w:rsid w:val="0006285B"/>
    <w:rsid w:val="000632F3"/>
    <w:rsid w:val="000637AB"/>
    <w:rsid w:val="00064E55"/>
    <w:rsid w:val="00064F04"/>
    <w:rsid w:val="000654B7"/>
    <w:rsid w:val="00066A36"/>
    <w:rsid w:val="00072C76"/>
    <w:rsid w:val="0007325E"/>
    <w:rsid w:val="000735DF"/>
    <w:rsid w:val="00075E7D"/>
    <w:rsid w:val="00077812"/>
    <w:rsid w:val="000824A2"/>
    <w:rsid w:val="00082AF8"/>
    <w:rsid w:val="00083CB8"/>
    <w:rsid w:val="00085FE1"/>
    <w:rsid w:val="0008627A"/>
    <w:rsid w:val="000874B8"/>
    <w:rsid w:val="0009065A"/>
    <w:rsid w:val="00091219"/>
    <w:rsid w:val="00092335"/>
    <w:rsid w:val="000923C4"/>
    <w:rsid w:val="000923C7"/>
    <w:rsid w:val="00092FCC"/>
    <w:rsid w:val="00093270"/>
    <w:rsid w:val="00097B84"/>
    <w:rsid w:val="00097E73"/>
    <w:rsid w:val="000A0991"/>
    <w:rsid w:val="000A1214"/>
    <w:rsid w:val="000A1247"/>
    <w:rsid w:val="000A1F2C"/>
    <w:rsid w:val="000A24BC"/>
    <w:rsid w:val="000A2BC6"/>
    <w:rsid w:val="000A2FAC"/>
    <w:rsid w:val="000A6D84"/>
    <w:rsid w:val="000B02E5"/>
    <w:rsid w:val="000B0865"/>
    <w:rsid w:val="000B20DF"/>
    <w:rsid w:val="000B28A2"/>
    <w:rsid w:val="000B29F2"/>
    <w:rsid w:val="000B2B34"/>
    <w:rsid w:val="000B2C2C"/>
    <w:rsid w:val="000B5836"/>
    <w:rsid w:val="000C047C"/>
    <w:rsid w:val="000C0502"/>
    <w:rsid w:val="000C1A1E"/>
    <w:rsid w:val="000C3717"/>
    <w:rsid w:val="000C4234"/>
    <w:rsid w:val="000C4EF8"/>
    <w:rsid w:val="000C6405"/>
    <w:rsid w:val="000C727A"/>
    <w:rsid w:val="000C745E"/>
    <w:rsid w:val="000C7759"/>
    <w:rsid w:val="000C7EC3"/>
    <w:rsid w:val="000D0F16"/>
    <w:rsid w:val="000D1F06"/>
    <w:rsid w:val="000D3111"/>
    <w:rsid w:val="000D3398"/>
    <w:rsid w:val="000D4461"/>
    <w:rsid w:val="000D58FD"/>
    <w:rsid w:val="000D66E4"/>
    <w:rsid w:val="000E0FCD"/>
    <w:rsid w:val="000E2388"/>
    <w:rsid w:val="000E2A5D"/>
    <w:rsid w:val="000E403E"/>
    <w:rsid w:val="000E4B02"/>
    <w:rsid w:val="000E56BA"/>
    <w:rsid w:val="000E777F"/>
    <w:rsid w:val="000F03E2"/>
    <w:rsid w:val="000F3E64"/>
    <w:rsid w:val="000F5E9D"/>
    <w:rsid w:val="000F60AE"/>
    <w:rsid w:val="000F789A"/>
    <w:rsid w:val="000F78AB"/>
    <w:rsid w:val="00100F5C"/>
    <w:rsid w:val="00101A39"/>
    <w:rsid w:val="00103DE8"/>
    <w:rsid w:val="001044F7"/>
    <w:rsid w:val="00105C1E"/>
    <w:rsid w:val="00106CF2"/>
    <w:rsid w:val="001079E2"/>
    <w:rsid w:val="00107A5B"/>
    <w:rsid w:val="00110B99"/>
    <w:rsid w:val="001141A5"/>
    <w:rsid w:val="00115590"/>
    <w:rsid w:val="001158D7"/>
    <w:rsid w:val="00117B44"/>
    <w:rsid w:val="00120705"/>
    <w:rsid w:val="0012291E"/>
    <w:rsid w:val="00123C17"/>
    <w:rsid w:val="001253C7"/>
    <w:rsid w:val="001269AB"/>
    <w:rsid w:val="001270CF"/>
    <w:rsid w:val="001271E3"/>
    <w:rsid w:val="00127C6A"/>
    <w:rsid w:val="00130310"/>
    <w:rsid w:val="0013248C"/>
    <w:rsid w:val="00132591"/>
    <w:rsid w:val="00132DA7"/>
    <w:rsid w:val="00133D96"/>
    <w:rsid w:val="00136058"/>
    <w:rsid w:val="00136F30"/>
    <w:rsid w:val="0013796B"/>
    <w:rsid w:val="00137BD7"/>
    <w:rsid w:val="0014010A"/>
    <w:rsid w:val="0014099A"/>
    <w:rsid w:val="00144FBA"/>
    <w:rsid w:val="001456A3"/>
    <w:rsid w:val="00146259"/>
    <w:rsid w:val="00146DBF"/>
    <w:rsid w:val="00146E79"/>
    <w:rsid w:val="00146EDB"/>
    <w:rsid w:val="0014786B"/>
    <w:rsid w:val="00147BBE"/>
    <w:rsid w:val="00150C6B"/>
    <w:rsid w:val="00151E4A"/>
    <w:rsid w:val="0015393F"/>
    <w:rsid w:val="00153B95"/>
    <w:rsid w:val="00153C23"/>
    <w:rsid w:val="00154379"/>
    <w:rsid w:val="0015487F"/>
    <w:rsid w:val="00157376"/>
    <w:rsid w:val="00157EC7"/>
    <w:rsid w:val="00160924"/>
    <w:rsid w:val="001611BE"/>
    <w:rsid w:val="00161CAC"/>
    <w:rsid w:val="00162565"/>
    <w:rsid w:val="00162D7C"/>
    <w:rsid w:val="001639A9"/>
    <w:rsid w:val="0016644F"/>
    <w:rsid w:val="00170279"/>
    <w:rsid w:val="00172D67"/>
    <w:rsid w:val="00172F2A"/>
    <w:rsid w:val="00175335"/>
    <w:rsid w:val="001817DB"/>
    <w:rsid w:val="00181EA4"/>
    <w:rsid w:val="00184660"/>
    <w:rsid w:val="00185403"/>
    <w:rsid w:val="001856C3"/>
    <w:rsid w:val="0018698F"/>
    <w:rsid w:val="001903A5"/>
    <w:rsid w:val="00191443"/>
    <w:rsid w:val="00192DE9"/>
    <w:rsid w:val="0019327C"/>
    <w:rsid w:val="0019392F"/>
    <w:rsid w:val="0019429C"/>
    <w:rsid w:val="001943CC"/>
    <w:rsid w:val="00194587"/>
    <w:rsid w:val="00197A61"/>
    <w:rsid w:val="001A00A0"/>
    <w:rsid w:val="001A0172"/>
    <w:rsid w:val="001A1375"/>
    <w:rsid w:val="001A18AE"/>
    <w:rsid w:val="001A66D5"/>
    <w:rsid w:val="001A756B"/>
    <w:rsid w:val="001A7723"/>
    <w:rsid w:val="001B3316"/>
    <w:rsid w:val="001B638D"/>
    <w:rsid w:val="001B6EFA"/>
    <w:rsid w:val="001B7777"/>
    <w:rsid w:val="001C101F"/>
    <w:rsid w:val="001C4B20"/>
    <w:rsid w:val="001C5820"/>
    <w:rsid w:val="001C5BCE"/>
    <w:rsid w:val="001C6EFA"/>
    <w:rsid w:val="001D2D63"/>
    <w:rsid w:val="001D3137"/>
    <w:rsid w:val="001D47EC"/>
    <w:rsid w:val="001D4E83"/>
    <w:rsid w:val="001D5920"/>
    <w:rsid w:val="001D6DD4"/>
    <w:rsid w:val="001E05FD"/>
    <w:rsid w:val="001E3A3A"/>
    <w:rsid w:val="001E5C43"/>
    <w:rsid w:val="001F0F2F"/>
    <w:rsid w:val="001F4D85"/>
    <w:rsid w:val="001F5A9D"/>
    <w:rsid w:val="001F5C3E"/>
    <w:rsid w:val="001F6EA6"/>
    <w:rsid w:val="001F7F11"/>
    <w:rsid w:val="00200764"/>
    <w:rsid w:val="002021DE"/>
    <w:rsid w:val="0020694E"/>
    <w:rsid w:val="00207CD5"/>
    <w:rsid w:val="00207CEF"/>
    <w:rsid w:val="00210A3D"/>
    <w:rsid w:val="00211852"/>
    <w:rsid w:val="00212A95"/>
    <w:rsid w:val="0021321B"/>
    <w:rsid w:val="00214BBA"/>
    <w:rsid w:val="00215A08"/>
    <w:rsid w:val="00215AFA"/>
    <w:rsid w:val="002229EA"/>
    <w:rsid w:val="00223591"/>
    <w:rsid w:val="00223E30"/>
    <w:rsid w:val="00225028"/>
    <w:rsid w:val="002258F4"/>
    <w:rsid w:val="0022690C"/>
    <w:rsid w:val="00226D3E"/>
    <w:rsid w:val="00227962"/>
    <w:rsid w:val="002328BF"/>
    <w:rsid w:val="002331FF"/>
    <w:rsid w:val="00236234"/>
    <w:rsid w:val="00237994"/>
    <w:rsid w:val="00240A12"/>
    <w:rsid w:val="00243AB1"/>
    <w:rsid w:val="002452B0"/>
    <w:rsid w:val="002454C6"/>
    <w:rsid w:val="0024631D"/>
    <w:rsid w:val="002465E3"/>
    <w:rsid w:val="00247219"/>
    <w:rsid w:val="0025005B"/>
    <w:rsid w:val="0025174B"/>
    <w:rsid w:val="0025284F"/>
    <w:rsid w:val="00252ECE"/>
    <w:rsid w:val="00253807"/>
    <w:rsid w:val="00255BF1"/>
    <w:rsid w:val="00257E2A"/>
    <w:rsid w:val="00260AAA"/>
    <w:rsid w:val="00260E4A"/>
    <w:rsid w:val="00261601"/>
    <w:rsid w:val="0026212B"/>
    <w:rsid w:val="00263BDA"/>
    <w:rsid w:val="00265E53"/>
    <w:rsid w:val="0026660C"/>
    <w:rsid w:val="00266FEE"/>
    <w:rsid w:val="002741F7"/>
    <w:rsid w:val="00275D97"/>
    <w:rsid w:val="00275DFC"/>
    <w:rsid w:val="002768DE"/>
    <w:rsid w:val="00276AC8"/>
    <w:rsid w:val="002775AC"/>
    <w:rsid w:val="00283645"/>
    <w:rsid w:val="002838A9"/>
    <w:rsid w:val="00283AF8"/>
    <w:rsid w:val="00284391"/>
    <w:rsid w:val="0028470D"/>
    <w:rsid w:val="00285BAE"/>
    <w:rsid w:val="002866A8"/>
    <w:rsid w:val="002901C7"/>
    <w:rsid w:val="00292BFE"/>
    <w:rsid w:val="002931B6"/>
    <w:rsid w:val="00295107"/>
    <w:rsid w:val="00296A6E"/>
    <w:rsid w:val="0029717D"/>
    <w:rsid w:val="00297E8B"/>
    <w:rsid w:val="00297EF9"/>
    <w:rsid w:val="002A07D0"/>
    <w:rsid w:val="002A4597"/>
    <w:rsid w:val="002A616B"/>
    <w:rsid w:val="002A7F1F"/>
    <w:rsid w:val="002B0CBF"/>
    <w:rsid w:val="002B1072"/>
    <w:rsid w:val="002B3793"/>
    <w:rsid w:val="002B417D"/>
    <w:rsid w:val="002B4F4C"/>
    <w:rsid w:val="002B4FEF"/>
    <w:rsid w:val="002B58DF"/>
    <w:rsid w:val="002B598A"/>
    <w:rsid w:val="002B5DB7"/>
    <w:rsid w:val="002B6494"/>
    <w:rsid w:val="002B7D0C"/>
    <w:rsid w:val="002B7E91"/>
    <w:rsid w:val="002B7F9D"/>
    <w:rsid w:val="002C0080"/>
    <w:rsid w:val="002C02EB"/>
    <w:rsid w:val="002C0D00"/>
    <w:rsid w:val="002C1F64"/>
    <w:rsid w:val="002C33EC"/>
    <w:rsid w:val="002C7371"/>
    <w:rsid w:val="002D0028"/>
    <w:rsid w:val="002D1AA2"/>
    <w:rsid w:val="002D1B9A"/>
    <w:rsid w:val="002D2C88"/>
    <w:rsid w:val="002D4BF1"/>
    <w:rsid w:val="002D4C23"/>
    <w:rsid w:val="002D6598"/>
    <w:rsid w:val="002E1ABB"/>
    <w:rsid w:val="002E6B6E"/>
    <w:rsid w:val="002F0459"/>
    <w:rsid w:val="002F09E6"/>
    <w:rsid w:val="002F1831"/>
    <w:rsid w:val="002F2E96"/>
    <w:rsid w:val="002F3D44"/>
    <w:rsid w:val="002F3DF0"/>
    <w:rsid w:val="002F4EC9"/>
    <w:rsid w:val="002F5531"/>
    <w:rsid w:val="002F5FA7"/>
    <w:rsid w:val="0030114A"/>
    <w:rsid w:val="003033AF"/>
    <w:rsid w:val="00303F0D"/>
    <w:rsid w:val="003042B7"/>
    <w:rsid w:val="003049C1"/>
    <w:rsid w:val="003050E0"/>
    <w:rsid w:val="00307C00"/>
    <w:rsid w:val="00310FC3"/>
    <w:rsid w:val="00312649"/>
    <w:rsid w:val="003130CB"/>
    <w:rsid w:val="00313401"/>
    <w:rsid w:val="00313F6C"/>
    <w:rsid w:val="003140F1"/>
    <w:rsid w:val="00314F1D"/>
    <w:rsid w:val="00320519"/>
    <w:rsid w:val="00320E25"/>
    <w:rsid w:val="00320E88"/>
    <w:rsid w:val="00322460"/>
    <w:rsid w:val="00323001"/>
    <w:rsid w:val="003234E3"/>
    <w:rsid w:val="0032472A"/>
    <w:rsid w:val="003260FE"/>
    <w:rsid w:val="00326A77"/>
    <w:rsid w:val="003274CF"/>
    <w:rsid w:val="00327B61"/>
    <w:rsid w:val="0033009A"/>
    <w:rsid w:val="00331E8C"/>
    <w:rsid w:val="0033419D"/>
    <w:rsid w:val="003341E2"/>
    <w:rsid w:val="00334522"/>
    <w:rsid w:val="0033777D"/>
    <w:rsid w:val="00341C24"/>
    <w:rsid w:val="003420D2"/>
    <w:rsid w:val="00342818"/>
    <w:rsid w:val="00344765"/>
    <w:rsid w:val="00344B9C"/>
    <w:rsid w:val="00345ED4"/>
    <w:rsid w:val="0035260E"/>
    <w:rsid w:val="00352770"/>
    <w:rsid w:val="00352A48"/>
    <w:rsid w:val="00352C6F"/>
    <w:rsid w:val="003551B4"/>
    <w:rsid w:val="00355FAD"/>
    <w:rsid w:val="00356A66"/>
    <w:rsid w:val="00357F2F"/>
    <w:rsid w:val="0036092B"/>
    <w:rsid w:val="00362C4C"/>
    <w:rsid w:val="0036371D"/>
    <w:rsid w:val="00364E53"/>
    <w:rsid w:val="00366FDA"/>
    <w:rsid w:val="0037223D"/>
    <w:rsid w:val="003726DE"/>
    <w:rsid w:val="00372A7F"/>
    <w:rsid w:val="00375BAF"/>
    <w:rsid w:val="003766F0"/>
    <w:rsid w:val="0038048B"/>
    <w:rsid w:val="00381021"/>
    <w:rsid w:val="00381337"/>
    <w:rsid w:val="00381BE1"/>
    <w:rsid w:val="00382F1F"/>
    <w:rsid w:val="003842B0"/>
    <w:rsid w:val="003859D8"/>
    <w:rsid w:val="00385EE1"/>
    <w:rsid w:val="00385F73"/>
    <w:rsid w:val="00391EBE"/>
    <w:rsid w:val="00393F04"/>
    <w:rsid w:val="003941AA"/>
    <w:rsid w:val="00395282"/>
    <w:rsid w:val="00395649"/>
    <w:rsid w:val="003962B6"/>
    <w:rsid w:val="0039678F"/>
    <w:rsid w:val="003A063F"/>
    <w:rsid w:val="003A08A1"/>
    <w:rsid w:val="003A0DB4"/>
    <w:rsid w:val="003A36F4"/>
    <w:rsid w:val="003A3D4B"/>
    <w:rsid w:val="003A48BB"/>
    <w:rsid w:val="003A5793"/>
    <w:rsid w:val="003A5EB1"/>
    <w:rsid w:val="003A63A6"/>
    <w:rsid w:val="003A6F10"/>
    <w:rsid w:val="003A7B00"/>
    <w:rsid w:val="003A7E2F"/>
    <w:rsid w:val="003B19BB"/>
    <w:rsid w:val="003B1F2D"/>
    <w:rsid w:val="003B237D"/>
    <w:rsid w:val="003B3CF9"/>
    <w:rsid w:val="003B4C18"/>
    <w:rsid w:val="003B4E5E"/>
    <w:rsid w:val="003B57C4"/>
    <w:rsid w:val="003B62BE"/>
    <w:rsid w:val="003B694E"/>
    <w:rsid w:val="003B6A85"/>
    <w:rsid w:val="003B748E"/>
    <w:rsid w:val="003C310A"/>
    <w:rsid w:val="003C369B"/>
    <w:rsid w:val="003C66DA"/>
    <w:rsid w:val="003D01F2"/>
    <w:rsid w:val="003D2342"/>
    <w:rsid w:val="003D27E1"/>
    <w:rsid w:val="003D3A9F"/>
    <w:rsid w:val="003D3AD6"/>
    <w:rsid w:val="003D4925"/>
    <w:rsid w:val="003D5710"/>
    <w:rsid w:val="003D5BB7"/>
    <w:rsid w:val="003D6AB9"/>
    <w:rsid w:val="003D6CBE"/>
    <w:rsid w:val="003D754A"/>
    <w:rsid w:val="003E0555"/>
    <w:rsid w:val="003E2441"/>
    <w:rsid w:val="003E3D37"/>
    <w:rsid w:val="003E4811"/>
    <w:rsid w:val="003E5428"/>
    <w:rsid w:val="003E6A6D"/>
    <w:rsid w:val="003E6F38"/>
    <w:rsid w:val="003E775D"/>
    <w:rsid w:val="003E7A71"/>
    <w:rsid w:val="003F289F"/>
    <w:rsid w:val="003F31F9"/>
    <w:rsid w:val="003F3A13"/>
    <w:rsid w:val="003F3BD5"/>
    <w:rsid w:val="003F5CC7"/>
    <w:rsid w:val="00400522"/>
    <w:rsid w:val="00404134"/>
    <w:rsid w:val="00404A3A"/>
    <w:rsid w:val="00404C7A"/>
    <w:rsid w:val="004058FC"/>
    <w:rsid w:val="00405F74"/>
    <w:rsid w:val="00406EB9"/>
    <w:rsid w:val="00407C55"/>
    <w:rsid w:val="004130ED"/>
    <w:rsid w:val="0041424D"/>
    <w:rsid w:val="00414A48"/>
    <w:rsid w:val="00415C4B"/>
    <w:rsid w:val="00416DDA"/>
    <w:rsid w:val="004223F5"/>
    <w:rsid w:val="00426B51"/>
    <w:rsid w:val="00427FD1"/>
    <w:rsid w:val="00430E5F"/>
    <w:rsid w:val="004312DC"/>
    <w:rsid w:val="00431E57"/>
    <w:rsid w:val="00434EDE"/>
    <w:rsid w:val="004365B2"/>
    <w:rsid w:val="00437027"/>
    <w:rsid w:val="00437798"/>
    <w:rsid w:val="00437DFD"/>
    <w:rsid w:val="00441D7B"/>
    <w:rsid w:val="00444417"/>
    <w:rsid w:val="0044455F"/>
    <w:rsid w:val="004448AE"/>
    <w:rsid w:val="00444B4C"/>
    <w:rsid w:val="00446446"/>
    <w:rsid w:val="004471FB"/>
    <w:rsid w:val="004474D5"/>
    <w:rsid w:val="004475B2"/>
    <w:rsid w:val="00447F07"/>
    <w:rsid w:val="004512C3"/>
    <w:rsid w:val="00451959"/>
    <w:rsid w:val="00451C24"/>
    <w:rsid w:val="00451D14"/>
    <w:rsid w:val="00452D5D"/>
    <w:rsid w:val="00453126"/>
    <w:rsid w:val="00455B75"/>
    <w:rsid w:val="00457FA4"/>
    <w:rsid w:val="004612EE"/>
    <w:rsid w:val="004626C1"/>
    <w:rsid w:val="0046292C"/>
    <w:rsid w:val="004629CB"/>
    <w:rsid w:val="00463FFE"/>
    <w:rsid w:val="00464B67"/>
    <w:rsid w:val="004660C6"/>
    <w:rsid w:val="00466402"/>
    <w:rsid w:val="00466451"/>
    <w:rsid w:val="00467118"/>
    <w:rsid w:val="004704B4"/>
    <w:rsid w:val="00471D96"/>
    <w:rsid w:val="00471EAB"/>
    <w:rsid w:val="00472530"/>
    <w:rsid w:val="00472678"/>
    <w:rsid w:val="004726F5"/>
    <w:rsid w:val="00473784"/>
    <w:rsid w:val="004737E7"/>
    <w:rsid w:val="00475970"/>
    <w:rsid w:val="004771B5"/>
    <w:rsid w:val="004774B4"/>
    <w:rsid w:val="00480EAB"/>
    <w:rsid w:val="00480F9D"/>
    <w:rsid w:val="00481426"/>
    <w:rsid w:val="00482695"/>
    <w:rsid w:val="00482C6C"/>
    <w:rsid w:val="00482DEF"/>
    <w:rsid w:val="00491209"/>
    <w:rsid w:val="00491D80"/>
    <w:rsid w:val="0049600B"/>
    <w:rsid w:val="004960F8"/>
    <w:rsid w:val="004A0B1C"/>
    <w:rsid w:val="004A0D38"/>
    <w:rsid w:val="004A1638"/>
    <w:rsid w:val="004A3044"/>
    <w:rsid w:val="004A3DCE"/>
    <w:rsid w:val="004A6904"/>
    <w:rsid w:val="004B207C"/>
    <w:rsid w:val="004B21D7"/>
    <w:rsid w:val="004B2E01"/>
    <w:rsid w:val="004B3856"/>
    <w:rsid w:val="004B45CF"/>
    <w:rsid w:val="004B6149"/>
    <w:rsid w:val="004C0AB8"/>
    <w:rsid w:val="004C1FA4"/>
    <w:rsid w:val="004C2216"/>
    <w:rsid w:val="004C2DB1"/>
    <w:rsid w:val="004C4F3D"/>
    <w:rsid w:val="004C57B5"/>
    <w:rsid w:val="004C5F7F"/>
    <w:rsid w:val="004C7064"/>
    <w:rsid w:val="004C7E3A"/>
    <w:rsid w:val="004D0FA1"/>
    <w:rsid w:val="004D10D5"/>
    <w:rsid w:val="004D19A1"/>
    <w:rsid w:val="004D64D5"/>
    <w:rsid w:val="004E222B"/>
    <w:rsid w:val="004E25ED"/>
    <w:rsid w:val="004E317A"/>
    <w:rsid w:val="004E49DF"/>
    <w:rsid w:val="004E5FA5"/>
    <w:rsid w:val="004F0462"/>
    <w:rsid w:val="004F1F8D"/>
    <w:rsid w:val="004F2C22"/>
    <w:rsid w:val="004F3957"/>
    <w:rsid w:val="004F4143"/>
    <w:rsid w:val="004F4270"/>
    <w:rsid w:val="004F5373"/>
    <w:rsid w:val="004F539A"/>
    <w:rsid w:val="004F54FE"/>
    <w:rsid w:val="004F7FE7"/>
    <w:rsid w:val="00501A2E"/>
    <w:rsid w:val="00502015"/>
    <w:rsid w:val="005028C5"/>
    <w:rsid w:val="00504E3D"/>
    <w:rsid w:val="00504ED9"/>
    <w:rsid w:val="00505C8F"/>
    <w:rsid w:val="00505EC7"/>
    <w:rsid w:val="00511842"/>
    <w:rsid w:val="0051680A"/>
    <w:rsid w:val="00520AE6"/>
    <w:rsid w:val="00522280"/>
    <w:rsid w:val="0052317A"/>
    <w:rsid w:val="00523411"/>
    <w:rsid w:val="00524717"/>
    <w:rsid w:val="005248D0"/>
    <w:rsid w:val="005253BC"/>
    <w:rsid w:val="00526ED6"/>
    <w:rsid w:val="00530052"/>
    <w:rsid w:val="00531B0F"/>
    <w:rsid w:val="00532BE2"/>
    <w:rsid w:val="00532D7E"/>
    <w:rsid w:val="005337BC"/>
    <w:rsid w:val="005338ED"/>
    <w:rsid w:val="005340ED"/>
    <w:rsid w:val="00535DBC"/>
    <w:rsid w:val="00540039"/>
    <w:rsid w:val="00541D0A"/>
    <w:rsid w:val="00541EBB"/>
    <w:rsid w:val="00542490"/>
    <w:rsid w:val="00542537"/>
    <w:rsid w:val="005425B7"/>
    <w:rsid w:val="005431C5"/>
    <w:rsid w:val="0054398E"/>
    <w:rsid w:val="00544119"/>
    <w:rsid w:val="00545332"/>
    <w:rsid w:val="00546D3B"/>
    <w:rsid w:val="005526A3"/>
    <w:rsid w:val="00552705"/>
    <w:rsid w:val="00552DFA"/>
    <w:rsid w:val="005535CF"/>
    <w:rsid w:val="00553DA3"/>
    <w:rsid w:val="0055467D"/>
    <w:rsid w:val="00554FF4"/>
    <w:rsid w:val="005556B1"/>
    <w:rsid w:val="00556060"/>
    <w:rsid w:val="005567CB"/>
    <w:rsid w:val="00557941"/>
    <w:rsid w:val="0056039C"/>
    <w:rsid w:val="0056090F"/>
    <w:rsid w:val="00561A5B"/>
    <w:rsid w:val="00562417"/>
    <w:rsid w:val="00562BCA"/>
    <w:rsid w:val="00563820"/>
    <w:rsid w:val="00564D36"/>
    <w:rsid w:val="00565B77"/>
    <w:rsid w:val="005665DC"/>
    <w:rsid w:val="00566B29"/>
    <w:rsid w:val="00570ED2"/>
    <w:rsid w:val="00571AF0"/>
    <w:rsid w:val="00572010"/>
    <w:rsid w:val="00572048"/>
    <w:rsid w:val="00575CE7"/>
    <w:rsid w:val="00575E9B"/>
    <w:rsid w:val="00577C64"/>
    <w:rsid w:val="00580402"/>
    <w:rsid w:val="00580DC3"/>
    <w:rsid w:val="00581A9D"/>
    <w:rsid w:val="00582211"/>
    <w:rsid w:val="00582BA2"/>
    <w:rsid w:val="00582C6E"/>
    <w:rsid w:val="0058663B"/>
    <w:rsid w:val="00587239"/>
    <w:rsid w:val="00591D01"/>
    <w:rsid w:val="005929E6"/>
    <w:rsid w:val="005931E6"/>
    <w:rsid w:val="00593A7D"/>
    <w:rsid w:val="00593E53"/>
    <w:rsid w:val="00594E2D"/>
    <w:rsid w:val="00595EDD"/>
    <w:rsid w:val="005A0A3D"/>
    <w:rsid w:val="005A1685"/>
    <w:rsid w:val="005A3368"/>
    <w:rsid w:val="005A373B"/>
    <w:rsid w:val="005A3CF8"/>
    <w:rsid w:val="005A41FD"/>
    <w:rsid w:val="005A6132"/>
    <w:rsid w:val="005B325A"/>
    <w:rsid w:val="005B32FA"/>
    <w:rsid w:val="005B441A"/>
    <w:rsid w:val="005B5872"/>
    <w:rsid w:val="005B593C"/>
    <w:rsid w:val="005B5F0C"/>
    <w:rsid w:val="005B69BD"/>
    <w:rsid w:val="005B7009"/>
    <w:rsid w:val="005C0129"/>
    <w:rsid w:val="005C084C"/>
    <w:rsid w:val="005C09D5"/>
    <w:rsid w:val="005C0F7D"/>
    <w:rsid w:val="005C2423"/>
    <w:rsid w:val="005C2BBF"/>
    <w:rsid w:val="005C4447"/>
    <w:rsid w:val="005C5592"/>
    <w:rsid w:val="005C582A"/>
    <w:rsid w:val="005C632E"/>
    <w:rsid w:val="005C7090"/>
    <w:rsid w:val="005D29D3"/>
    <w:rsid w:val="005D371E"/>
    <w:rsid w:val="005D4070"/>
    <w:rsid w:val="005D42FE"/>
    <w:rsid w:val="005D68B5"/>
    <w:rsid w:val="005D6C1E"/>
    <w:rsid w:val="005D7A88"/>
    <w:rsid w:val="005D7E61"/>
    <w:rsid w:val="005E0EB0"/>
    <w:rsid w:val="005E1ECA"/>
    <w:rsid w:val="005E269B"/>
    <w:rsid w:val="005E29D4"/>
    <w:rsid w:val="005E54B2"/>
    <w:rsid w:val="005E5B69"/>
    <w:rsid w:val="005E67EB"/>
    <w:rsid w:val="005F01A7"/>
    <w:rsid w:val="005F28FB"/>
    <w:rsid w:val="005F2E36"/>
    <w:rsid w:val="005F3453"/>
    <w:rsid w:val="005F4B6A"/>
    <w:rsid w:val="005F50D6"/>
    <w:rsid w:val="005F5744"/>
    <w:rsid w:val="005F7515"/>
    <w:rsid w:val="005F7580"/>
    <w:rsid w:val="006015AC"/>
    <w:rsid w:val="00601D44"/>
    <w:rsid w:val="00602DC9"/>
    <w:rsid w:val="00604623"/>
    <w:rsid w:val="006049F1"/>
    <w:rsid w:val="00606052"/>
    <w:rsid w:val="00607FD0"/>
    <w:rsid w:val="00610175"/>
    <w:rsid w:val="00611238"/>
    <w:rsid w:val="006118D2"/>
    <w:rsid w:val="006141B9"/>
    <w:rsid w:val="00615469"/>
    <w:rsid w:val="0061615E"/>
    <w:rsid w:val="006161C9"/>
    <w:rsid w:val="006169CA"/>
    <w:rsid w:val="00617261"/>
    <w:rsid w:val="00617283"/>
    <w:rsid w:val="00620C8F"/>
    <w:rsid w:val="00620EFC"/>
    <w:rsid w:val="006213D4"/>
    <w:rsid w:val="006222A9"/>
    <w:rsid w:val="00622575"/>
    <w:rsid w:val="00625D87"/>
    <w:rsid w:val="0062605C"/>
    <w:rsid w:val="00626F8E"/>
    <w:rsid w:val="00631A1F"/>
    <w:rsid w:val="00631ADF"/>
    <w:rsid w:val="00633296"/>
    <w:rsid w:val="006338B7"/>
    <w:rsid w:val="006338FC"/>
    <w:rsid w:val="00633F2C"/>
    <w:rsid w:val="00635EF4"/>
    <w:rsid w:val="0063657B"/>
    <w:rsid w:val="00636E44"/>
    <w:rsid w:val="006374A7"/>
    <w:rsid w:val="00640305"/>
    <w:rsid w:val="00640EA8"/>
    <w:rsid w:val="00640F54"/>
    <w:rsid w:val="00642D60"/>
    <w:rsid w:val="0064386D"/>
    <w:rsid w:val="0064643D"/>
    <w:rsid w:val="006467E1"/>
    <w:rsid w:val="00646941"/>
    <w:rsid w:val="006508DC"/>
    <w:rsid w:val="00653B1B"/>
    <w:rsid w:val="00653C22"/>
    <w:rsid w:val="0065475D"/>
    <w:rsid w:val="00655B5C"/>
    <w:rsid w:val="00660476"/>
    <w:rsid w:val="00661C93"/>
    <w:rsid w:val="00663EBE"/>
    <w:rsid w:val="00666E6D"/>
    <w:rsid w:val="0067072B"/>
    <w:rsid w:val="0067120F"/>
    <w:rsid w:val="0067200C"/>
    <w:rsid w:val="0067373D"/>
    <w:rsid w:val="00676387"/>
    <w:rsid w:val="006808CE"/>
    <w:rsid w:val="00681944"/>
    <w:rsid w:val="00682278"/>
    <w:rsid w:val="00682F53"/>
    <w:rsid w:val="006834C6"/>
    <w:rsid w:val="00684503"/>
    <w:rsid w:val="0068486C"/>
    <w:rsid w:val="00686111"/>
    <w:rsid w:val="0068661C"/>
    <w:rsid w:val="00686B5E"/>
    <w:rsid w:val="0068761C"/>
    <w:rsid w:val="00687F51"/>
    <w:rsid w:val="00687F86"/>
    <w:rsid w:val="006907B5"/>
    <w:rsid w:val="0069290F"/>
    <w:rsid w:val="00692BE4"/>
    <w:rsid w:val="006946ED"/>
    <w:rsid w:val="006950CB"/>
    <w:rsid w:val="006953C7"/>
    <w:rsid w:val="0069594E"/>
    <w:rsid w:val="00696B59"/>
    <w:rsid w:val="00697A43"/>
    <w:rsid w:val="006A06D0"/>
    <w:rsid w:val="006A0A32"/>
    <w:rsid w:val="006A0C24"/>
    <w:rsid w:val="006A198C"/>
    <w:rsid w:val="006A42BB"/>
    <w:rsid w:val="006A436A"/>
    <w:rsid w:val="006A4E0C"/>
    <w:rsid w:val="006B06B5"/>
    <w:rsid w:val="006B0E3F"/>
    <w:rsid w:val="006B2439"/>
    <w:rsid w:val="006B3A71"/>
    <w:rsid w:val="006B4482"/>
    <w:rsid w:val="006B49C5"/>
    <w:rsid w:val="006B4B0A"/>
    <w:rsid w:val="006B5001"/>
    <w:rsid w:val="006B5C8C"/>
    <w:rsid w:val="006B67F9"/>
    <w:rsid w:val="006C3B4C"/>
    <w:rsid w:val="006C3C66"/>
    <w:rsid w:val="006C40A9"/>
    <w:rsid w:val="006C45D5"/>
    <w:rsid w:val="006C5227"/>
    <w:rsid w:val="006C65AA"/>
    <w:rsid w:val="006C7B55"/>
    <w:rsid w:val="006D058B"/>
    <w:rsid w:val="006D073B"/>
    <w:rsid w:val="006D383F"/>
    <w:rsid w:val="006D43BE"/>
    <w:rsid w:val="006D686B"/>
    <w:rsid w:val="006E0134"/>
    <w:rsid w:val="006E06AA"/>
    <w:rsid w:val="006E268D"/>
    <w:rsid w:val="006E2ADC"/>
    <w:rsid w:val="006E4007"/>
    <w:rsid w:val="006E40A7"/>
    <w:rsid w:val="006E45B6"/>
    <w:rsid w:val="006E4D80"/>
    <w:rsid w:val="006E4F1A"/>
    <w:rsid w:val="006E54B1"/>
    <w:rsid w:val="006F03AA"/>
    <w:rsid w:val="006F0FAE"/>
    <w:rsid w:val="006F0FB4"/>
    <w:rsid w:val="006F1127"/>
    <w:rsid w:val="006F2DDF"/>
    <w:rsid w:val="006F379A"/>
    <w:rsid w:val="006F514F"/>
    <w:rsid w:val="006F724A"/>
    <w:rsid w:val="00703825"/>
    <w:rsid w:val="007048F6"/>
    <w:rsid w:val="00704CF8"/>
    <w:rsid w:val="00705729"/>
    <w:rsid w:val="00705D96"/>
    <w:rsid w:val="00706506"/>
    <w:rsid w:val="0070772D"/>
    <w:rsid w:val="00710D85"/>
    <w:rsid w:val="007117D2"/>
    <w:rsid w:val="00711945"/>
    <w:rsid w:val="007124D7"/>
    <w:rsid w:val="0071441F"/>
    <w:rsid w:val="007160BA"/>
    <w:rsid w:val="00716EB2"/>
    <w:rsid w:val="00720718"/>
    <w:rsid w:val="00723B95"/>
    <w:rsid w:val="00724FAA"/>
    <w:rsid w:val="007252AF"/>
    <w:rsid w:val="007255AB"/>
    <w:rsid w:val="0072624A"/>
    <w:rsid w:val="00727C4D"/>
    <w:rsid w:val="00730084"/>
    <w:rsid w:val="00730396"/>
    <w:rsid w:val="007315B1"/>
    <w:rsid w:val="00731E73"/>
    <w:rsid w:val="007326D3"/>
    <w:rsid w:val="00732897"/>
    <w:rsid w:val="00734FBF"/>
    <w:rsid w:val="00734FE6"/>
    <w:rsid w:val="00735DA4"/>
    <w:rsid w:val="00736141"/>
    <w:rsid w:val="00736C9D"/>
    <w:rsid w:val="00736EF1"/>
    <w:rsid w:val="0073783C"/>
    <w:rsid w:val="007378DD"/>
    <w:rsid w:val="0074066A"/>
    <w:rsid w:val="00741D69"/>
    <w:rsid w:val="00742B07"/>
    <w:rsid w:val="00743035"/>
    <w:rsid w:val="00743585"/>
    <w:rsid w:val="00743851"/>
    <w:rsid w:val="00744888"/>
    <w:rsid w:val="00744DC6"/>
    <w:rsid w:val="00745A19"/>
    <w:rsid w:val="00745D29"/>
    <w:rsid w:val="00745DFE"/>
    <w:rsid w:val="00747183"/>
    <w:rsid w:val="00747405"/>
    <w:rsid w:val="007504B9"/>
    <w:rsid w:val="007506EA"/>
    <w:rsid w:val="007513FB"/>
    <w:rsid w:val="00751E76"/>
    <w:rsid w:val="0075563D"/>
    <w:rsid w:val="007558EF"/>
    <w:rsid w:val="00756FE4"/>
    <w:rsid w:val="00760117"/>
    <w:rsid w:val="007614B6"/>
    <w:rsid w:val="007614EA"/>
    <w:rsid w:val="0076150A"/>
    <w:rsid w:val="00761B84"/>
    <w:rsid w:val="00770200"/>
    <w:rsid w:val="00770613"/>
    <w:rsid w:val="00770651"/>
    <w:rsid w:val="00770F19"/>
    <w:rsid w:val="007715DE"/>
    <w:rsid w:val="00771CB9"/>
    <w:rsid w:val="007757E8"/>
    <w:rsid w:val="00780187"/>
    <w:rsid w:val="00780C2C"/>
    <w:rsid w:val="0078221C"/>
    <w:rsid w:val="0078298F"/>
    <w:rsid w:val="0078353E"/>
    <w:rsid w:val="007844B1"/>
    <w:rsid w:val="00784EEB"/>
    <w:rsid w:val="0078661A"/>
    <w:rsid w:val="00786C2D"/>
    <w:rsid w:val="00787105"/>
    <w:rsid w:val="0078734A"/>
    <w:rsid w:val="00787A7B"/>
    <w:rsid w:val="007920CC"/>
    <w:rsid w:val="00792102"/>
    <w:rsid w:val="00793CF2"/>
    <w:rsid w:val="00793E06"/>
    <w:rsid w:val="00795B28"/>
    <w:rsid w:val="00796197"/>
    <w:rsid w:val="0079622D"/>
    <w:rsid w:val="00797354"/>
    <w:rsid w:val="007A1F28"/>
    <w:rsid w:val="007A23FD"/>
    <w:rsid w:val="007A34AE"/>
    <w:rsid w:val="007A6D95"/>
    <w:rsid w:val="007A6FAC"/>
    <w:rsid w:val="007A7A90"/>
    <w:rsid w:val="007B0353"/>
    <w:rsid w:val="007B0A49"/>
    <w:rsid w:val="007B0BEC"/>
    <w:rsid w:val="007B1E8C"/>
    <w:rsid w:val="007B3FBE"/>
    <w:rsid w:val="007B549D"/>
    <w:rsid w:val="007B5CEC"/>
    <w:rsid w:val="007B68A2"/>
    <w:rsid w:val="007B78B8"/>
    <w:rsid w:val="007B7C56"/>
    <w:rsid w:val="007B7C74"/>
    <w:rsid w:val="007C15CC"/>
    <w:rsid w:val="007C1A1C"/>
    <w:rsid w:val="007C230A"/>
    <w:rsid w:val="007C355C"/>
    <w:rsid w:val="007C3CB8"/>
    <w:rsid w:val="007C450E"/>
    <w:rsid w:val="007C51C0"/>
    <w:rsid w:val="007D18A0"/>
    <w:rsid w:val="007D1E96"/>
    <w:rsid w:val="007D1EF5"/>
    <w:rsid w:val="007D4492"/>
    <w:rsid w:val="007D5E07"/>
    <w:rsid w:val="007D7418"/>
    <w:rsid w:val="007D7FDC"/>
    <w:rsid w:val="007E1F1A"/>
    <w:rsid w:val="007E692D"/>
    <w:rsid w:val="007F062F"/>
    <w:rsid w:val="007F078B"/>
    <w:rsid w:val="007F2863"/>
    <w:rsid w:val="007F318B"/>
    <w:rsid w:val="007F3E54"/>
    <w:rsid w:val="007F4D3E"/>
    <w:rsid w:val="007F53D1"/>
    <w:rsid w:val="007F5FC8"/>
    <w:rsid w:val="007F6662"/>
    <w:rsid w:val="00800DE7"/>
    <w:rsid w:val="00801C4D"/>
    <w:rsid w:val="00802B96"/>
    <w:rsid w:val="00802C07"/>
    <w:rsid w:val="00803A07"/>
    <w:rsid w:val="0080442D"/>
    <w:rsid w:val="008060CA"/>
    <w:rsid w:val="00810377"/>
    <w:rsid w:val="00812F02"/>
    <w:rsid w:val="00814EA4"/>
    <w:rsid w:val="00815101"/>
    <w:rsid w:val="00815911"/>
    <w:rsid w:val="00817601"/>
    <w:rsid w:val="00817C95"/>
    <w:rsid w:val="00820635"/>
    <w:rsid w:val="00820B5B"/>
    <w:rsid w:val="0082160B"/>
    <w:rsid w:val="0082359D"/>
    <w:rsid w:val="00823813"/>
    <w:rsid w:val="008239B5"/>
    <w:rsid w:val="00823DFB"/>
    <w:rsid w:val="00826E38"/>
    <w:rsid w:val="008308FC"/>
    <w:rsid w:val="00833BC6"/>
    <w:rsid w:val="008354A4"/>
    <w:rsid w:val="00835B09"/>
    <w:rsid w:val="00837700"/>
    <w:rsid w:val="00837783"/>
    <w:rsid w:val="00837DBC"/>
    <w:rsid w:val="008429F8"/>
    <w:rsid w:val="00842C5F"/>
    <w:rsid w:val="00845C7B"/>
    <w:rsid w:val="00845CB8"/>
    <w:rsid w:val="00846FC9"/>
    <w:rsid w:val="00847108"/>
    <w:rsid w:val="00851602"/>
    <w:rsid w:val="00851D35"/>
    <w:rsid w:val="00852B46"/>
    <w:rsid w:val="00853316"/>
    <w:rsid w:val="008545D4"/>
    <w:rsid w:val="00854AA4"/>
    <w:rsid w:val="00861C3C"/>
    <w:rsid w:val="00862EAC"/>
    <w:rsid w:val="008632CD"/>
    <w:rsid w:val="00863795"/>
    <w:rsid w:val="00864200"/>
    <w:rsid w:val="00864F18"/>
    <w:rsid w:val="00866044"/>
    <w:rsid w:val="00872740"/>
    <w:rsid w:val="00873432"/>
    <w:rsid w:val="00875344"/>
    <w:rsid w:val="00875FEB"/>
    <w:rsid w:val="00877D40"/>
    <w:rsid w:val="00877F8A"/>
    <w:rsid w:val="008819D3"/>
    <w:rsid w:val="00883A9E"/>
    <w:rsid w:val="008852C2"/>
    <w:rsid w:val="008874BB"/>
    <w:rsid w:val="00890051"/>
    <w:rsid w:val="00890B67"/>
    <w:rsid w:val="008910E8"/>
    <w:rsid w:val="008916D2"/>
    <w:rsid w:val="00891FB7"/>
    <w:rsid w:val="00892A26"/>
    <w:rsid w:val="00894047"/>
    <w:rsid w:val="0089428F"/>
    <w:rsid w:val="008944CF"/>
    <w:rsid w:val="00895A9D"/>
    <w:rsid w:val="008965EB"/>
    <w:rsid w:val="008972B8"/>
    <w:rsid w:val="008A1F14"/>
    <w:rsid w:val="008A3FD3"/>
    <w:rsid w:val="008A410D"/>
    <w:rsid w:val="008A4AC7"/>
    <w:rsid w:val="008A52E3"/>
    <w:rsid w:val="008A5C25"/>
    <w:rsid w:val="008A7796"/>
    <w:rsid w:val="008A7B92"/>
    <w:rsid w:val="008B3BC9"/>
    <w:rsid w:val="008B6482"/>
    <w:rsid w:val="008B7384"/>
    <w:rsid w:val="008C0066"/>
    <w:rsid w:val="008C0791"/>
    <w:rsid w:val="008C0DF7"/>
    <w:rsid w:val="008C0E48"/>
    <w:rsid w:val="008C2F4F"/>
    <w:rsid w:val="008C4A24"/>
    <w:rsid w:val="008C4B98"/>
    <w:rsid w:val="008C5B26"/>
    <w:rsid w:val="008C69E5"/>
    <w:rsid w:val="008C6E2C"/>
    <w:rsid w:val="008C7C4F"/>
    <w:rsid w:val="008D06DA"/>
    <w:rsid w:val="008D16C1"/>
    <w:rsid w:val="008D36DD"/>
    <w:rsid w:val="008D43F4"/>
    <w:rsid w:val="008D453E"/>
    <w:rsid w:val="008D5650"/>
    <w:rsid w:val="008D6900"/>
    <w:rsid w:val="008D71FA"/>
    <w:rsid w:val="008D7AD6"/>
    <w:rsid w:val="008E1903"/>
    <w:rsid w:val="008E20A1"/>
    <w:rsid w:val="008E35BA"/>
    <w:rsid w:val="008E6754"/>
    <w:rsid w:val="008E6938"/>
    <w:rsid w:val="008E713B"/>
    <w:rsid w:val="008F098A"/>
    <w:rsid w:val="008F1BE6"/>
    <w:rsid w:val="008F2539"/>
    <w:rsid w:val="008F26DD"/>
    <w:rsid w:val="008F3983"/>
    <w:rsid w:val="008F45AD"/>
    <w:rsid w:val="008F4BD1"/>
    <w:rsid w:val="008F4D0B"/>
    <w:rsid w:val="008F580D"/>
    <w:rsid w:val="008F6A41"/>
    <w:rsid w:val="00901568"/>
    <w:rsid w:val="009019A4"/>
    <w:rsid w:val="00902A9A"/>
    <w:rsid w:val="00903925"/>
    <w:rsid w:val="00904EDC"/>
    <w:rsid w:val="0090542B"/>
    <w:rsid w:val="0090707E"/>
    <w:rsid w:val="00907167"/>
    <w:rsid w:val="00907DCF"/>
    <w:rsid w:val="009114B0"/>
    <w:rsid w:val="00913A2F"/>
    <w:rsid w:val="0091420D"/>
    <w:rsid w:val="0091445B"/>
    <w:rsid w:val="00914BA9"/>
    <w:rsid w:val="00916773"/>
    <w:rsid w:val="00922561"/>
    <w:rsid w:val="00922C47"/>
    <w:rsid w:val="00923F94"/>
    <w:rsid w:val="00924000"/>
    <w:rsid w:val="00924522"/>
    <w:rsid w:val="00925009"/>
    <w:rsid w:val="00925A09"/>
    <w:rsid w:val="00925C75"/>
    <w:rsid w:val="00926622"/>
    <w:rsid w:val="00927743"/>
    <w:rsid w:val="00927769"/>
    <w:rsid w:val="00930A9F"/>
    <w:rsid w:val="00931AEB"/>
    <w:rsid w:val="0093207C"/>
    <w:rsid w:val="00932638"/>
    <w:rsid w:val="00932826"/>
    <w:rsid w:val="00933F7E"/>
    <w:rsid w:val="00934E29"/>
    <w:rsid w:val="00940889"/>
    <w:rsid w:val="009420D9"/>
    <w:rsid w:val="009459EB"/>
    <w:rsid w:val="009463AA"/>
    <w:rsid w:val="0094640F"/>
    <w:rsid w:val="0095050C"/>
    <w:rsid w:val="009506A7"/>
    <w:rsid w:val="00950F80"/>
    <w:rsid w:val="00950FC2"/>
    <w:rsid w:val="00952B7E"/>
    <w:rsid w:val="00953283"/>
    <w:rsid w:val="00953F9E"/>
    <w:rsid w:val="00954535"/>
    <w:rsid w:val="009568CF"/>
    <w:rsid w:val="00956DF5"/>
    <w:rsid w:val="009603E8"/>
    <w:rsid w:val="0096056E"/>
    <w:rsid w:val="0096062D"/>
    <w:rsid w:val="0096107C"/>
    <w:rsid w:val="00961F7F"/>
    <w:rsid w:val="00962392"/>
    <w:rsid w:val="00963530"/>
    <w:rsid w:val="00963873"/>
    <w:rsid w:val="00963CE4"/>
    <w:rsid w:val="00964DFA"/>
    <w:rsid w:val="00965BB7"/>
    <w:rsid w:val="0096638B"/>
    <w:rsid w:val="00967226"/>
    <w:rsid w:val="009677E0"/>
    <w:rsid w:val="009711AC"/>
    <w:rsid w:val="00971513"/>
    <w:rsid w:val="00971945"/>
    <w:rsid w:val="00971BFE"/>
    <w:rsid w:val="009742A4"/>
    <w:rsid w:val="0097477F"/>
    <w:rsid w:val="009767A7"/>
    <w:rsid w:val="00976B6A"/>
    <w:rsid w:val="00977C2C"/>
    <w:rsid w:val="009801E0"/>
    <w:rsid w:val="00980A4D"/>
    <w:rsid w:val="00981B9F"/>
    <w:rsid w:val="00982263"/>
    <w:rsid w:val="0098284E"/>
    <w:rsid w:val="009862B3"/>
    <w:rsid w:val="00986431"/>
    <w:rsid w:val="00986C8E"/>
    <w:rsid w:val="009913CE"/>
    <w:rsid w:val="0099144F"/>
    <w:rsid w:val="00992F98"/>
    <w:rsid w:val="0099385B"/>
    <w:rsid w:val="009938DC"/>
    <w:rsid w:val="00994E0F"/>
    <w:rsid w:val="009955D6"/>
    <w:rsid w:val="009955F6"/>
    <w:rsid w:val="00997373"/>
    <w:rsid w:val="009A0BF1"/>
    <w:rsid w:val="009A13FB"/>
    <w:rsid w:val="009A188C"/>
    <w:rsid w:val="009A1947"/>
    <w:rsid w:val="009A19D5"/>
    <w:rsid w:val="009A2C92"/>
    <w:rsid w:val="009A47DC"/>
    <w:rsid w:val="009B12EA"/>
    <w:rsid w:val="009B152C"/>
    <w:rsid w:val="009B16B2"/>
    <w:rsid w:val="009B31F6"/>
    <w:rsid w:val="009B56F2"/>
    <w:rsid w:val="009B6350"/>
    <w:rsid w:val="009B63DC"/>
    <w:rsid w:val="009B7866"/>
    <w:rsid w:val="009B7B9B"/>
    <w:rsid w:val="009C005B"/>
    <w:rsid w:val="009C14FF"/>
    <w:rsid w:val="009C1961"/>
    <w:rsid w:val="009C3709"/>
    <w:rsid w:val="009C3EC8"/>
    <w:rsid w:val="009C4BDD"/>
    <w:rsid w:val="009C4C76"/>
    <w:rsid w:val="009C5B73"/>
    <w:rsid w:val="009C670C"/>
    <w:rsid w:val="009C7F32"/>
    <w:rsid w:val="009D1D72"/>
    <w:rsid w:val="009D1E65"/>
    <w:rsid w:val="009D21C9"/>
    <w:rsid w:val="009E16AA"/>
    <w:rsid w:val="009E177D"/>
    <w:rsid w:val="009E1A5C"/>
    <w:rsid w:val="009E55AD"/>
    <w:rsid w:val="009E56D3"/>
    <w:rsid w:val="009E60BA"/>
    <w:rsid w:val="009E7775"/>
    <w:rsid w:val="009E7ACC"/>
    <w:rsid w:val="009F03A2"/>
    <w:rsid w:val="009F2163"/>
    <w:rsid w:val="009F43FE"/>
    <w:rsid w:val="009F57FF"/>
    <w:rsid w:val="009F5BE8"/>
    <w:rsid w:val="009F7496"/>
    <w:rsid w:val="009F7775"/>
    <w:rsid w:val="00A016C3"/>
    <w:rsid w:val="00A0688C"/>
    <w:rsid w:val="00A074D2"/>
    <w:rsid w:val="00A110B0"/>
    <w:rsid w:val="00A141C6"/>
    <w:rsid w:val="00A14325"/>
    <w:rsid w:val="00A15747"/>
    <w:rsid w:val="00A15E79"/>
    <w:rsid w:val="00A16B94"/>
    <w:rsid w:val="00A17603"/>
    <w:rsid w:val="00A20D03"/>
    <w:rsid w:val="00A2208B"/>
    <w:rsid w:val="00A22A33"/>
    <w:rsid w:val="00A22E2F"/>
    <w:rsid w:val="00A232A4"/>
    <w:rsid w:val="00A23636"/>
    <w:rsid w:val="00A25300"/>
    <w:rsid w:val="00A25737"/>
    <w:rsid w:val="00A2578F"/>
    <w:rsid w:val="00A31F28"/>
    <w:rsid w:val="00A32F96"/>
    <w:rsid w:val="00A357F4"/>
    <w:rsid w:val="00A37D75"/>
    <w:rsid w:val="00A37F26"/>
    <w:rsid w:val="00A40129"/>
    <w:rsid w:val="00A40132"/>
    <w:rsid w:val="00A40290"/>
    <w:rsid w:val="00A40FF8"/>
    <w:rsid w:val="00A429C9"/>
    <w:rsid w:val="00A45109"/>
    <w:rsid w:val="00A4773F"/>
    <w:rsid w:val="00A51023"/>
    <w:rsid w:val="00A51E35"/>
    <w:rsid w:val="00A54F3C"/>
    <w:rsid w:val="00A55094"/>
    <w:rsid w:val="00A55FF1"/>
    <w:rsid w:val="00A61D8F"/>
    <w:rsid w:val="00A63ADC"/>
    <w:rsid w:val="00A669C4"/>
    <w:rsid w:val="00A66C4D"/>
    <w:rsid w:val="00A66CD1"/>
    <w:rsid w:val="00A677BE"/>
    <w:rsid w:val="00A716A3"/>
    <w:rsid w:val="00A72E31"/>
    <w:rsid w:val="00A7365F"/>
    <w:rsid w:val="00A73F88"/>
    <w:rsid w:val="00A754DA"/>
    <w:rsid w:val="00A756E8"/>
    <w:rsid w:val="00A75764"/>
    <w:rsid w:val="00A77ED4"/>
    <w:rsid w:val="00A80C76"/>
    <w:rsid w:val="00A81227"/>
    <w:rsid w:val="00A81F2D"/>
    <w:rsid w:val="00A85AEE"/>
    <w:rsid w:val="00A878C5"/>
    <w:rsid w:val="00A9095D"/>
    <w:rsid w:val="00A9274E"/>
    <w:rsid w:val="00A93CA3"/>
    <w:rsid w:val="00A961F4"/>
    <w:rsid w:val="00A96337"/>
    <w:rsid w:val="00A97AA8"/>
    <w:rsid w:val="00AA06A6"/>
    <w:rsid w:val="00AA0A5E"/>
    <w:rsid w:val="00AA195F"/>
    <w:rsid w:val="00AA2164"/>
    <w:rsid w:val="00AA301F"/>
    <w:rsid w:val="00AA50A5"/>
    <w:rsid w:val="00AA7D8E"/>
    <w:rsid w:val="00AA7F87"/>
    <w:rsid w:val="00AB0B26"/>
    <w:rsid w:val="00AB14C3"/>
    <w:rsid w:val="00AB27FB"/>
    <w:rsid w:val="00AB3A01"/>
    <w:rsid w:val="00AB3EBE"/>
    <w:rsid w:val="00AB4C7D"/>
    <w:rsid w:val="00AB5457"/>
    <w:rsid w:val="00AB5B8D"/>
    <w:rsid w:val="00AC0B15"/>
    <w:rsid w:val="00AC20A1"/>
    <w:rsid w:val="00AC2A68"/>
    <w:rsid w:val="00AC359C"/>
    <w:rsid w:val="00AC3CB4"/>
    <w:rsid w:val="00AC4402"/>
    <w:rsid w:val="00AC48DC"/>
    <w:rsid w:val="00AC4911"/>
    <w:rsid w:val="00AC49E4"/>
    <w:rsid w:val="00AC5184"/>
    <w:rsid w:val="00AC53F7"/>
    <w:rsid w:val="00AC6C68"/>
    <w:rsid w:val="00AC7F3D"/>
    <w:rsid w:val="00AD0AA3"/>
    <w:rsid w:val="00AD0BA1"/>
    <w:rsid w:val="00AD4BB7"/>
    <w:rsid w:val="00AD62F4"/>
    <w:rsid w:val="00AE2A72"/>
    <w:rsid w:val="00AE5CFD"/>
    <w:rsid w:val="00AF1095"/>
    <w:rsid w:val="00AF16EA"/>
    <w:rsid w:val="00AF3072"/>
    <w:rsid w:val="00AF37D8"/>
    <w:rsid w:val="00AF4965"/>
    <w:rsid w:val="00AF4AFE"/>
    <w:rsid w:val="00AF5986"/>
    <w:rsid w:val="00AF5EAD"/>
    <w:rsid w:val="00AF6D74"/>
    <w:rsid w:val="00B015CA"/>
    <w:rsid w:val="00B029E4"/>
    <w:rsid w:val="00B0344A"/>
    <w:rsid w:val="00B03C17"/>
    <w:rsid w:val="00B056B1"/>
    <w:rsid w:val="00B05A01"/>
    <w:rsid w:val="00B0624D"/>
    <w:rsid w:val="00B06AED"/>
    <w:rsid w:val="00B06B88"/>
    <w:rsid w:val="00B07822"/>
    <w:rsid w:val="00B07C72"/>
    <w:rsid w:val="00B11DBE"/>
    <w:rsid w:val="00B11F35"/>
    <w:rsid w:val="00B1390F"/>
    <w:rsid w:val="00B149C5"/>
    <w:rsid w:val="00B14AC8"/>
    <w:rsid w:val="00B160AE"/>
    <w:rsid w:val="00B1668C"/>
    <w:rsid w:val="00B2014C"/>
    <w:rsid w:val="00B20158"/>
    <w:rsid w:val="00B20650"/>
    <w:rsid w:val="00B21F8C"/>
    <w:rsid w:val="00B22C63"/>
    <w:rsid w:val="00B22EC4"/>
    <w:rsid w:val="00B23057"/>
    <w:rsid w:val="00B23CE5"/>
    <w:rsid w:val="00B244D0"/>
    <w:rsid w:val="00B2562D"/>
    <w:rsid w:val="00B25CBD"/>
    <w:rsid w:val="00B30230"/>
    <w:rsid w:val="00B37B99"/>
    <w:rsid w:val="00B40D7F"/>
    <w:rsid w:val="00B418C8"/>
    <w:rsid w:val="00B41E1D"/>
    <w:rsid w:val="00B42457"/>
    <w:rsid w:val="00B442DE"/>
    <w:rsid w:val="00B44B59"/>
    <w:rsid w:val="00B46A92"/>
    <w:rsid w:val="00B4748B"/>
    <w:rsid w:val="00B50BB3"/>
    <w:rsid w:val="00B50DE5"/>
    <w:rsid w:val="00B515DE"/>
    <w:rsid w:val="00B521CE"/>
    <w:rsid w:val="00B53BCD"/>
    <w:rsid w:val="00B54007"/>
    <w:rsid w:val="00B55113"/>
    <w:rsid w:val="00B558D8"/>
    <w:rsid w:val="00B60AE1"/>
    <w:rsid w:val="00B6160C"/>
    <w:rsid w:val="00B628D3"/>
    <w:rsid w:val="00B632B1"/>
    <w:rsid w:val="00B635E2"/>
    <w:rsid w:val="00B64E9F"/>
    <w:rsid w:val="00B65E41"/>
    <w:rsid w:val="00B70CB4"/>
    <w:rsid w:val="00B71321"/>
    <w:rsid w:val="00B72BE3"/>
    <w:rsid w:val="00B800B6"/>
    <w:rsid w:val="00B810E1"/>
    <w:rsid w:val="00B81108"/>
    <w:rsid w:val="00B82303"/>
    <w:rsid w:val="00B82F0C"/>
    <w:rsid w:val="00B83E8C"/>
    <w:rsid w:val="00B84A65"/>
    <w:rsid w:val="00B853C8"/>
    <w:rsid w:val="00B857FF"/>
    <w:rsid w:val="00B85D51"/>
    <w:rsid w:val="00B8620F"/>
    <w:rsid w:val="00B87913"/>
    <w:rsid w:val="00B87FAC"/>
    <w:rsid w:val="00B90735"/>
    <w:rsid w:val="00B94CAA"/>
    <w:rsid w:val="00B973E2"/>
    <w:rsid w:val="00B97597"/>
    <w:rsid w:val="00BA02FD"/>
    <w:rsid w:val="00BA256E"/>
    <w:rsid w:val="00BA5375"/>
    <w:rsid w:val="00BA5635"/>
    <w:rsid w:val="00BA7E83"/>
    <w:rsid w:val="00BA7EB4"/>
    <w:rsid w:val="00BB0062"/>
    <w:rsid w:val="00BB0096"/>
    <w:rsid w:val="00BB1CA4"/>
    <w:rsid w:val="00BB1EC4"/>
    <w:rsid w:val="00BB2449"/>
    <w:rsid w:val="00BB2F77"/>
    <w:rsid w:val="00BB500F"/>
    <w:rsid w:val="00BB5B19"/>
    <w:rsid w:val="00BB6652"/>
    <w:rsid w:val="00BB70C5"/>
    <w:rsid w:val="00BB76CF"/>
    <w:rsid w:val="00BC18A7"/>
    <w:rsid w:val="00BC1F77"/>
    <w:rsid w:val="00BC2AFC"/>
    <w:rsid w:val="00BC3905"/>
    <w:rsid w:val="00BC3C87"/>
    <w:rsid w:val="00BC3F35"/>
    <w:rsid w:val="00BC639D"/>
    <w:rsid w:val="00BD039C"/>
    <w:rsid w:val="00BD0B89"/>
    <w:rsid w:val="00BD14FA"/>
    <w:rsid w:val="00BD1E70"/>
    <w:rsid w:val="00BD28CE"/>
    <w:rsid w:val="00BD3A75"/>
    <w:rsid w:val="00BD3CF8"/>
    <w:rsid w:val="00BD4C01"/>
    <w:rsid w:val="00BD5400"/>
    <w:rsid w:val="00BD5DDB"/>
    <w:rsid w:val="00BD6DBF"/>
    <w:rsid w:val="00BE262D"/>
    <w:rsid w:val="00BE2A28"/>
    <w:rsid w:val="00BE2F56"/>
    <w:rsid w:val="00BE3BC0"/>
    <w:rsid w:val="00BE4EC5"/>
    <w:rsid w:val="00BE5689"/>
    <w:rsid w:val="00BE5923"/>
    <w:rsid w:val="00BF0A0F"/>
    <w:rsid w:val="00BF1DF0"/>
    <w:rsid w:val="00BF210B"/>
    <w:rsid w:val="00BF2C83"/>
    <w:rsid w:val="00BF552F"/>
    <w:rsid w:val="00C00C9A"/>
    <w:rsid w:val="00C06B7C"/>
    <w:rsid w:val="00C0777C"/>
    <w:rsid w:val="00C077A8"/>
    <w:rsid w:val="00C10340"/>
    <w:rsid w:val="00C1130A"/>
    <w:rsid w:val="00C1144D"/>
    <w:rsid w:val="00C12E83"/>
    <w:rsid w:val="00C1391F"/>
    <w:rsid w:val="00C14C50"/>
    <w:rsid w:val="00C159C0"/>
    <w:rsid w:val="00C1755E"/>
    <w:rsid w:val="00C20F16"/>
    <w:rsid w:val="00C2169F"/>
    <w:rsid w:val="00C21715"/>
    <w:rsid w:val="00C2201F"/>
    <w:rsid w:val="00C2228F"/>
    <w:rsid w:val="00C22517"/>
    <w:rsid w:val="00C2564F"/>
    <w:rsid w:val="00C30AFF"/>
    <w:rsid w:val="00C32C2C"/>
    <w:rsid w:val="00C33800"/>
    <w:rsid w:val="00C33AFC"/>
    <w:rsid w:val="00C35827"/>
    <w:rsid w:val="00C363EC"/>
    <w:rsid w:val="00C37DEB"/>
    <w:rsid w:val="00C40A04"/>
    <w:rsid w:val="00C40EC8"/>
    <w:rsid w:val="00C43644"/>
    <w:rsid w:val="00C4408F"/>
    <w:rsid w:val="00C4695D"/>
    <w:rsid w:val="00C475D6"/>
    <w:rsid w:val="00C4791D"/>
    <w:rsid w:val="00C5023B"/>
    <w:rsid w:val="00C5185F"/>
    <w:rsid w:val="00C521FF"/>
    <w:rsid w:val="00C52FA9"/>
    <w:rsid w:val="00C536A4"/>
    <w:rsid w:val="00C53951"/>
    <w:rsid w:val="00C53964"/>
    <w:rsid w:val="00C53B20"/>
    <w:rsid w:val="00C5796E"/>
    <w:rsid w:val="00C60F97"/>
    <w:rsid w:val="00C617E7"/>
    <w:rsid w:val="00C61908"/>
    <w:rsid w:val="00C625C0"/>
    <w:rsid w:val="00C62E94"/>
    <w:rsid w:val="00C64439"/>
    <w:rsid w:val="00C64766"/>
    <w:rsid w:val="00C65F1A"/>
    <w:rsid w:val="00C66C5E"/>
    <w:rsid w:val="00C706BB"/>
    <w:rsid w:val="00C70CED"/>
    <w:rsid w:val="00C72D23"/>
    <w:rsid w:val="00C75125"/>
    <w:rsid w:val="00C76408"/>
    <w:rsid w:val="00C76652"/>
    <w:rsid w:val="00C77605"/>
    <w:rsid w:val="00C776F8"/>
    <w:rsid w:val="00C77D22"/>
    <w:rsid w:val="00C83ED9"/>
    <w:rsid w:val="00C84C07"/>
    <w:rsid w:val="00C85449"/>
    <w:rsid w:val="00C8658A"/>
    <w:rsid w:val="00C86CEB"/>
    <w:rsid w:val="00C87810"/>
    <w:rsid w:val="00C9111B"/>
    <w:rsid w:val="00C91C63"/>
    <w:rsid w:val="00C92EFE"/>
    <w:rsid w:val="00C932D5"/>
    <w:rsid w:val="00C93310"/>
    <w:rsid w:val="00C93E7F"/>
    <w:rsid w:val="00C9443A"/>
    <w:rsid w:val="00C953C4"/>
    <w:rsid w:val="00C960DF"/>
    <w:rsid w:val="00C9633D"/>
    <w:rsid w:val="00C964DC"/>
    <w:rsid w:val="00CA1568"/>
    <w:rsid w:val="00CA1AE1"/>
    <w:rsid w:val="00CA246E"/>
    <w:rsid w:val="00CA29BD"/>
    <w:rsid w:val="00CA30A6"/>
    <w:rsid w:val="00CA464E"/>
    <w:rsid w:val="00CA6B9C"/>
    <w:rsid w:val="00CA7A73"/>
    <w:rsid w:val="00CB22C7"/>
    <w:rsid w:val="00CB6D97"/>
    <w:rsid w:val="00CC187B"/>
    <w:rsid w:val="00CC1A91"/>
    <w:rsid w:val="00CC1FC5"/>
    <w:rsid w:val="00CC32C0"/>
    <w:rsid w:val="00CC3720"/>
    <w:rsid w:val="00CC5E94"/>
    <w:rsid w:val="00CC7261"/>
    <w:rsid w:val="00CC7F36"/>
    <w:rsid w:val="00CD0046"/>
    <w:rsid w:val="00CD05D8"/>
    <w:rsid w:val="00CD2DC3"/>
    <w:rsid w:val="00CD2EF3"/>
    <w:rsid w:val="00CD2FC7"/>
    <w:rsid w:val="00CD41DA"/>
    <w:rsid w:val="00CD449F"/>
    <w:rsid w:val="00CD4D61"/>
    <w:rsid w:val="00CD5A38"/>
    <w:rsid w:val="00CD6EA6"/>
    <w:rsid w:val="00CD7A45"/>
    <w:rsid w:val="00CD7BF9"/>
    <w:rsid w:val="00CE169A"/>
    <w:rsid w:val="00CE1D89"/>
    <w:rsid w:val="00CE23DF"/>
    <w:rsid w:val="00CE2CF1"/>
    <w:rsid w:val="00CE2DFF"/>
    <w:rsid w:val="00CE2E15"/>
    <w:rsid w:val="00CE36FC"/>
    <w:rsid w:val="00CE5183"/>
    <w:rsid w:val="00CE5601"/>
    <w:rsid w:val="00CE645F"/>
    <w:rsid w:val="00CE69AA"/>
    <w:rsid w:val="00CE6DC5"/>
    <w:rsid w:val="00CE6E91"/>
    <w:rsid w:val="00CF0C79"/>
    <w:rsid w:val="00CF1DF7"/>
    <w:rsid w:val="00CF3AD3"/>
    <w:rsid w:val="00CF3B5F"/>
    <w:rsid w:val="00CF4AC0"/>
    <w:rsid w:val="00CF5FD1"/>
    <w:rsid w:val="00CF689C"/>
    <w:rsid w:val="00CF69EA"/>
    <w:rsid w:val="00CF6C82"/>
    <w:rsid w:val="00CF7218"/>
    <w:rsid w:val="00D001F4"/>
    <w:rsid w:val="00D00363"/>
    <w:rsid w:val="00D003BE"/>
    <w:rsid w:val="00D0316D"/>
    <w:rsid w:val="00D04EFD"/>
    <w:rsid w:val="00D06B7E"/>
    <w:rsid w:val="00D07241"/>
    <w:rsid w:val="00D11375"/>
    <w:rsid w:val="00D12ADB"/>
    <w:rsid w:val="00D1349F"/>
    <w:rsid w:val="00D13B1A"/>
    <w:rsid w:val="00D14D81"/>
    <w:rsid w:val="00D1795D"/>
    <w:rsid w:val="00D20E4C"/>
    <w:rsid w:val="00D238D0"/>
    <w:rsid w:val="00D24E3B"/>
    <w:rsid w:val="00D264DA"/>
    <w:rsid w:val="00D2682E"/>
    <w:rsid w:val="00D27415"/>
    <w:rsid w:val="00D30539"/>
    <w:rsid w:val="00D3124D"/>
    <w:rsid w:val="00D316BC"/>
    <w:rsid w:val="00D31FCD"/>
    <w:rsid w:val="00D3210F"/>
    <w:rsid w:val="00D32554"/>
    <w:rsid w:val="00D33132"/>
    <w:rsid w:val="00D33282"/>
    <w:rsid w:val="00D363F7"/>
    <w:rsid w:val="00D370FD"/>
    <w:rsid w:val="00D40440"/>
    <w:rsid w:val="00D409BD"/>
    <w:rsid w:val="00D508BB"/>
    <w:rsid w:val="00D511B0"/>
    <w:rsid w:val="00D51A43"/>
    <w:rsid w:val="00D51DF1"/>
    <w:rsid w:val="00D53089"/>
    <w:rsid w:val="00D534F3"/>
    <w:rsid w:val="00D535AF"/>
    <w:rsid w:val="00D535ED"/>
    <w:rsid w:val="00D54502"/>
    <w:rsid w:val="00D61FC9"/>
    <w:rsid w:val="00D6357E"/>
    <w:rsid w:val="00D64785"/>
    <w:rsid w:val="00D6490A"/>
    <w:rsid w:val="00D64EDF"/>
    <w:rsid w:val="00D65510"/>
    <w:rsid w:val="00D6647B"/>
    <w:rsid w:val="00D66ED1"/>
    <w:rsid w:val="00D67294"/>
    <w:rsid w:val="00D70DE2"/>
    <w:rsid w:val="00D70E99"/>
    <w:rsid w:val="00D715D3"/>
    <w:rsid w:val="00D71B2E"/>
    <w:rsid w:val="00D71EEF"/>
    <w:rsid w:val="00D7239E"/>
    <w:rsid w:val="00D754B3"/>
    <w:rsid w:val="00D7640A"/>
    <w:rsid w:val="00D8202F"/>
    <w:rsid w:val="00D82874"/>
    <w:rsid w:val="00D828B0"/>
    <w:rsid w:val="00D8387E"/>
    <w:rsid w:val="00D83F60"/>
    <w:rsid w:val="00D844AB"/>
    <w:rsid w:val="00D84705"/>
    <w:rsid w:val="00D84E48"/>
    <w:rsid w:val="00D85C2D"/>
    <w:rsid w:val="00D86431"/>
    <w:rsid w:val="00D907ED"/>
    <w:rsid w:val="00D9240B"/>
    <w:rsid w:val="00D935A2"/>
    <w:rsid w:val="00D93E69"/>
    <w:rsid w:val="00D971DF"/>
    <w:rsid w:val="00DA0A78"/>
    <w:rsid w:val="00DA3EC6"/>
    <w:rsid w:val="00DA4867"/>
    <w:rsid w:val="00DA697E"/>
    <w:rsid w:val="00DA7794"/>
    <w:rsid w:val="00DA7C74"/>
    <w:rsid w:val="00DA7CE3"/>
    <w:rsid w:val="00DB0B8F"/>
    <w:rsid w:val="00DB0F49"/>
    <w:rsid w:val="00DB1B47"/>
    <w:rsid w:val="00DB1E6A"/>
    <w:rsid w:val="00DB2B24"/>
    <w:rsid w:val="00DB3F4F"/>
    <w:rsid w:val="00DB4595"/>
    <w:rsid w:val="00DB54D6"/>
    <w:rsid w:val="00DB54D7"/>
    <w:rsid w:val="00DB7B7D"/>
    <w:rsid w:val="00DB7FF5"/>
    <w:rsid w:val="00DC02B1"/>
    <w:rsid w:val="00DC1B48"/>
    <w:rsid w:val="00DC2479"/>
    <w:rsid w:val="00DC292C"/>
    <w:rsid w:val="00DC2BF2"/>
    <w:rsid w:val="00DC3CA0"/>
    <w:rsid w:val="00DC487D"/>
    <w:rsid w:val="00DC5108"/>
    <w:rsid w:val="00DC5EDA"/>
    <w:rsid w:val="00DC7BB6"/>
    <w:rsid w:val="00DD0247"/>
    <w:rsid w:val="00DD2A83"/>
    <w:rsid w:val="00DD373D"/>
    <w:rsid w:val="00DD3966"/>
    <w:rsid w:val="00DD4F60"/>
    <w:rsid w:val="00DD5B6C"/>
    <w:rsid w:val="00DD7CA0"/>
    <w:rsid w:val="00DE00BD"/>
    <w:rsid w:val="00DE1BEE"/>
    <w:rsid w:val="00DE1C5E"/>
    <w:rsid w:val="00DE4640"/>
    <w:rsid w:val="00DE612C"/>
    <w:rsid w:val="00DE77A4"/>
    <w:rsid w:val="00DE7BD7"/>
    <w:rsid w:val="00DF0FC1"/>
    <w:rsid w:val="00DF3304"/>
    <w:rsid w:val="00DF3373"/>
    <w:rsid w:val="00DF413A"/>
    <w:rsid w:val="00DF64CC"/>
    <w:rsid w:val="00DF7A95"/>
    <w:rsid w:val="00DF7DA6"/>
    <w:rsid w:val="00E001F6"/>
    <w:rsid w:val="00E00E34"/>
    <w:rsid w:val="00E03C2E"/>
    <w:rsid w:val="00E03D97"/>
    <w:rsid w:val="00E03F3B"/>
    <w:rsid w:val="00E05CB5"/>
    <w:rsid w:val="00E077C4"/>
    <w:rsid w:val="00E07918"/>
    <w:rsid w:val="00E07ECB"/>
    <w:rsid w:val="00E11FA2"/>
    <w:rsid w:val="00E11FA4"/>
    <w:rsid w:val="00E12778"/>
    <w:rsid w:val="00E127F4"/>
    <w:rsid w:val="00E12C36"/>
    <w:rsid w:val="00E13336"/>
    <w:rsid w:val="00E13ABD"/>
    <w:rsid w:val="00E13D09"/>
    <w:rsid w:val="00E1421A"/>
    <w:rsid w:val="00E15A32"/>
    <w:rsid w:val="00E2142C"/>
    <w:rsid w:val="00E2219E"/>
    <w:rsid w:val="00E22BBF"/>
    <w:rsid w:val="00E22FF8"/>
    <w:rsid w:val="00E23BAD"/>
    <w:rsid w:val="00E23BB4"/>
    <w:rsid w:val="00E24B14"/>
    <w:rsid w:val="00E25296"/>
    <w:rsid w:val="00E26CFC"/>
    <w:rsid w:val="00E3051E"/>
    <w:rsid w:val="00E30AA0"/>
    <w:rsid w:val="00E30E68"/>
    <w:rsid w:val="00E366B1"/>
    <w:rsid w:val="00E4003B"/>
    <w:rsid w:val="00E40317"/>
    <w:rsid w:val="00E40981"/>
    <w:rsid w:val="00E418EC"/>
    <w:rsid w:val="00E450E3"/>
    <w:rsid w:val="00E46409"/>
    <w:rsid w:val="00E46976"/>
    <w:rsid w:val="00E46BDC"/>
    <w:rsid w:val="00E501B8"/>
    <w:rsid w:val="00E5084F"/>
    <w:rsid w:val="00E51DA8"/>
    <w:rsid w:val="00E530D1"/>
    <w:rsid w:val="00E545F8"/>
    <w:rsid w:val="00E57159"/>
    <w:rsid w:val="00E57629"/>
    <w:rsid w:val="00E57779"/>
    <w:rsid w:val="00E61942"/>
    <w:rsid w:val="00E61BE9"/>
    <w:rsid w:val="00E643BE"/>
    <w:rsid w:val="00E656B4"/>
    <w:rsid w:val="00E662F8"/>
    <w:rsid w:val="00E676D4"/>
    <w:rsid w:val="00E72F3D"/>
    <w:rsid w:val="00E7494D"/>
    <w:rsid w:val="00E74A14"/>
    <w:rsid w:val="00E74DAA"/>
    <w:rsid w:val="00E7568B"/>
    <w:rsid w:val="00E758FB"/>
    <w:rsid w:val="00E763DF"/>
    <w:rsid w:val="00E77D75"/>
    <w:rsid w:val="00E80C8A"/>
    <w:rsid w:val="00E834F7"/>
    <w:rsid w:val="00E83C52"/>
    <w:rsid w:val="00E83D5B"/>
    <w:rsid w:val="00E85244"/>
    <w:rsid w:val="00E90682"/>
    <w:rsid w:val="00E90C8F"/>
    <w:rsid w:val="00E91FB3"/>
    <w:rsid w:val="00E9413A"/>
    <w:rsid w:val="00E94339"/>
    <w:rsid w:val="00E94BDB"/>
    <w:rsid w:val="00E97638"/>
    <w:rsid w:val="00E97B95"/>
    <w:rsid w:val="00EA0FFB"/>
    <w:rsid w:val="00EA161B"/>
    <w:rsid w:val="00EA167E"/>
    <w:rsid w:val="00EA1E3D"/>
    <w:rsid w:val="00EA4705"/>
    <w:rsid w:val="00EA4B74"/>
    <w:rsid w:val="00EA50C9"/>
    <w:rsid w:val="00EA7E23"/>
    <w:rsid w:val="00EB051E"/>
    <w:rsid w:val="00EB0D91"/>
    <w:rsid w:val="00EB27AA"/>
    <w:rsid w:val="00EB2DED"/>
    <w:rsid w:val="00EB440F"/>
    <w:rsid w:val="00EB6434"/>
    <w:rsid w:val="00EB6AC0"/>
    <w:rsid w:val="00EC017A"/>
    <w:rsid w:val="00EC13F5"/>
    <w:rsid w:val="00EC1428"/>
    <w:rsid w:val="00EC3B7B"/>
    <w:rsid w:val="00EC4ADC"/>
    <w:rsid w:val="00ED1FAB"/>
    <w:rsid w:val="00ED23B5"/>
    <w:rsid w:val="00ED26E4"/>
    <w:rsid w:val="00ED39C5"/>
    <w:rsid w:val="00ED5607"/>
    <w:rsid w:val="00ED598A"/>
    <w:rsid w:val="00ED7B8F"/>
    <w:rsid w:val="00EE05AD"/>
    <w:rsid w:val="00EE0DAB"/>
    <w:rsid w:val="00EE184E"/>
    <w:rsid w:val="00EE2063"/>
    <w:rsid w:val="00EE36CE"/>
    <w:rsid w:val="00EE5B82"/>
    <w:rsid w:val="00EF0A91"/>
    <w:rsid w:val="00EF177B"/>
    <w:rsid w:val="00EF3CBC"/>
    <w:rsid w:val="00EF3D8D"/>
    <w:rsid w:val="00EF486F"/>
    <w:rsid w:val="00EF6D09"/>
    <w:rsid w:val="00F00DFF"/>
    <w:rsid w:val="00F029C5"/>
    <w:rsid w:val="00F02D4B"/>
    <w:rsid w:val="00F03968"/>
    <w:rsid w:val="00F03DC5"/>
    <w:rsid w:val="00F100C5"/>
    <w:rsid w:val="00F109AE"/>
    <w:rsid w:val="00F10A20"/>
    <w:rsid w:val="00F117D0"/>
    <w:rsid w:val="00F1185A"/>
    <w:rsid w:val="00F127F7"/>
    <w:rsid w:val="00F130DE"/>
    <w:rsid w:val="00F13C92"/>
    <w:rsid w:val="00F147C5"/>
    <w:rsid w:val="00F14E14"/>
    <w:rsid w:val="00F150CE"/>
    <w:rsid w:val="00F151F8"/>
    <w:rsid w:val="00F153BF"/>
    <w:rsid w:val="00F170EC"/>
    <w:rsid w:val="00F221F1"/>
    <w:rsid w:val="00F23A66"/>
    <w:rsid w:val="00F243AD"/>
    <w:rsid w:val="00F25641"/>
    <w:rsid w:val="00F25BB5"/>
    <w:rsid w:val="00F31F27"/>
    <w:rsid w:val="00F333E0"/>
    <w:rsid w:val="00F3586B"/>
    <w:rsid w:val="00F3590C"/>
    <w:rsid w:val="00F35E4B"/>
    <w:rsid w:val="00F36424"/>
    <w:rsid w:val="00F368A6"/>
    <w:rsid w:val="00F369B9"/>
    <w:rsid w:val="00F36C4E"/>
    <w:rsid w:val="00F37608"/>
    <w:rsid w:val="00F3767B"/>
    <w:rsid w:val="00F404CB"/>
    <w:rsid w:val="00F40D43"/>
    <w:rsid w:val="00F4208C"/>
    <w:rsid w:val="00F425AA"/>
    <w:rsid w:val="00F43CE2"/>
    <w:rsid w:val="00F43D66"/>
    <w:rsid w:val="00F4549F"/>
    <w:rsid w:val="00F458AE"/>
    <w:rsid w:val="00F46AE3"/>
    <w:rsid w:val="00F46B6C"/>
    <w:rsid w:val="00F50832"/>
    <w:rsid w:val="00F523D7"/>
    <w:rsid w:val="00F52540"/>
    <w:rsid w:val="00F52C89"/>
    <w:rsid w:val="00F53426"/>
    <w:rsid w:val="00F549E0"/>
    <w:rsid w:val="00F54AA3"/>
    <w:rsid w:val="00F55177"/>
    <w:rsid w:val="00F57511"/>
    <w:rsid w:val="00F57CBD"/>
    <w:rsid w:val="00F62116"/>
    <w:rsid w:val="00F621BA"/>
    <w:rsid w:val="00F65DDE"/>
    <w:rsid w:val="00F66259"/>
    <w:rsid w:val="00F66F3D"/>
    <w:rsid w:val="00F70D71"/>
    <w:rsid w:val="00F72153"/>
    <w:rsid w:val="00F7304E"/>
    <w:rsid w:val="00F73FA0"/>
    <w:rsid w:val="00F75D93"/>
    <w:rsid w:val="00F75DEF"/>
    <w:rsid w:val="00F769CE"/>
    <w:rsid w:val="00F80CCC"/>
    <w:rsid w:val="00F81443"/>
    <w:rsid w:val="00F81908"/>
    <w:rsid w:val="00F82530"/>
    <w:rsid w:val="00F8299F"/>
    <w:rsid w:val="00F8339C"/>
    <w:rsid w:val="00F87559"/>
    <w:rsid w:val="00F91A61"/>
    <w:rsid w:val="00F926D1"/>
    <w:rsid w:val="00F9474A"/>
    <w:rsid w:val="00F957C5"/>
    <w:rsid w:val="00F97431"/>
    <w:rsid w:val="00FA0C9B"/>
    <w:rsid w:val="00FA1554"/>
    <w:rsid w:val="00FA250E"/>
    <w:rsid w:val="00FA36A1"/>
    <w:rsid w:val="00FA3FD5"/>
    <w:rsid w:val="00FA6B45"/>
    <w:rsid w:val="00FA6DEC"/>
    <w:rsid w:val="00FA71C5"/>
    <w:rsid w:val="00FA7A45"/>
    <w:rsid w:val="00FA7E31"/>
    <w:rsid w:val="00FB4B36"/>
    <w:rsid w:val="00FB74B0"/>
    <w:rsid w:val="00FC0188"/>
    <w:rsid w:val="00FC0316"/>
    <w:rsid w:val="00FC0AB2"/>
    <w:rsid w:val="00FC1063"/>
    <w:rsid w:val="00FC25BA"/>
    <w:rsid w:val="00FC3F2B"/>
    <w:rsid w:val="00FC43C9"/>
    <w:rsid w:val="00FC5D0B"/>
    <w:rsid w:val="00FC6660"/>
    <w:rsid w:val="00FD0CE7"/>
    <w:rsid w:val="00FD19E3"/>
    <w:rsid w:val="00FD1A64"/>
    <w:rsid w:val="00FD38D7"/>
    <w:rsid w:val="00FD4A8C"/>
    <w:rsid w:val="00FD673F"/>
    <w:rsid w:val="00FD7D70"/>
    <w:rsid w:val="00FE22B1"/>
    <w:rsid w:val="00FE44E8"/>
    <w:rsid w:val="00FE4ECC"/>
    <w:rsid w:val="00FE729C"/>
    <w:rsid w:val="00FE7942"/>
    <w:rsid w:val="00FE7C8F"/>
    <w:rsid w:val="00FF0ACC"/>
    <w:rsid w:val="00FF1480"/>
    <w:rsid w:val="00FF1C03"/>
    <w:rsid w:val="00FF2209"/>
    <w:rsid w:val="00FF3CFE"/>
    <w:rsid w:val="00FF3E55"/>
    <w:rsid w:val="00FF66CB"/>
    <w:rsid w:val="00FF77B4"/>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F200DE6"/>
  <w15:docId w15:val="{19C4C636-A1A3-4F4A-AA1D-2C217C727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Heading1">
    <w:name w:val="heading 1"/>
    <w:basedOn w:val="Normal"/>
    <w:next w:val="BodyText"/>
    <w:qFormat/>
    <w:pPr>
      <w:keepNext/>
      <w:keepLines/>
      <w:numPr>
        <w:numId w:val="1"/>
      </w:numPr>
      <w:spacing w:before="100" w:after="100"/>
      <w:outlineLvl w:val="0"/>
    </w:pPr>
    <w:rPr>
      <w:b/>
      <w:szCs w:val="32"/>
    </w:rPr>
  </w:style>
  <w:style w:type="paragraph" w:styleId="Heading2">
    <w:name w:val="heading 2"/>
    <w:basedOn w:val="Heading1"/>
    <w:next w:val="BodyText"/>
    <w:qFormat/>
    <w:pPr>
      <w:numPr>
        <w:ilvl w:val="1"/>
      </w:numPr>
      <w:outlineLvl w:val="1"/>
    </w:pPr>
    <w:rPr>
      <w:sz w:val="22"/>
      <w:szCs w:val="22"/>
    </w:rPr>
  </w:style>
  <w:style w:type="paragraph" w:styleId="Heading3">
    <w:name w:val="heading 3"/>
    <w:basedOn w:val="Normal"/>
    <w:next w:val="BodyText"/>
    <w:qFormat/>
    <w:rsid w:val="00877F8A"/>
    <w:pPr>
      <w:keepNext/>
      <w:keepLines/>
      <w:numPr>
        <w:ilvl w:val="2"/>
        <w:numId w:val="1"/>
      </w:numPr>
      <w:spacing w:before="120"/>
      <w:outlineLvl w:val="2"/>
    </w:pPr>
    <w:rPr>
      <w:b/>
      <w:bCs/>
      <w:iCs/>
      <w:sz w:val="22"/>
      <w:lang w:val="en-CA"/>
    </w:rPr>
  </w:style>
  <w:style w:type="paragraph" w:styleId="Heading4">
    <w:name w:val="heading 4"/>
    <w:basedOn w:val="Normal"/>
    <w:next w:val="BodyText"/>
    <w:qFormat/>
    <w:pPr>
      <w:keepNext/>
      <w:keepLines/>
      <w:numPr>
        <w:ilvl w:val="3"/>
        <w:numId w:val="1"/>
      </w:numPr>
      <w:spacing w:before="120" w:after="120"/>
      <w:jc w:val="both"/>
      <w:outlineLvl w:val="3"/>
    </w:pPr>
    <w:rPr>
      <w:b/>
      <w:iCs/>
      <w:sz w:val="22"/>
    </w:rPr>
  </w:style>
  <w:style w:type="paragraph" w:styleId="Heading5">
    <w:name w:val="heading 5"/>
    <w:basedOn w:val="Normal"/>
    <w:next w:val="BodyText"/>
    <w:qFormat/>
    <w:pPr>
      <w:keepNext/>
      <w:keepLines/>
      <w:numPr>
        <w:ilvl w:val="4"/>
        <w:numId w:val="1"/>
      </w:numPr>
      <w:spacing w:before="40"/>
      <w:outlineLvl w:val="4"/>
    </w:pPr>
    <w:rPr>
      <w:rFonts w:ascii="Calibri Light" w:hAnsi="Calibri Light"/>
      <w:color w:val="2E74B5"/>
    </w:rPr>
  </w:style>
  <w:style w:type="paragraph" w:styleId="Heading6">
    <w:name w:val="heading 6"/>
    <w:basedOn w:val="Normal"/>
    <w:next w:val="BodyText"/>
    <w:qFormat/>
    <w:pPr>
      <w:keepNext/>
      <w:keepLines/>
      <w:numPr>
        <w:ilvl w:val="5"/>
        <w:numId w:val="1"/>
      </w:numPr>
      <w:spacing w:before="40"/>
      <w:outlineLvl w:val="5"/>
    </w:pPr>
    <w:rPr>
      <w:rFonts w:ascii="Calibri Light" w:hAnsi="Calibri Light"/>
      <w:color w:val="1F4D78"/>
    </w:rPr>
  </w:style>
  <w:style w:type="paragraph" w:styleId="Heading7">
    <w:name w:val="heading 7"/>
    <w:basedOn w:val="Normal"/>
    <w:next w:val="BodyText"/>
    <w:uiPriority w:val="99"/>
    <w:qFormat/>
    <w:pPr>
      <w:keepNext/>
      <w:keepLines/>
      <w:numPr>
        <w:ilvl w:val="6"/>
        <w:numId w:val="1"/>
      </w:numPr>
      <w:spacing w:before="40"/>
      <w:outlineLvl w:val="6"/>
    </w:pPr>
    <w:rPr>
      <w:rFonts w:ascii="Calibri Light" w:hAnsi="Calibri Light"/>
      <w:i/>
      <w:iCs/>
      <w:color w:val="1F4D78"/>
    </w:rPr>
  </w:style>
  <w:style w:type="paragraph" w:styleId="Heading8">
    <w:name w:val="heading 8"/>
    <w:basedOn w:val="Normal"/>
    <w:next w:val="BodyText"/>
    <w:uiPriority w:val="99"/>
    <w:qFormat/>
    <w:pPr>
      <w:keepNext/>
      <w:keepLines/>
      <w:numPr>
        <w:ilvl w:val="7"/>
        <w:numId w:val="1"/>
      </w:numPr>
      <w:spacing w:before="40"/>
      <w:outlineLvl w:val="7"/>
    </w:pPr>
    <w:rPr>
      <w:rFonts w:ascii="Calibri Light" w:hAnsi="Calibri Light"/>
      <w:color w:val="272727"/>
      <w:sz w:val="21"/>
      <w:szCs w:val="21"/>
    </w:rPr>
  </w:style>
  <w:style w:type="paragraph" w:styleId="Heading9">
    <w:name w:val="heading 9"/>
    <w:basedOn w:val="Normal"/>
    <w:next w:val="BodyText"/>
    <w:uiPriority w:val="99"/>
    <w:qFormat/>
    <w:pPr>
      <w:keepNext/>
      <w:keepLines/>
      <w:numPr>
        <w:ilvl w:val="8"/>
        <w:numId w:val="1"/>
      </w:numPr>
      <w:spacing w:before="4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F333E0"/>
    <w:rPr>
      <w:sz w:val="22"/>
    </w:rPr>
  </w:style>
  <w:style w:type="character" w:customStyle="1" w:styleId="BodyTextChar1">
    <w:name w:val="Body Text Char1"/>
    <w:basedOn w:val="DefaultParagraphFont"/>
    <w:link w:val="BodyText"/>
    <w:rsid w:val="00F333E0"/>
    <w:rPr>
      <w:rFonts w:ascii="Arial" w:eastAsia="SimSun" w:hAnsi="Arial" w:cs="Arial"/>
      <w:color w:val="000000"/>
      <w:sz w:val="22"/>
      <w:szCs w:val="24"/>
      <w:lang w:val="en-US" w:eastAsia="ar-SA"/>
    </w:rPr>
  </w:style>
  <w:style w:type="character" w:customStyle="1" w:styleId="NoteChar">
    <w:name w:val="Note Char"/>
    <w:basedOn w:val="DefaultParagraphFont"/>
    <w:rPr>
      <w:rFonts w:ascii="Times-Roman" w:hAnsi="Times-Roman" w:cs="Times-Roman"/>
      <w:b/>
      <w:color w:val="44546A"/>
      <w:sz w:val="16"/>
      <w:szCs w:val="18"/>
    </w:rPr>
  </w:style>
  <w:style w:type="character" w:customStyle="1" w:styleId="TitleChar">
    <w:name w:val="Title Char"/>
    <w:basedOn w:val="DefaultParagraphFont"/>
    <w:rPr>
      <w:rFonts w:ascii="Arial" w:hAnsi="Arial"/>
      <w:b/>
      <w:spacing w:val="-10"/>
      <w:kern w:val="1"/>
      <w:szCs w:val="56"/>
    </w:rPr>
  </w:style>
  <w:style w:type="character" w:customStyle="1" w:styleId="BalloonTextChar">
    <w:name w:val="Balloon Text Char"/>
    <w:basedOn w:val="DefaultParagraphFont"/>
    <w:uiPriority w:val="99"/>
    <w:rPr>
      <w:rFonts w:ascii="Segoe UI" w:hAnsi="Segoe UI" w:cs="Segoe UI"/>
      <w:sz w:val="18"/>
      <w:szCs w:val="18"/>
    </w:rPr>
  </w:style>
  <w:style w:type="character" w:customStyle="1" w:styleId="Heading1Char">
    <w:name w:val="Heading 1 Char"/>
    <w:basedOn w:val="DefaultParagraphFont"/>
    <w:rPr>
      <w:rFonts w:ascii="Arial" w:hAnsi="Arial"/>
      <w:b/>
      <w:sz w:val="24"/>
      <w:szCs w:val="32"/>
    </w:rPr>
  </w:style>
  <w:style w:type="character" w:customStyle="1" w:styleId="Heading2Char">
    <w:name w:val="Heading 2 Char"/>
    <w:basedOn w:val="DefaultParagraphFont"/>
    <w:rPr>
      <w:rFonts w:ascii="Arial" w:hAnsi="Arial"/>
      <w:b/>
    </w:rPr>
  </w:style>
  <w:style w:type="character" w:customStyle="1" w:styleId="Heading3Char">
    <w:name w:val="Heading 3 Char"/>
    <w:basedOn w:val="DefaultParagraphFont"/>
    <w:rPr>
      <w:rFonts w:ascii="Arial" w:hAnsi="Arial"/>
      <w:b/>
      <w:bCs/>
      <w:iCs/>
      <w:szCs w:val="24"/>
      <w:lang w:val="en-CA"/>
    </w:rPr>
  </w:style>
  <w:style w:type="character" w:customStyle="1" w:styleId="Heading4Char">
    <w:name w:val="Heading 4 Char"/>
    <w:basedOn w:val="DefaultParagraphFont"/>
    <w:rPr>
      <w:rFonts w:ascii="Arial" w:hAnsi="Arial"/>
      <w:b/>
      <w:iCs/>
    </w:rPr>
  </w:style>
  <w:style w:type="character" w:customStyle="1" w:styleId="Heading5Char">
    <w:name w:val="Heading 5 Char"/>
    <w:basedOn w:val="DefaultParagraphFont"/>
    <w:rPr>
      <w:rFonts w:ascii="Calibri Light" w:hAnsi="Calibri Light"/>
      <w:color w:val="2E74B5"/>
      <w:sz w:val="16"/>
    </w:rPr>
  </w:style>
  <w:style w:type="character" w:customStyle="1" w:styleId="Heading6Char">
    <w:name w:val="Heading 6 Char"/>
    <w:basedOn w:val="DefaultParagraphFont"/>
    <w:rPr>
      <w:rFonts w:ascii="Calibri Light" w:hAnsi="Calibri Light"/>
      <w:color w:val="1F4D78"/>
      <w:sz w:val="16"/>
    </w:rPr>
  </w:style>
  <w:style w:type="character" w:customStyle="1" w:styleId="Heading7Char">
    <w:name w:val="Heading 7 Char"/>
    <w:basedOn w:val="DefaultParagraphFont"/>
    <w:uiPriority w:val="99"/>
    <w:rPr>
      <w:rFonts w:ascii="Calibri Light" w:hAnsi="Calibri Light"/>
      <w:i/>
      <w:iCs/>
      <w:color w:val="1F4D78"/>
      <w:sz w:val="16"/>
    </w:rPr>
  </w:style>
  <w:style w:type="character" w:customStyle="1" w:styleId="Heading8Char">
    <w:name w:val="Heading 8 Char"/>
    <w:basedOn w:val="DefaultParagraphFont"/>
    <w:uiPriority w:val="99"/>
    <w:rPr>
      <w:rFonts w:ascii="Calibri Light" w:hAnsi="Calibri Light"/>
      <w:color w:val="272727"/>
      <w:sz w:val="21"/>
      <w:szCs w:val="21"/>
    </w:rPr>
  </w:style>
  <w:style w:type="character" w:customStyle="1" w:styleId="Heading9Char">
    <w:name w:val="Heading 9 Char"/>
    <w:basedOn w:val="DefaultParagraphFont"/>
    <w:uiPriority w:val="99"/>
    <w:rPr>
      <w:rFonts w:ascii="Calibri Light" w:hAnsi="Calibri Light"/>
      <w:i/>
      <w:iCs/>
      <w:color w:val="272727"/>
      <w:sz w:val="21"/>
      <w:szCs w:val="21"/>
    </w:rPr>
  </w:style>
  <w:style w:type="character" w:customStyle="1" w:styleId="CommentReference1">
    <w:name w:val="Comment Reference1"/>
    <w:basedOn w:val="DefaultParagraphFont"/>
    <w:rPr>
      <w:sz w:val="16"/>
      <w:szCs w:val="16"/>
    </w:rPr>
  </w:style>
  <w:style w:type="character" w:customStyle="1" w:styleId="templatetextChar">
    <w:name w:val="template text Char"/>
    <w:basedOn w:val="DefaultParagraphFont"/>
    <w:rPr>
      <w:rFonts w:ascii="Arial" w:hAnsi="Arial"/>
      <w:i/>
      <w:iCs/>
      <w:color w:val="FF0000"/>
      <w:sz w:val="18"/>
      <w:szCs w:val="20"/>
    </w:rPr>
  </w:style>
  <w:style w:type="character" w:customStyle="1" w:styleId="CommentTextChar">
    <w:name w:val="Comment Text Char"/>
    <w:basedOn w:val="DefaultParagraphFont"/>
    <w:uiPriority w:val="99"/>
    <w:rPr>
      <w:rFonts w:ascii="Arial" w:hAnsi="Arial"/>
      <w:sz w:val="20"/>
      <w:szCs w:val="20"/>
    </w:rPr>
  </w:style>
  <w:style w:type="character" w:customStyle="1" w:styleId="CommentSubjectChar">
    <w:name w:val="Comment Subject Char"/>
    <w:basedOn w:val="CommentTextChar"/>
    <w:uiPriority w:val="99"/>
    <w:rPr>
      <w:rFonts w:ascii="Arial" w:hAnsi="Arial"/>
      <w:b/>
      <w:bCs/>
      <w:sz w:val="20"/>
      <w:szCs w:val="20"/>
    </w:rPr>
  </w:style>
  <w:style w:type="character" w:customStyle="1" w:styleId="BodyTextChar">
    <w:name w:val="Body Text Char"/>
    <w:basedOn w:val="DefaultParagraphFont"/>
    <w:rPr>
      <w:rFonts w:ascii="Times New Roman" w:hAnsi="Times New Roman"/>
      <w:sz w:val="18"/>
    </w:rPr>
  </w:style>
  <w:style w:type="character" w:customStyle="1" w:styleId="apple-converted-space">
    <w:name w:val="apple-converted-space"/>
    <w:basedOn w:val="DefaultParagraphFont"/>
  </w:style>
  <w:style w:type="character" w:styleId="Hyperlink">
    <w:name w:val="Hyperlink"/>
    <w:basedOn w:val="DefaultParagraphFont"/>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DefaultParagraphFont"/>
    <w:uiPriority w:val="99"/>
    <w:rPr>
      <w:rFonts w:ascii="Times New Roman" w:eastAsia="Times New Roman" w:hAnsi="Times New Roman" w:cs="Times New Roman"/>
      <w:sz w:val="24"/>
      <w:szCs w:val="24"/>
    </w:rPr>
  </w:style>
  <w:style w:type="character" w:customStyle="1" w:styleId="FooterChar">
    <w:name w:val="Footer Char"/>
    <w:basedOn w:val="DefaultParagraphFont"/>
    <w:rPr>
      <w:rFonts w:ascii="Times New Roman" w:eastAsia="Times New Roman" w:hAnsi="Times New Roman" w:cs="Times New Roman"/>
      <w:sz w:val="24"/>
      <w:szCs w:val="24"/>
    </w:rPr>
  </w:style>
  <w:style w:type="character" w:customStyle="1" w:styleId="PageNumber1">
    <w:name w:val="Page Number1"/>
    <w:basedOn w:val="DefaultParagraphFont"/>
  </w:style>
  <w:style w:type="character" w:customStyle="1" w:styleId="FootnoteTextChar">
    <w:name w:val="Footnote Text Char"/>
    <w:basedOn w:val="DefaultParagraphFont"/>
    <w:uiPriority w:val="99"/>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DefaultParagraphFont"/>
    <w:rPr>
      <w:rFonts w:ascii="Arial" w:eastAsia="Times New Roman" w:hAnsi="Arial" w:cs="Times New Roman"/>
      <w:sz w:val="20"/>
      <w:szCs w:val="20"/>
      <w:lang w:val="en-CA"/>
    </w:rPr>
  </w:style>
  <w:style w:type="character" w:customStyle="1" w:styleId="BodyText2Char">
    <w:name w:val="Body Text 2 Char"/>
    <w:basedOn w:val="DefaultParagraphFont"/>
    <w:rPr>
      <w:rFonts w:ascii="Arial" w:eastAsia="Times New Roman" w:hAnsi="Arial" w:cs="Times New Roman"/>
      <w:sz w:val="20"/>
      <w:szCs w:val="16"/>
      <w:lang w:val="en-CA"/>
    </w:rPr>
  </w:style>
  <w:style w:type="character" w:customStyle="1" w:styleId="BodyText3Char">
    <w:name w:val="Body Text 3 Char"/>
    <w:basedOn w:val="DefaultParagraphFont"/>
    <w:rPr>
      <w:rFonts w:ascii="Arial" w:eastAsia="Times New Roman" w:hAnsi="Arial" w:cs="Times New Roman"/>
      <w:sz w:val="16"/>
      <w:szCs w:val="10"/>
      <w:lang w:val="en-CA"/>
    </w:rPr>
  </w:style>
  <w:style w:type="character" w:customStyle="1" w:styleId="HTMLAddressChar">
    <w:name w:val="HTML Address Char"/>
    <w:basedOn w:val="DefaultParagraphFont"/>
    <w:rPr>
      <w:rFonts w:ascii="Arial" w:eastAsia="Times New Roman" w:hAnsi="Arial" w:cs="Times New Roman"/>
      <w:i/>
      <w:iCs/>
      <w:sz w:val="20"/>
      <w:szCs w:val="20"/>
    </w:rPr>
  </w:style>
  <w:style w:type="character" w:customStyle="1" w:styleId="DateChar">
    <w:name w:val="Date Char"/>
    <w:basedOn w:val="DefaultParagraphFont"/>
    <w:rPr>
      <w:rFonts w:ascii="Arial" w:eastAsia="Times New Roman" w:hAnsi="Arial" w:cs="Times New Roman"/>
      <w:sz w:val="20"/>
      <w:szCs w:val="20"/>
    </w:rPr>
  </w:style>
  <w:style w:type="character" w:customStyle="1" w:styleId="MessageHeaderChar">
    <w:name w:val="Message Header Char"/>
    <w:basedOn w:val="DefaultParagraphFont"/>
    <w:rPr>
      <w:rFonts w:ascii="Arial" w:eastAsia="Times New Roman" w:hAnsi="Arial" w:cs="Arial"/>
      <w:sz w:val="24"/>
      <w:szCs w:val="24"/>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ClosingChar">
    <w:name w:val="Closing Char"/>
    <w:basedOn w:val="DefaultParagraphFont"/>
    <w:rPr>
      <w:rFonts w:ascii="Arial" w:eastAsia="Times New Roman" w:hAnsi="Arial" w:cs="Times New Roman"/>
      <w:sz w:val="20"/>
      <w:szCs w:val="20"/>
    </w:rPr>
  </w:style>
  <w:style w:type="character" w:customStyle="1" w:styleId="EndnoteTextChar">
    <w:name w:val="Endnote Text Char"/>
    <w:basedOn w:val="DefaultParagraphFont"/>
    <w:rPr>
      <w:rFonts w:ascii="Arial" w:eastAsia="Times New Roman" w:hAnsi="Arial" w:cs="Times New Roman"/>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DefaultParagraphFont"/>
    <w:rPr>
      <w:rFonts w:ascii="Arial" w:eastAsia="Times New Roman" w:hAnsi="Arial" w:cs="Times New Roman"/>
      <w:sz w:val="20"/>
      <w:szCs w:val="20"/>
    </w:rPr>
  </w:style>
  <w:style w:type="character" w:customStyle="1" w:styleId="BodyTextIndent3Char">
    <w:name w:val="Body Text Indent 3 Char"/>
    <w:basedOn w:val="DefaultParagraphFont"/>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DefaultParagraphFont"/>
    <w:rPr>
      <w:rFonts w:ascii="Arial" w:eastAsia="Times New Roman" w:hAnsi="Arial" w:cs="Times New Roman"/>
      <w:sz w:val="20"/>
      <w:szCs w:val="20"/>
    </w:rPr>
  </w:style>
  <w:style w:type="character" w:customStyle="1" w:styleId="SignatureChar">
    <w:name w:val="Signature Char"/>
    <w:basedOn w:val="DefaultParagraphFont"/>
    <w:rPr>
      <w:rFonts w:ascii="Arial" w:eastAsia="Times New Roman" w:hAnsi="Arial" w:cs="Times New Roman"/>
      <w:sz w:val="20"/>
      <w:szCs w:val="20"/>
    </w:rPr>
  </w:style>
  <w:style w:type="character" w:customStyle="1" w:styleId="E-mailSignatureChar">
    <w:name w:val="E-mail Signature Char"/>
    <w:basedOn w:val="DefaultParagraphFont"/>
    <w:rPr>
      <w:rFonts w:ascii="Arial" w:eastAsia="Times New Roman" w:hAnsi="Arial" w:cs="Times New Roman"/>
      <w:sz w:val="20"/>
      <w:szCs w:val="20"/>
    </w:rPr>
  </w:style>
  <w:style w:type="character" w:customStyle="1" w:styleId="SubtitleChar">
    <w:name w:val="Subtitle Char"/>
    <w:basedOn w:val="DefaultParagraphFont"/>
    <w:rPr>
      <w:rFonts w:ascii="Arial" w:eastAsia="Times New Roman" w:hAnsi="Arial" w:cs="Arial"/>
      <w:color w:val="365F91"/>
      <w:sz w:val="24"/>
      <w:szCs w:val="24"/>
    </w:rPr>
  </w:style>
  <w:style w:type="character" w:customStyle="1" w:styleId="PlainTextChar">
    <w:name w:val="Plain Text Char"/>
    <w:basedOn w:val="DefaultParagraphFont"/>
    <w:rPr>
      <w:rFonts w:ascii="Courier New" w:eastAsia="Times New Roman" w:hAnsi="Courier New" w:cs="Courier New"/>
      <w:sz w:val="20"/>
      <w:szCs w:val="20"/>
    </w:rPr>
  </w:style>
  <w:style w:type="character" w:customStyle="1" w:styleId="MacroTextChar">
    <w:name w:val="Macro Text Char"/>
    <w:basedOn w:val="DefaultParagraphFont"/>
    <w:rPr>
      <w:rFonts w:ascii="Courier New" w:eastAsia="Times New Roman" w:hAnsi="Courier New" w:cs="Courier New"/>
      <w:sz w:val="20"/>
      <w:szCs w:val="20"/>
    </w:rPr>
  </w:style>
  <w:style w:type="character" w:customStyle="1" w:styleId="NoteHeadingChar">
    <w:name w:val="Note Heading Char"/>
    <w:basedOn w:val="DefaultParagraphFont"/>
    <w:rPr>
      <w:rFonts w:ascii="Arial" w:eastAsia="Times New Roman" w:hAnsi="Arial" w:cs="Times New Roman"/>
      <w:sz w:val="20"/>
      <w:szCs w:val="20"/>
    </w:rPr>
  </w:style>
  <w:style w:type="character" w:styleId="FollowedHyperlink">
    <w:name w:val="FollowedHyperlink"/>
    <w:uiPriority w:val="99"/>
    <w:rPr>
      <w:color w:val="800080"/>
      <w:u w:val="single"/>
    </w:rPr>
  </w:style>
  <w:style w:type="character" w:styleId="Strong">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Emphasis">
    <w:name w:val="Emphasis"/>
    <w:qFormat/>
    <w:rPr>
      <w:b/>
      <w:bCs/>
      <w:i w:val="0"/>
      <w:iCs w:val="0"/>
    </w:rPr>
  </w:style>
  <w:style w:type="character" w:customStyle="1" w:styleId="highlightedsearchterm">
    <w:name w:val="highlightedsearchterm"/>
    <w:basedOn w:val="DefaultParagraphFont"/>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DefaultParagraphFont"/>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DefaultParagraphFont"/>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DefaultParagraphFont"/>
    <w:rPr>
      <w:color w:val="00000A"/>
      <w:lang w:val="fr-FR"/>
    </w:rPr>
  </w:style>
  <w:style w:type="character" w:customStyle="1" w:styleId="EndnoteReference1">
    <w:name w:val="Endnote Reference1"/>
    <w:basedOn w:val="DefaultParagraphFont"/>
    <w:rPr>
      <w:vertAlign w:val="superscript"/>
      <w:lang w:val="fr-FR"/>
    </w:rPr>
  </w:style>
  <w:style w:type="character" w:customStyle="1" w:styleId="ExtXref">
    <w:name w:val="ExtXref"/>
    <w:basedOn w:val="DefaultParagraphFont"/>
    <w:rPr>
      <w:color w:val="00000A"/>
      <w:lang w:val="fr-FR"/>
    </w:rPr>
  </w:style>
  <w:style w:type="character" w:customStyle="1" w:styleId="LineNumber1">
    <w:name w:val="Line Number1"/>
    <w:basedOn w:val="DefaultParagraphFont"/>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DefaultParagraphFont"/>
  </w:style>
  <w:style w:type="character" w:customStyle="1" w:styleId="body">
    <w:name w:val="body"/>
    <w:basedOn w:val="DefaultParagraphFont"/>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CommentReference">
    <w:name w:val="annotation reference"/>
    <w:uiPriority w:val="99"/>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Normal"/>
    <w:next w:val="BodyText"/>
    <w:pPr>
      <w:keepNext/>
      <w:spacing w:before="240" w:after="120"/>
    </w:pPr>
    <w:rPr>
      <w:rFonts w:eastAsia="Microsoft YaHei"/>
      <w:sz w:val="28"/>
      <w:szCs w:val="28"/>
    </w:rPr>
  </w:style>
  <w:style w:type="paragraph" w:styleId="List">
    <w:name w:val="List"/>
    <w:basedOn w:val="Normal"/>
    <w:pPr>
      <w:spacing w:before="200"/>
      <w:ind w:left="283" w:hanging="283"/>
    </w:pPr>
    <w:rPr>
      <w:rFonts w:eastAsia="Times New Roman" w:cs="Times New Roman"/>
      <w:sz w:val="20"/>
      <w:szCs w:val="20"/>
    </w:rPr>
  </w:style>
  <w:style w:type="paragraph" w:styleId="Caption">
    <w:name w:val="caption"/>
    <w:aliases w:val="Beschriftung table caption"/>
    <w:basedOn w:val="Normal"/>
    <w:uiPriority w:val="99"/>
    <w:qFormat/>
    <w:rsid w:val="00861C3C"/>
    <w:pPr>
      <w:suppressLineNumbers/>
      <w:spacing w:before="120" w:after="120"/>
    </w:pPr>
    <w:rPr>
      <w:iCs/>
      <w:sz w:val="22"/>
    </w:rPr>
  </w:style>
  <w:style w:type="paragraph" w:customStyle="1" w:styleId="Index">
    <w:name w:val="Index"/>
    <w:basedOn w:val="Normal"/>
    <w:pPr>
      <w:suppressLineNumbers/>
    </w:pPr>
  </w:style>
  <w:style w:type="paragraph" w:customStyle="1" w:styleId="Note">
    <w:name w:val="Note"/>
    <w:basedOn w:val="Normal"/>
    <w:pPr>
      <w:ind w:left="900"/>
    </w:pPr>
    <w:rPr>
      <w:rFonts w:ascii="Times-Roman" w:hAnsi="Times-Roman" w:cs="Times-Roman"/>
      <w:b/>
      <w:color w:val="44546A"/>
      <w:szCs w:val="18"/>
    </w:rPr>
  </w:style>
  <w:style w:type="paragraph" w:styleId="Title">
    <w:name w:val="Title"/>
    <w:basedOn w:val="Normal"/>
    <w:next w:val="Subtitle"/>
    <w:qFormat/>
    <w:pPr>
      <w:jc w:val="center"/>
    </w:pPr>
    <w:rPr>
      <w:b/>
      <w:bCs/>
      <w:spacing w:val="-10"/>
      <w:kern w:val="1"/>
      <w:sz w:val="36"/>
      <w:szCs w:val="56"/>
    </w:rPr>
  </w:style>
  <w:style w:type="paragraph" w:styleId="Subtitle">
    <w:name w:val="Subtitle"/>
    <w:basedOn w:val="Normal"/>
    <w:next w:val="BodyText"/>
    <w:qFormat/>
    <w:pPr>
      <w:keepNext/>
      <w:spacing w:after="120"/>
      <w:jc w:val="center"/>
    </w:pPr>
    <w:rPr>
      <w:rFonts w:eastAsia="Times New Roman"/>
      <w:i/>
      <w:iCs/>
      <w:color w:val="365F91"/>
    </w:rPr>
  </w:style>
  <w:style w:type="paragraph" w:styleId="BalloonText">
    <w:name w:val="Balloon Text"/>
    <w:basedOn w:val="Normal"/>
    <w:uiPriority w:val="99"/>
    <w:rPr>
      <w:rFonts w:ascii="Segoe UI" w:hAnsi="Segoe UI" w:cs="Segoe UI"/>
      <w:sz w:val="18"/>
      <w:szCs w:val="18"/>
    </w:rPr>
  </w:style>
  <w:style w:type="paragraph" w:styleId="ListParagraph">
    <w:name w:val="List Paragraph"/>
    <w:basedOn w:val="Normal"/>
    <w:uiPriority w:val="34"/>
    <w:qFormat/>
    <w:pPr>
      <w:ind w:left="720"/>
    </w:pPr>
  </w:style>
  <w:style w:type="paragraph" w:customStyle="1" w:styleId="templatetext">
    <w:name w:val="template text"/>
    <w:basedOn w:val="Normal"/>
    <w:pPr>
      <w:spacing w:after="120"/>
    </w:pPr>
    <w:rPr>
      <w:i/>
      <w:iCs/>
      <w:color w:val="FF0000"/>
      <w:sz w:val="18"/>
      <w:szCs w:val="20"/>
    </w:rPr>
  </w:style>
  <w:style w:type="paragraph" w:customStyle="1" w:styleId="CommentText1">
    <w:name w:val="Comment Text1"/>
    <w:basedOn w:val="Normal"/>
    <w:rPr>
      <w:sz w:val="20"/>
      <w:szCs w:val="20"/>
    </w:rPr>
  </w:style>
  <w:style w:type="paragraph" w:customStyle="1" w:styleId="CommentSubject1">
    <w:name w:val="Comment Subject1"/>
    <w:basedOn w:val="CommentText1"/>
    <w:rPr>
      <w:b/>
      <w:bCs/>
    </w:rPr>
  </w:style>
  <w:style w:type="paragraph" w:customStyle="1" w:styleId="ISOChange">
    <w:name w:val="ISO_Change"/>
    <w:basedOn w:val="Normal"/>
    <w:uiPriority w:val="99"/>
    <w:pPr>
      <w:spacing w:before="210" w:line="210" w:lineRule="exact"/>
    </w:pPr>
    <w:rPr>
      <w:rFonts w:eastAsia="Times New Roman" w:cs="Times New Roman"/>
      <w:sz w:val="18"/>
      <w:szCs w:val="20"/>
      <w:lang w:val="en-GB"/>
    </w:rPr>
  </w:style>
  <w:style w:type="paragraph" w:customStyle="1" w:styleId="NormReference">
    <w:name w:val="Norm Reference"/>
    <w:basedOn w:val="Normal"/>
    <w:pPr>
      <w:tabs>
        <w:tab w:val="left" w:pos="1418"/>
      </w:tabs>
      <w:spacing w:after="120"/>
      <w:ind w:left="1152" w:hanging="432"/>
    </w:pPr>
    <w:rPr>
      <w:rFonts w:eastAsia="Times New Roman"/>
      <w:szCs w:val="20"/>
      <w:lang w:val="en-CA"/>
    </w:rPr>
  </w:style>
  <w:style w:type="paragraph" w:styleId="Bibliography">
    <w:name w:val="Bibliography"/>
    <w:basedOn w:val="Normal"/>
  </w:style>
  <w:style w:type="paragraph" w:customStyle="1" w:styleId="CM7">
    <w:name w:val="CM7"/>
    <w:basedOn w:val="Normal"/>
    <w:pPr>
      <w:widowControl w:val="0"/>
    </w:pPr>
  </w:style>
  <w:style w:type="paragraph" w:customStyle="1" w:styleId="Term">
    <w:name w:val="Term"/>
    <w:basedOn w:val="BodyText"/>
    <w:pPr>
      <w:spacing w:before="240"/>
      <w:ind w:left="567"/>
    </w:pPr>
    <w:rPr>
      <w:rFonts w:eastAsia="Times New Roman" w:cs="Times New Roman"/>
      <w:szCs w:val="20"/>
      <w:lang w:val="en-GB"/>
    </w:rPr>
  </w:style>
  <w:style w:type="paragraph" w:customStyle="1" w:styleId="Caption1">
    <w:name w:val="Caption1"/>
    <w:basedOn w:val="Normal"/>
    <w:pPr>
      <w:spacing w:after="200"/>
    </w:pPr>
    <w:rPr>
      <w:rFonts w:ascii="Times New Roman" w:hAnsi="Times New Roman"/>
      <w:i/>
      <w:iCs/>
      <w:color w:val="44546A"/>
      <w:sz w:val="18"/>
      <w:szCs w:val="18"/>
    </w:rPr>
  </w:style>
  <w:style w:type="paragraph" w:customStyle="1" w:styleId="CM2">
    <w:name w:val="CM2"/>
    <w:basedOn w:val="Normal"/>
    <w:pPr>
      <w:widowControl w:val="0"/>
      <w:spacing w:line="186" w:lineRule="atLeast"/>
    </w:pPr>
  </w:style>
  <w:style w:type="paragraph" w:customStyle="1" w:styleId="Annex">
    <w:name w:val="Annex"/>
    <w:basedOn w:val="Heading1"/>
    <w:pPr>
      <w:numPr>
        <w:numId w:val="0"/>
      </w:numPr>
    </w:pPr>
  </w:style>
  <w:style w:type="paragraph" w:customStyle="1" w:styleId="Tabletitle">
    <w:name w:val="Table title"/>
    <w:basedOn w:val="Normal"/>
    <w:uiPriority w:val="99"/>
    <w:pPr>
      <w:keepNext/>
      <w:spacing w:before="60" w:after="60"/>
      <w:jc w:val="center"/>
    </w:pPr>
    <w:rPr>
      <w:rFonts w:eastAsia="MS Mincho" w:cs="Times New Roman"/>
      <w:b/>
      <w:szCs w:val="20"/>
      <w:lang w:val="de-DE"/>
    </w:rPr>
  </w:style>
  <w:style w:type="paragraph" w:customStyle="1" w:styleId="Tabletext">
    <w:name w:val="Table text"/>
    <w:basedOn w:val="Normal"/>
    <w:uiPriority w:val="99"/>
    <w:pPr>
      <w:spacing w:before="60" w:after="60"/>
      <w:jc w:val="both"/>
    </w:pPr>
    <w:rPr>
      <w:rFonts w:eastAsia="MS Mincho" w:cs="Times New Roman"/>
      <w:szCs w:val="16"/>
      <w:lang w:val="en-GB"/>
    </w:rPr>
  </w:style>
  <w:style w:type="paragraph" w:customStyle="1" w:styleId="Body0">
    <w:name w:val="Body"/>
    <w:basedOn w:val="Normal"/>
    <w:pPr>
      <w:spacing w:after="240"/>
      <w:ind w:left="567"/>
      <w:jc w:val="both"/>
    </w:pPr>
    <w:rPr>
      <w:rFonts w:eastAsia="Times New Roman" w:cs="Times New Roman"/>
      <w:sz w:val="22"/>
      <w:szCs w:val="20"/>
      <w:lang w:val="en-CA"/>
    </w:rPr>
  </w:style>
  <w:style w:type="paragraph" w:styleId="ListNumber">
    <w:name w:val="List Number"/>
    <w:basedOn w:val="Normal"/>
    <w:pPr>
      <w:tabs>
        <w:tab w:val="num" w:pos="0"/>
      </w:tabs>
      <w:ind w:left="432" w:hanging="432"/>
    </w:pPr>
    <w:rPr>
      <w:rFonts w:ascii="Times New Roman" w:eastAsia="Times New Roman" w:hAnsi="Times New Roman" w:cs="Times New Roman"/>
    </w:rPr>
  </w:style>
  <w:style w:type="paragraph" w:styleId="ListBullet">
    <w:name w:val="List Bullet"/>
    <w:basedOn w:val="Normal"/>
    <w:rPr>
      <w:rFonts w:eastAsia="Times New Roman" w:cs="Times New Roman"/>
      <w:sz w:val="22"/>
    </w:rPr>
  </w:style>
  <w:style w:type="paragraph" w:styleId="Header">
    <w:name w:val="header"/>
    <w:basedOn w:val="Normal"/>
    <w:uiPriority w:val="99"/>
    <w:pPr>
      <w:suppressLineNumbers/>
      <w:tabs>
        <w:tab w:val="center" w:pos="4320"/>
        <w:tab w:val="right" w:pos="8640"/>
      </w:tabs>
    </w:pPr>
    <w:rPr>
      <w:rFonts w:ascii="Times New Roman" w:eastAsia="Times New Roman" w:hAnsi="Times New Roman" w:cs="Times New Roman"/>
    </w:rPr>
  </w:style>
  <w:style w:type="paragraph" w:styleId="Footer">
    <w:name w:val="footer"/>
    <w:basedOn w:val="Normal"/>
    <w:uiPriority w:val="99"/>
    <w:qFormat/>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Normal"/>
    <w:rPr>
      <w:rFonts w:eastAsia="Times New Roman" w:cs="Times New Roman"/>
      <w:szCs w:val="20"/>
    </w:rPr>
  </w:style>
  <w:style w:type="paragraph" w:customStyle="1" w:styleId="a2">
    <w:name w:val="a2"/>
    <w:basedOn w:val="Heading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
    <w:name w:val="a3"/>
    <w:basedOn w:val="Heading3"/>
    <w:pPr>
      <w:keepLines w:val="0"/>
      <w:numPr>
        <w:ilvl w:val="0"/>
        <w:numId w:val="0"/>
      </w:numPr>
      <w:tabs>
        <w:tab w:val="left" w:pos="640"/>
      </w:tabs>
      <w:spacing w:before="60" w:after="240" w:line="250" w:lineRule="exact"/>
    </w:pPr>
    <w:rPr>
      <w:rFonts w:eastAsia="MS Mincho"/>
      <w:szCs w:val="20"/>
      <w:lang w:val="en-GB"/>
    </w:rPr>
  </w:style>
  <w:style w:type="paragraph" w:customStyle="1" w:styleId="a4">
    <w:name w:val="a4"/>
    <w:basedOn w:val="Heading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
    <w:name w:val="a5"/>
    <w:basedOn w:val="Heading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
    <w:name w:val="a6"/>
    <w:basedOn w:val="Heading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Heading1"/>
    <w:uiPriority w:val="99"/>
    <w:pPr>
      <w:keepLines w:val="0"/>
      <w:pageBreakBefore/>
      <w:spacing w:before="240" w:after="120"/>
      <w:ind w:left="1350" w:hanging="1350"/>
    </w:pPr>
    <w:rPr>
      <w:rFonts w:eastAsia="Times New Roman"/>
      <w:kern w:val="1"/>
      <w:sz w:val="28"/>
      <w:lang w:val="en-CA"/>
    </w:rPr>
  </w:style>
  <w:style w:type="paragraph" w:styleId="ListNumber2">
    <w:name w:val="List Number 2"/>
    <w:basedOn w:val="Normal"/>
    <w:uiPriority w:val="99"/>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ListNumber3">
    <w:name w:val="List Number 3"/>
    <w:basedOn w:val="Normal"/>
    <w:pPr>
      <w:tabs>
        <w:tab w:val="left" w:pos="1800"/>
      </w:tabs>
      <w:spacing w:after="240" w:line="230" w:lineRule="atLeast"/>
      <w:ind w:left="1200" w:hanging="400"/>
      <w:jc w:val="both"/>
    </w:pPr>
    <w:rPr>
      <w:rFonts w:eastAsia="MS Mincho" w:cs="Times New Roman"/>
      <w:sz w:val="20"/>
      <w:szCs w:val="20"/>
      <w:lang w:val="en-GB"/>
    </w:rPr>
  </w:style>
  <w:style w:type="paragraph" w:styleId="ListNumber4">
    <w:name w:val="List Number 4"/>
    <w:basedOn w:val="Normal"/>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Normal"/>
    <w:pPr>
      <w:tabs>
        <w:tab w:val="left" w:pos="3240"/>
      </w:tabs>
      <w:spacing w:after="240" w:line="230" w:lineRule="atLeast"/>
    </w:pPr>
    <w:rPr>
      <w:rFonts w:eastAsia="MS Mincho" w:cs="Times New Roman"/>
      <w:sz w:val="20"/>
      <w:szCs w:val="20"/>
      <w:lang w:val="en-GB"/>
    </w:rPr>
  </w:style>
  <w:style w:type="paragraph" w:customStyle="1" w:styleId="zzLn6">
    <w:name w:val="zzLn6"/>
    <w:basedOn w:val="Normal"/>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Normal"/>
    <w:pPr>
      <w:tabs>
        <w:tab w:val="left" w:pos="660"/>
      </w:tabs>
      <w:spacing w:after="240" w:line="230" w:lineRule="atLeast"/>
      <w:jc w:val="both"/>
    </w:pPr>
    <w:rPr>
      <w:rFonts w:eastAsia="Times New Roman" w:cs="Times New Roman"/>
      <w:sz w:val="20"/>
      <w:szCs w:val="20"/>
      <w:lang w:val="en-GB"/>
    </w:rPr>
  </w:style>
  <w:style w:type="paragraph" w:styleId="TOC7">
    <w:name w:val="toc 7"/>
    <w:basedOn w:val="Normal"/>
    <w:uiPriority w:val="39"/>
    <w:pPr>
      <w:tabs>
        <w:tab w:val="right" w:leader="dot" w:pos="8274"/>
      </w:tabs>
      <w:ind w:left="1200"/>
    </w:pPr>
    <w:rPr>
      <w:rFonts w:ascii="Times New Roman" w:eastAsia="Times New Roman" w:hAnsi="Times New Roman" w:cs="Times New Roman"/>
      <w:sz w:val="18"/>
      <w:szCs w:val="20"/>
    </w:rPr>
  </w:style>
  <w:style w:type="paragraph" w:styleId="TOC8">
    <w:name w:val="toc 8"/>
    <w:basedOn w:val="Normal"/>
    <w:uiPriority w:val="39"/>
    <w:pPr>
      <w:tabs>
        <w:tab w:val="right" w:leader="dot" w:pos="7991"/>
      </w:tabs>
      <w:ind w:left="1400"/>
    </w:pPr>
    <w:rPr>
      <w:rFonts w:ascii="Times New Roman" w:eastAsia="Times New Roman" w:hAnsi="Times New Roman" w:cs="Times New Roman"/>
      <w:sz w:val="18"/>
      <w:szCs w:val="20"/>
    </w:rPr>
  </w:style>
  <w:style w:type="paragraph" w:styleId="TOC1">
    <w:name w:val="toc 1"/>
    <w:basedOn w:val="Normal"/>
    <w:uiPriority w:val="39"/>
    <w:rsid w:val="00D0316D"/>
    <w:pPr>
      <w:tabs>
        <w:tab w:val="right" w:leader="dot" w:pos="9972"/>
      </w:tabs>
      <w:spacing w:line="240" w:lineRule="auto"/>
      <w:jc w:val="both"/>
    </w:pPr>
    <w:rPr>
      <w:rFonts w:eastAsia="Times New Roman" w:cs="Times New Roman"/>
      <w:sz w:val="20"/>
      <w:szCs w:val="20"/>
      <w:lang w:val="fr-CA"/>
    </w:rPr>
  </w:style>
  <w:style w:type="paragraph" w:styleId="TOC2">
    <w:name w:val="toc 2"/>
    <w:basedOn w:val="Normal"/>
    <w:uiPriority w:val="39"/>
    <w:rsid w:val="00D0316D"/>
    <w:pPr>
      <w:tabs>
        <w:tab w:val="right" w:leader="dot" w:pos="9689"/>
      </w:tabs>
      <w:ind w:left="200"/>
    </w:pPr>
    <w:rPr>
      <w:rFonts w:eastAsia="Times New Roman" w:cs="Times New Roman"/>
      <w:sz w:val="20"/>
      <w:szCs w:val="20"/>
    </w:rPr>
  </w:style>
  <w:style w:type="paragraph" w:styleId="TOC3">
    <w:name w:val="toc 3"/>
    <w:basedOn w:val="Normal"/>
    <w:uiPriority w:val="39"/>
    <w:rsid w:val="00D0316D"/>
    <w:pPr>
      <w:tabs>
        <w:tab w:val="right" w:leader="dot" w:pos="9406"/>
      </w:tabs>
      <w:spacing w:line="240" w:lineRule="auto"/>
    </w:pPr>
    <w:rPr>
      <w:rFonts w:eastAsia="Times New Roman" w:cs="Times New Roman"/>
      <w:sz w:val="20"/>
      <w:szCs w:val="20"/>
    </w:rPr>
  </w:style>
  <w:style w:type="paragraph" w:styleId="TOC4">
    <w:name w:val="toc 4"/>
    <w:basedOn w:val="Normal"/>
    <w:uiPriority w:val="39"/>
    <w:rsid w:val="00D0316D"/>
    <w:pPr>
      <w:tabs>
        <w:tab w:val="right" w:leader="dot" w:pos="9123"/>
      </w:tabs>
      <w:spacing w:line="240" w:lineRule="auto"/>
    </w:pPr>
    <w:rPr>
      <w:rFonts w:eastAsia="Times New Roman" w:cs="Times New Roman"/>
      <w:sz w:val="20"/>
      <w:szCs w:val="20"/>
    </w:rPr>
  </w:style>
  <w:style w:type="paragraph" w:styleId="TOC5">
    <w:name w:val="toc 5"/>
    <w:basedOn w:val="Normal"/>
    <w:uiPriority w:val="39"/>
    <w:pPr>
      <w:tabs>
        <w:tab w:val="right" w:leader="dot" w:pos="8840"/>
      </w:tabs>
      <w:ind w:left="800"/>
    </w:pPr>
    <w:rPr>
      <w:rFonts w:ascii="Times New Roman" w:eastAsia="Times New Roman" w:hAnsi="Times New Roman" w:cs="Times New Roman"/>
      <w:sz w:val="18"/>
      <w:szCs w:val="20"/>
    </w:rPr>
  </w:style>
  <w:style w:type="paragraph" w:styleId="TOC6">
    <w:name w:val="toc 6"/>
    <w:basedOn w:val="Normal"/>
    <w:uiPriority w:val="39"/>
    <w:pPr>
      <w:tabs>
        <w:tab w:val="right" w:leader="dot" w:pos="8557"/>
      </w:tabs>
      <w:ind w:left="1000"/>
    </w:pPr>
    <w:rPr>
      <w:rFonts w:ascii="Times New Roman" w:eastAsia="Times New Roman" w:hAnsi="Times New Roman" w:cs="Times New Roman"/>
      <w:sz w:val="18"/>
      <w:szCs w:val="20"/>
    </w:rPr>
  </w:style>
  <w:style w:type="paragraph" w:styleId="TOC9">
    <w:name w:val="toc 9"/>
    <w:basedOn w:val="Normal"/>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Normal"/>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BodyTextIndent">
    <w:name w:val="Body Text Indent"/>
    <w:basedOn w:val="BodyText"/>
    <w:pPr>
      <w:spacing w:before="200"/>
      <w:ind w:left="567" w:firstLine="210"/>
    </w:pPr>
    <w:rPr>
      <w:rFonts w:eastAsia="Times New Roman" w:cs="Times New Roman"/>
    </w:rPr>
  </w:style>
  <w:style w:type="paragraph" w:styleId="BodyText2">
    <w:name w:val="Body Text 2"/>
    <w:basedOn w:val="Normal"/>
    <w:pPr>
      <w:spacing w:before="120" w:after="120"/>
      <w:jc w:val="center"/>
    </w:pPr>
    <w:rPr>
      <w:rFonts w:eastAsia="Times New Roman" w:cs="Times New Roman"/>
      <w:sz w:val="20"/>
      <w:szCs w:val="16"/>
      <w:lang w:val="en-CA"/>
    </w:rPr>
  </w:style>
  <w:style w:type="paragraph" w:styleId="BodyText3">
    <w:name w:val="Body Text 3"/>
    <w:basedOn w:val="Normal"/>
    <w:pPr>
      <w:spacing w:before="120"/>
      <w:jc w:val="center"/>
    </w:pPr>
    <w:rPr>
      <w:rFonts w:eastAsia="Times New Roman" w:cs="Times New Roman"/>
      <w:szCs w:val="10"/>
      <w:lang w:val="en-CA"/>
    </w:rPr>
  </w:style>
  <w:style w:type="paragraph" w:customStyle="1" w:styleId="EnvelopeAddress1">
    <w:name w:val="Envelope Address1"/>
    <w:basedOn w:val="Normal"/>
    <w:pPr>
      <w:spacing w:before="200"/>
      <w:ind w:left="2835"/>
    </w:pPr>
    <w:rPr>
      <w:rFonts w:eastAsia="Times New Roman"/>
    </w:rPr>
  </w:style>
  <w:style w:type="paragraph" w:customStyle="1" w:styleId="EnvelopeReturn1">
    <w:name w:val="Envelope Return1"/>
    <w:basedOn w:val="Normal"/>
    <w:pPr>
      <w:spacing w:before="200"/>
    </w:pPr>
    <w:rPr>
      <w:rFonts w:eastAsia="Times New Roman"/>
      <w:sz w:val="20"/>
      <w:szCs w:val="20"/>
    </w:rPr>
  </w:style>
  <w:style w:type="paragraph" w:styleId="HTMLAddress">
    <w:name w:val="HTML Address"/>
    <w:basedOn w:val="Normal"/>
    <w:pPr>
      <w:spacing w:before="200"/>
    </w:pPr>
    <w:rPr>
      <w:rFonts w:eastAsia="Times New Roman" w:cs="Times New Roman"/>
      <w:i/>
      <w:iCs/>
      <w:sz w:val="20"/>
      <w:szCs w:val="20"/>
    </w:rPr>
  </w:style>
  <w:style w:type="paragraph" w:styleId="Date">
    <w:name w:val="Date"/>
    <w:basedOn w:val="Normal"/>
    <w:pPr>
      <w:spacing w:before="200"/>
    </w:pPr>
    <w:rPr>
      <w:rFonts w:eastAsia="Times New Roman" w:cs="Times New Roman"/>
      <w:sz w:val="20"/>
      <w:szCs w:val="20"/>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DocumentMap">
    <w:name w:val="Document Map"/>
    <w:basedOn w:val="Normal"/>
    <w:pPr>
      <w:shd w:val="clear" w:color="auto" w:fill="000080"/>
      <w:spacing w:before="200"/>
    </w:pPr>
    <w:rPr>
      <w:rFonts w:ascii="Tahoma" w:eastAsia="Times New Roman" w:hAnsi="Tahoma" w:cs="Tahoma"/>
      <w:sz w:val="20"/>
      <w:szCs w:val="20"/>
    </w:rPr>
  </w:style>
  <w:style w:type="paragraph" w:styleId="Closing">
    <w:name w:val="Closing"/>
    <w:basedOn w:val="Normal"/>
    <w:pPr>
      <w:spacing w:before="200"/>
      <w:ind w:left="4252"/>
    </w:pPr>
    <w:rPr>
      <w:rFonts w:eastAsia="Times New Roman" w:cs="Times New Roman"/>
      <w:sz w:val="20"/>
      <w:szCs w:val="20"/>
    </w:rPr>
  </w:style>
  <w:style w:type="paragraph" w:customStyle="1" w:styleId="Index11">
    <w:name w:val="Index 11"/>
    <w:basedOn w:val="Normal"/>
    <w:pPr>
      <w:spacing w:before="200"/>
      <w:ind w:left="200" w:hanging="200"/>
    </w:pPr>
    <w:rPr>
      <w:rFonts w:eastAsia="Times New Roman" w:cs="Times New Roman"/>
      <w:sz w:val="20"/>
      <w:szCs w:val="20"/>
    </w:rPr>
  </w:style>
  <w:style w:type="paragraph" w:customStyle="1" w:styleId="Index21">
    <w:name w:val="Index 21"/>
    <w:basedOn w:val="Normal"/>
    <w:pPr>
      <w:spacing w:before="200"/>
      <w:ind w:left="400" w:hanging="200"/>
    </w:pPr>
    <w:rPr>
      <w:rFonts w:eastAsia="Times New Roman" w:cs="Times New Roman"/>
      <w:sz w:val="20"/>
      <w:szCs w:val="20"/>
    </w:rPr>
  </w:style>
  <w:style w:type="paragraph" w:customStyle="1" w:styleId="Index31">
    <w:name w:val="Index 31"/>
    <w:basedOn w:val="Normal"/>
    <w:pPr>
      <w:spacing w:before="200"/>
      <w:ind w:left="600" w:hanging="200"/>
    </w:pPr>
    <w:rPr>
      <w:rFonts w:eastAsia="Times New Roman" w:cs="Times New Roman"/>
      <w:sz w:val="20"/>
      <w:szCs w:val="20"/>
    </w:rPr>
  </w:style>
  <w:style w:type="paragraph" w:customStyle="1" w:styleId="Index41">
    <w:name w:val="Index 41"/>
    <w:basedOn w:val="Normal"/>
    <w:pPr>
      <w:spacing w:before="200"/>
      <w:ind w:left="800" w:hanging="200"/>
    </w:pPr>
    <w:rPr>
      <w:rFonts w:eastAsia="Times New Roman" w:cs="Times New Roman"/>
      <w:sz w:val="20"/>
      <w:szCs w:val="20"/>
    </w:rPr>
  </w:style>
  <w:style w:type="paragraph" w:customStyle="1" w:styleId="Index51">
    <w:name w:val="Index 51"/>
    <w:basedOn w:val="Normal"/>
    <w:pPr>
      <w:spacing w:before="200"/>
      <w:ind w:left="1000" w:hanging="200"/>
    </w:pPr>
    <w:rPr>
      <w:rFonts w:eastAsia="Times New Roman" w:cs="Times New Roman"/>
      <w:sz w:val="20"/>
      <w:szCs w:val="20"/>
    </w:rPr>
  </w:style>
  <w:style w:type="paragraph" w:customStyle="1" w:styleId="Index61">
    <w:name w:val="Index 61"/>
    <w:basedOn w:val="Normal"/>
    <w:pPr>
      <w:spacing w:before="200"/>
      <w:ind w:left="1200" w:hanging="200"/>
    </w:pPr>
    <w:rPr>
      <w:rFonts w:eastAsia="Times New Roman" w:cs="Times New Roman"/>
      <w:sz w:val="20"/>
      <w:szCs w:val="20"/>
    </w:rPr>
  </w:style>
  <w:style w:type="paragraph" w:customStyle="1" w:styleId="Index71">
    <w:name w:val="Index 71"/>
    <w:basedOn w:val="Normal"/>
    <w:pPr>
      <w:spacing w:before="200"/>
      <w:ind w:left="1400" w:hanging="200"/>
    </w:pPr>
    <w:rPr>
      <w:rFonts w:eastAsia="Times New Roman" w:cs="Times New Roman"/>
      <w:sz w:val="20"/>
      <w:szCs w:val="20"/>
    </w:rPr>
  </w:style>
  <w:style w:type="paragraph" w:customStyle="1" w:styleId="Index81">
    <w:name w:val="Index 81"/>
    <w:basedOn w:val="Normal"/>
    <w:pPr>
      <w:spacing w:before="200"/>
      <w:ind w:left="1600" w:hanging="200"/>
    </w:pPr>
    <w:rPr>
      <w:rFonts w:eastAsia="Times New Roman" w:cs="Times New Roman"/>
      <w:sz w:val="20"/>
      <w:szCs w:val="20"/>
    </w:rPr>
  </w:style>
  <w:style w:type="paragraph" w:customStyle="1" w:styleId="Index91">
    <w:name w:val="Index 91"/>
    <w:basedOn w:val="Normal"/>
    <w:pPr>
      <w:spacing w:before="200"/>
      <w:ind w:left="1800" w:hanging="200"/>
    </w:pPr>
    <w:rPr>
      <w:rFonts w:eastAsia="Times New Roman" w:cs="Times New Roman"/>
      <w:sz w:val="20"/>
      <w:szCs w:val="20"/>
    </w:rPr>
  </w:style>
  <w:style w:type="paragraph" w:styleId="List2">
    <w:name w:val="List 2"/>
    <w:basedOn w:val="Normal"/>
    <w:pPr>
      <w:spacing w:before="200" w:after="120"/>
      <w:ind w:left="566" w:hanging="283"/>
    </w:pPr>
    <w:rPr>
      <w:rFonts w:eastAsia="Times New Roman" w:cs="Times New Roman"/>
      <w:sz w:val="20"/>
      <w:szCs w:val="20"/>
    </w:rPr>
  </w:style>
  <w:style w:type="paragraph" w:styleId="List3">
    <w:name w:val="List 3"/>
    <w:basedOn w:val="Normal"/>
    <w:pPr>
      <w:spacing w:before="200" w:after="120"/>
      <w:ind w:left="849" w:hanging="283"/>
    </w:pPr>
    <w:rPr>
      <w:rFonts w:eastAsia="Times New Roman" w:cs="Times New Roman"/>
      <w:sz w:val="20"/>
      <w:szCs w:val="20"/>
    </w:rPr>
  </w:style>
  <w:style w:type="paragraph" w:styleId="List4">
    <w:name w:val="List 4"/>
    <w:basedOn w:val="Normal"/>
    <w:pPr>
      <w:spacing w:before="200" w:after="120"/>
      <w:ind w:left="1132" w:hanging="283"/>
    </w:pPr>
    <w:rPr>
      <w:rFonts w:eastAsia="Times New Roman" w:cs="Times New Roman"/>
      <w:sz w:val="20"/>
      <w:szCs w:val="20"/>
    </w:rPr>
  </w:style>
  <w:style w:type="paragraph" w:styleId="List5">
    <w:name w:val="List 5"/>
    <w:basedOn w:val="Normal"/>
    <w:pPr>
      <w:spacing w:before="200" w:after="120"/>
      <w:ind w:left="1415" w:hanging="283"/>
    </w:pPr>
    <w:rPr>
      <w:rFonts w:eastAsia="Times New Roman" w:cs="Times New Roman"/>
      <w:sz w:val="20"/>
      <w:szCs w:val="20"/>
    </w:rPr>
  </w:style>
  <w:style w:type="paragraph" w:styleId="ListNumber5">
    <w:name w:val="List Number 5"/>
    <w:basedOn w:val="Normal"/>
    <w:pPr>
      <w:tabs>
        <w:tab w:val="left" w:pos="1492"/>
      </w:tabs>
      <w:spacing w:before="200"/>
      <w:ind w:left="1492" w:hanging="360"/>
    </w:pPr>
    <w:rPr>
      <w:rFonts w:eastAsia="Times New Roman" w:cs="Times New Roman"/>
      <w:sz w:val="20"/>
      <w:szCs w:val="20"/>
    </w:rPr>
  </w:style>
  <w:style w:type="paragraph" w:styleId="ListBullet2">
    <w:name w:val="List Bullet 2"/>
    <w:basedOn w:val="Normal"/>
    <w:pPr>
      <w:tabs>
        <w:tab w:val="left" w:pos="643"/>
      </w:tabs>
      <w:spacing w:before="200"/>
      <w:ind w:left="643" w:hanging="360"/>
    </w:pPr>
    <w:rPr>
      <w:rFonts w:eastAsia="Times New Roman" w:cs="Times New Roman"/>
      <w:sz w:val="20"/>
      <w:szCs w:val="20"/>
    </w:rPr>
  </w:style>
  <w:style w:type="paragraph" w:styleId="ListBullet3">
    <w:name w:val="List Bullet 3"/>
    <w:basedOn w:val="Normal"/>
    <w:pPr>
      <w:tabs>
        <w:tab w:val="left" w:pos="926"/>
      </w:tabs>
      <w:spacing w:before="200"/>
      <w:ind w:left="926" w:hanging="360"/>
    </w:pPr>
    <w:rPr>
      <w:rFonts w:eastAsia="Times New Roman" w:cs="Times New Roman"/>
      <w:sz w:val="20"/>
      <w:szCs w:val="20"/>
    </w:rPr>
  </w:style>
  <w:style w:type="paragraph" w:styleId="ListBullet4">
    <w:name w:val="List Bullet 4"/>
    <w:basedOn w:val="Normal"/>
    <w:pPr>
      <w:tabs>
        <w:tab w:val="left" w:pos="1209"/>
      </w:tabs>
      <w:spacing w:before="200"/>
      <w:ind w:left="1209" w:hanging="360"/>
    </w:pPr>
    <w:rPr>
      <w:rFonts w:eastAsia="Times New Roman" w:cs="Times New Roman"/>
      <w:sz w:val="20"/>
      <w:szCs w:val="20"/>
    </w:rPr>
  </w:style>
  <w:style w:type="paragraph" w:styleId="ListBullet5">
    <w:name w:val="List Bullet 5"/>
    <w:basedOn w:val="Normal"/>
    <w:pPr>
      <w:tabs>
        <w:tab w:val="left" w:pos="1492"/>
      </w:tabs>
      <w:spacing w:before="200"/>
      <w:ind w:left="1492" w:hanging="360"/>
    </w:pPr>
    <w:rPr>
      <w:rFonts w:eastAsia="Times New Roman" w:cs="Times New Roman"/>
      <w:sz w:val="20"/>
      <w:szCs w:val="20"/>
    </w:rPr>
  </w:style>
  <w:style w:type="paragraph" w:styleId="ListContinue">
    <w:name w:val="List Continue"/>
    <w:basedOn w:val="Normal"/>
    <w:pPr>
      <w:spacing w:before="200" w:after="120"/>
      <w:ind w:left="283"/>
    </w:pPr>
    <w:rPr>
      <w:rFonts w:eastAsia="Times New Roman" w:cs="Times New Roman"/>
      <w:sz w:val="20"/>
      <w:szCs w:val="20"/>
    </w:rPr>
  </w:style>
  <w:style w:type="paragraph" w:styleId="ListContinue2">
    <w:name w:val="List Continue 2"/>
    <w:basedOn w:val="Normal"/>
    <w:pPr>
      <w:spacing w:before="200" w:after="120"/>
      <w:ind w:left="566"/>
    </w:pPr>
    <w:rPr>
      <w:rFonts w:eastAsia="Times New Roman" w:cs="Times New Roman"/>
      <w:sz w:val="20"/>
      <w:szCs w:val="20"/>
    </w:rPr>
  </w:style>
  <w:style w:type="paragraph" w:styleId="ListContinue3">
    <w:name w:val="List Continue 3"/>
    <w:basedOn w:val="Normal"/>
    <w:pPr>
      <w:spacing w:before="200" w:after="120"/>
      <w:ind w:left="849"/>
    </w:pPr>
    <w:rPr>
      <w:rFonts w:eastAsia="Times New Roman" w:cs="Times New Roman"/>
      <w:sz w:val="20"/>
      <w:szCs w:val="20"/>
    </w:rPr>
  </w:style>
  <w:style w:type="paragraph" w:styleId="ListContinue4">
    <w:name w:val="List Continue 4"/>
    <w:basedOn w:val="Normal"/>
    <w:pPr>
      <w:spacing w:before="200" w:after="120"/>
      <w:ind w:left="1132"/>
    </w:pPr>
    <w:rPr>
      <w:rFonts w:eastAsia="Times New Roman" w:cs="Times New Roman"/>
      <w:sz w:val="20"/>
      <w:szCs w:val="20"/>
    </w:rPr>
  </w:style>
  <w:style w:type="paragraph" w:styleId="ListContinue5">
    <w:name w:val="List Continue 5"/>
    <w:basedOn w:val="Normal"/>
    <w:pPr>
      <w:spacing w:before="200" w:after="120"/>
      <w:ind w:left="1415"/>
    </w:pPr>
    <w:rPr>
      <w:rFonts w:eastAsia="Times New Roman" w:cs="Times New Roman"/>
      <w:sz w:val="20"/>
      <w:szCs w:val="20"/>
    </w:rPr>
  </w:style>
  <w:style w:type="paragraph" w:styleId="NormalWeb">
    <w:name w:val="Normal (Web)"/>
    <w:basedOn w:val="Normal"/>
    <w:uiPriority w:val="99"/>
    <w:pPr>
      <w:spacing w:before="200"/>
    </w:pPr>
    <w:rPr>
      <w:rFonts w:ascii="Times New Roman" w:eastAsia="Times New Roman" w:hAnsi="Times New Roman" w:cs="Times New Roman"/>
    </w:rPr>
  </w:style>
  <w:style w:type="paragraph" w:styleId="BlockText">
    <w:name w:val="Block Text"/>
    <w:basedOn w:val="Normal"/>
    <w:pPr>
      <w:spacing w:before="200" w:after="120"/>
      <w:ind w:left="1440" w:right="1440"/>
    </w:pPr>
    <w:rPr>
      <w:rFonts w:eastAsia="Times New Roman" w:cs="Times New Roman"/>
      <w:sz w:val="20"/>
      <w:szCs w:val="20"/>
    </w:rPr>
  </w:style>
  <w:style w:type="paragraph" w:customStyle="1" w:styleId="EndnoteText1">
    <w:name w:val="Endnote Text1"/>
    <w:basedOn w:val="Normal"/>
    <w:pPr>
      <w:spacing w:before="200"/>
    </w:pPr>
    <w:rPr>
      <w:rFonts w:eastAsia="Times New Roman" w:cs="Times New Roman"/>
      <w:sz w:val="20"/>
      <w:szCs w:val="20"/>
    </w:rPr>
  </w:style>
  <w:style w:type="paragraph" w:styleId="HTMLPreformatted">
    <w:name w:val="HTML Preformatted"/>
    <w:basedOn w:val="Normal"/>
    <w:pPr>
      <w:spacing w:before="200"/>
    </w:pPr>
    <w:rPr>
      <w:rFonts w:ascii="Courier New" w:eastAsia="Times New Roman" w:hAnsi="Courier New" w:cs="Courier New"/>
      <w:sz w:val="20"/>
      <w:szCs w:val="20"/>
    </w:rPr>
  </w:style>
  <w:style w:type="paragraph" w:styleId="BodyTextIndent2">
    <w:name w:val="Body Text Indent 2"/>
    <w:basedOn w:val="Normal"/>
    <w:pPr>
      <w:spacing w:before="200" w:after="120" w:line="480" w:lineRule="auto"/>
      <w:ind w:left="283"/>
    </w:pPr>
    <w:rPr>
      <w:rFonts w:eastAsia="Times New Roman" w:cs="Times New Roman"/>
      <w:sz w:val="20"/>
      <w:szCs w:val="20"/>
    </w:rPr>
  </w:style>
  <w:style w:type="paragraph" w:styleId="BodyTextIndent3">
    <w:name w:val="Body Text Indent 3"/>
    <w:basedOn w:val="Normal"/>
    <w:pPr>
      <w:spacing w:before="200" w:after="120"/>
      <w:ind w:left="283"/>
    </w:pPr>
    <w:rPr>
      <w:rFonts w:eastAsia="Times New Roman" w:cs="Times New Roman"/>
      <w:szCs w:val="16"/>
    </w:rPr>
  </w:style>
  <w:style w:type="paragraph" w:styleId="BodyTextFirstIndent2">
    <w:name w:val="Body Text First Indent 2"/>
    <w:basedOn w:val="BodyTextIndent"/>
    <w:pPr>
      <w:ind w:left="283"/>
    </w:pPr>
  </w:style>
  <w:style w:type="paragraph" w:styleId="NormalIndent">
    <w:name w:val="Normal Indent"/>
    <w:basedOn w:val="Normal"/>
    <w:pPr>
      <w:spacing w:before="200"/>
      <w:ind w:left="708"/>
    </w:pPr>
    <w:rPr>
      <w:rFonts w:eastAsia="Times New Roman" w:cs="Times New Roman"/>
      <w:sz w:val="20"/>
      <w:szCs w:val="20"/>
    </w:rPr>
  </w:style>
  <w:style w:type="paragraph" w:customStyle="1" w:styleId="Complimentaryclose">
    <w:name w:val="Complimentary close"/>
    <w:basedOn w:val="Normal"/>
    <w:pPr>
      <w:suppressLineNumbers/>
      <w:spacing w:before="200"/>
    </w:pPr>
    <w:rPr>
      <w:rFonts w:eastAsia="Times New Roman" w:cs="Times New Roman"/>
      <w:sz w:val="20"/>
      <w:szCs w:val="20"/>
    </w:rPr>
  </w:style>
  <w:style w:type="paragraph" w:styleId="Signature">
    <w:name w:val="Signature"/>
    <w:basedOn w:val="Normal"/>
    <w:pPr>
      <w:suppressLineNumbers/>
      <w:spacing w:before="200"/>
      <w:ind w:left="4252"/>
    </w:pPr>
    <w:rPr>
      <w:rFonts w:eastAsia="Times New Roman" w:cs="Times New Roman"/>
      <w:sz w:val="20"/>
      <w:szCs w:val="20"/>
    </w:rPr>
  </w:style>
  <w:style w:type="paragraph" w:styleId="E-mailSignature">
    <w:name w:val="E-mail Signature"/>
    <w:basedOn w:val="Normal"/>
    <w:pPr>
      <w:spacing w:before="200"/>
    </w:pPr>
    <w:rPr>
      <w:rFonts w:eastAsia="Times New Roman" w:cs="Times New Roman"/>
      <w:sz w:val="20"/>
      <w:szCs w:val="20"/>
    </w:rPr>
  </w:style>
  <w:style w:type="paragraph" w:customStyle="1" w:styleId="TableofFigures1">
    <w:name w:val="Table of Figures1"/>
    <w:basedOn w:val="Normal"/>
    <w:pPr>
      <w:spacing w:before="200"/>
      <w:ind w:left="400" w:hanging="400"/>
    </w:pPr>
    <w:rPr>
      <w:rFonts w:eastAsia="Times New Roman" w:cs="Times New Roman"/>
      <w:sz w:val="20"/>
      <w:szCs w:val="20"/>
    </w:rPr>
  </w:style>
  <w:style w:type="paragraph" w:customStyle="1" w:styleId="TableofAuthorities1">
    <w:name w:val="Table of Authorities1"/>
    <w:basedOn w:val="Normal"/>
    <w:pPr>
      <w:spacing w:before="200"/>
      <w:ind w:left="200" w:hanging="200"/>
    </w:pPr>
    <w:rPr>
      <w:rFonts w:eastAsia="Times New Roman" w:cs="Times New Roman"/>
      <w:sz w:val="20"/>
      <w:szCs w:val="20"/>
    </w:rPr>
  </w:style>
  <w:style w:type="paragraph" w:styleId="PlainText">
    <w:name w:val="Plain Text"/>
    <w:basedOn w:val="Normal"/>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NoteHeading">
    <w:name w:val="Note Heading"/>
    <w:basedOn w:val="Normal"/>
    <w:pPr>
      <w:spacing w:before="200"/>
    </w:pPr>
    <w:rPr>
      <w:rFonts w:eastAsia="Times New Roman" w:cs="Times New Roman"/>
      <w:sz w:val="20"/>
      <w:szCs w:val="20"/>
    </w:rPr>
  </w:style>
  <w:style w:type="paragraph" w:customStyle="1" w:styleId="IndexHeading1">
    <w:name w:val="Index Heading1"/>
    <w:basedOn w:val="Normal"/>
    <w:pPr>
      <w:spacing w:before="200"/>
    </w:pPr>
    <w:rPr>
      <w:rFonts w:eastAsia="Times New Roman"/>
      <w:b/>
      <w:bCs/>
      <w:sz w:val="20"/>
      <w:szCs w:val="20"/>
    </w:rPr>
  </w:style>
  <w:style w:type="paragraph" w:customStyle="1" w:styleId="TOAHeading1">
    <w:name w:val="TOA Heading1"/>
    <w:basedOn w:val="Normal"/>
    <w:pPr>
      <w:spacing w:before="120"/>
    </w:pPr>
    <w:rPr>
      <w:rFonts w:eastAsia="Times New Roman"/>
      <w:b/>
      <w:bCs/>
    </w:rPr>
  </w:style>
  <w:style w:type="paragraph" w:customStyle="1" w:styleId="CM6">
    <w:name w:val="CM6"/>
    <w:basedOn w:val="Normal"/>
    <w:pPr>
      <w:spacing w:line="226" w:lineRule="atLeast"/>
    </w:pPr>
    <w:rPr>
      <w:rFonts w:eastAsia="Times New Roman" w:cs="Times New Roman"/>
      <w:color w:val="00000A"/>
    </w:rPr>
  </w:style>
  <w:style w:type="paragraph" w:customStyle="1" w:styleId="CM32">
    <w:name w:val="CM32"/>
    <w:basedOn w:val="Normal"/>
    <w:pPr>
      <w:spacing w:after="240"/>
    </w:pPr>
    <w:rPr>
      <w:rFonts w:eastAsia="Times New Roman" w:cs="Times New Roman"/>
      <w:color w:val="00000A"/>
    </w:rPr>
  </w:style>
  <w:style w:type="paragraph" w:customStyle="1" w:styleId="CM11">
    <w:name w:val="CM11"/>
    <w:basedOn w:val="Normal"/>
    <w:pPr>
      <w:spacing w:line="231" w:lineRule="atLeast"/>
    </w:pPr>
    <w:rPr>
      <w:rFonts w:eastAsia="Times New Roman" w:cs="Times New Roman"/>
      <w:color w:val="00000A"/>
    </w:rPr>
  </w:style>
  <w:style w:type="paragraph" w:customStyle="1" w:styleId="CM46">
    <w:name w:val="CM46"/>
    <w:basedOn w:val="Normal"/>
    <w:pPr>
      <w:spacing w:after="237"/>
    </w:pPr>
    <w:rPr>
      <w:rFonts w:eastAsia="Times New Roman" w:cs="Times New Roman"/>
      <w:color w:val="00000A"/>
    </w:rPr>
  </w:style>
  <w:style w:type="paragraph" w:customStyle="1" w:styleId="CM10">
    <w:name w:val="CM10"/>
    <w:basedOn w:val="Normal"/>
    <w:pPr>
      <w:spacing w:line="473" w:lineRule="atLeast"/>
    </w:pPr>
    <w:rPr>
      <w:rFonts w:eastAsia="Times New Roman" w:cs="Times New Roman"/>
      <w:color w:val="00000A"/>
    </w:rPr>
  </w:style>
  <w:style w:type="paragraph" w:customStyle="1" w:styleId="Style1">
    <w:name w:val="Style1"/>
    <w:basedOn w:val="Heading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Heading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Normal"/>
    <w:pPr>
      <w:spacing w:before="100" w:after="100"/>
    </w:pPr>
    <w:rPr>
      <w:rFonts w:ascii="Times New Roman" w:eastAsia="Times New Roman" w:hAnsi="Times New Roman" w:cs="Times New Roman"/>
      <w:b/>
      <w:bCs/>
      <w:lang w:val="fr-CA"/>
    </w:rPr>
  </w:style>
  <w:style w:type="paragraph" w:customStyle="1" w:styleId="tableblack">
    <w:name w:val="tableblack"/>
    <w:basedOn w:val="Normal"/>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Normal"/>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Normal"/>
    <w:pPr>
      <w:spacing w:before="100" w:after="100"/>
    </w:pPr>
    <w:rPr>
      <w:rFonts w:ascii="Times New Roman" w:eastAsia="Times New Roman" w:hAnsi="Times New Roman" w:cs="Times New Roman"/>
      <w:lang w:val="fr-CA"/>
    </w:rPr>
  </w:style>
  <w:style w:type="paragraph" w:customStyle="1" w:styleId="tablecopyright">
    <w:name w:val="tablecopyright"/>
    <w:basedOn w:val="Normal"/>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Normal"/>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Normal"/>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Normal"/>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Normal"/>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Normal"/>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Normal"/>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Normal"/>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Normal"/>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Normal"/>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Normal"/>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Normal"/>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Normal"/>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Normal"/>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Normal"/>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Normal"/>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Normal"/>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Normal"/>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Normal"/>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Normal"/>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Normal"/>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Normal"/>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Normal"/>
    <w:rPr>
      <w:rFonts w:eastAsia="Times New Roman"/>
      <w:b/>
      <w:bCs/>
      <w:sz w:val="18"/>
      <w:szCs w:val="18"/>
      <w:lang w:val="fr-CA"/>
    </w:rPr>
  </w:style>
  <w:style w:type="paragraph" w:customStyle="1" w:styleId="StyleBodyText11pt">
    <w:name w:val="Style Body Text + 11 pt"/>
    <w:basedOn w:val="BodyText"/>
    <w:pPr>
      <w:spacing w:before="200"/>
      <w:ind w:left="567"/>
      <w:jc w:val="both"/>
    </w:pPr>
    <w:rPr>
      <w:rFonts w:eastAsia="Times New Roman" w:cs="Times New Roman"/>
      <w:lang w:val="en-CA"/>
    </w:rPr>
  </w:style>
  <w:style w:type="paragraph" w:customStyle="1" w:styleId="Copyright">
    <w:name w:val="Copyright"/>
    <w:basedOn w:val="Normal"/>
    <w:pPr>
      <w:tabs>
        <w:tab w:val="right" w:pos="9360"/>
      </w:tabs>
      <w:ind w:left="900"/>
      <w:jc w:val="both"/>
    </w:pPr>
    <w:rPr>
      <w:rFonts w:eastAsia="Times New Roman"/>
      <w:sz w:val="20"/>
      <w:szCs w:val="20"/>
      <w:lang w:val="en-CA"/>
    </w:rPr>
  </w:style>
  <w:style w:type="paragraph" w:customStyle="1" w:styleId="TOCTitle">
    <w:name w:val="TOC Title"/>
    <w:basedOn w:val="Normal"/>
    <w:pPr>
      <w:spacing w:before="360" w:after="120"/>
      <w:jc w:val="center"/>
    </w:pPr>
    <w:rPr>
      <w:rFonts w:eastAsia="Times New Roman" w:cs="Times New Roman"/>
      <w:b/>
    </w:rPr>
  </w:style>
  <w:style w:type="paragraph" w:customStyle="1" w:styleId="ListofSymbandAbbrev">
    <w:name w:val="List of Symb and Abbrev"/>
    <w:basedOn w:val="BodyText"/>
    <w:pPr>
      <w:tabs>
        <w:tab w:val="left" w:pos="2410"/>
      </w:tabs>
      <w:spacing w:before="200"/>
      <w:ind w:left="567"/>
      <w:jc w:val="both"/>
    </w:pPr>
    <w:rPr>
      <w:rFonts w:eastAsia="Times New Roman" w:cs="Times New Roman"/>
      <w:lang w:val="en-CA"/>
    </w:rPr>
  </w:style>
  <w:style w:type="paragraph" w:customStyle="1" w:styleId="Titlenoindex">
    <w:name w:val="Title no index"/>
    <w:basedOn w:val="Normal"/>
    <w:pPr>
      <w:spacing w:before="240" w:after="240"/>
      <w:jc w:val="center"/>
    </w:pPr>
    <w:rPr>
      <w:rFonts w:eastAsia="Times New Roman"/>
      <w:b/>
      <w:color w:val="365F91"/>
      <w:sz w:val="32"/>
      <w:szCs w:val="32"/>
    </w:rPr>
  </w:style>
  <w:style w:type="paragraph" w:customStyle="1" w:styleId="AbstractandIntro">
    <w:name w:val="Abstract and Intro"/>
    <w:basedOn w:val="Heading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Heading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Normal"/>
    <w:rPr>
      <w:rFonts w:eastAsia="MS Mincho" w:cs="Times New Roman"/>
      <w:b/>
      <w:color w:val="365F91"/>
      <w:szCs w:val="20"/>
      <w:lang w:val="en-GB"/>
    </w:rPr>
  </w:style>
  <w:style w:type="paragraph" w:customStyle="1" w:styleId="Tabletype">
    <w:name w:val="Table type"/>
    <w:basedOn w:val="Normal"/>
    <w:rPr>
      <w:rFonts w:eastAsia="Times New Roman"/>
      <w:color w:val="484848"/>
      <w:sz w:val="18"/>
      <w:szCs w:val="18"/>
    </w:rPr>
  </w:style>
  <w:style w:type="paragraph" w:styleId="Revision">
    <w:name w:val="Revision"/>
    <w:uiPriority w:val="99"/>
    <w:pPr>
      <w:suppressAutoHyphens/>
      <w:spacing w:line="100" w:lineRule="atLeast"/>
    </w:pPr>
    <w:rPr>
      <w:sz w:val="24"/>
      <w:szCs w:val="24"/>
      <w:lang w:val="en-US" w:eastAsia="ar-SA"/>
    </w:rPr>
  </w:style>
  <w:style w:type="paragraph" w:customStyle="1" w:styleId="OList1">
    <w:name w:val="OList1"/>
    <w:basedOn w:val="List"/>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uiPriority w:val="99"/>
    <w:pPr>
      <w:numPr>
        <w:numId w:val="0"/>
      </w:numPr>
      <w:ind w:left="1350" w:hanging="1350"/>
    </w:pPr>
  </w:style>
  <w:style w:type="paragraph" w:customStyle="1" w:styleId="AppH-1">
    <w:name w:val="AppH-1"/>
    <w:basedOn w:val="Heading2"/>
    <w:pPr>
      <w:keepLines w:val="0"/>
      <w:numPr>
        <w:ilvl w:val="0"/>
        <w:numId w:val="0"/>
      </w:numPr>
      <w:spacing w:before="240" w:after="80"/>
    </w:pPr>
    <w:rPr>
      <w:bCs/>
      <w:iCs/>
      <w:lang w:val="en-CA"/>
    </w:rPr>
  </w:style>
  <w:style w:type="paragraph" w:customStyle="1" w:styleId="Annex-F-2">
    <w:name w:val="Annex-F-2"/>
    <w:basedOn w:val="Heading3"/>
    <w:pPr>
      <w:keepLines w:val="0"/>
      <w:numPr>
        <w:ilvl w:val="0"/>
        <w:numId w:val="0"/>
      </w:numPr>
      <w:tabs>
        <w:tab w:val="num" w:pos="0"/>
      </w:tabs>
      <w:spacing w:before="240" w:after="80"/>
      <w:ind w:left="432" w:hanging="432"/>
    </w:pPr>
    <w:rPr>
      <w:bCs w:val="0"/>
      <w:iCs w:val="0"/>
    </w:rPr>
  </w:style>
  <w:style w:type="paragraph" w:customStyle="1" w:styleId="AppH-C">
    <w:name w:val="AppH-C"/>
    <w:basedOn w:val="Heading2"/>
    <w:pPr>
      <w:keepLines w:val="0"/>
      <w:numPr>
        <w:ilvl w:val="0"/>
        <w:numId w:val="0"/>
      </w:numPr>
      <w:spacing w:before="240" w:after="80"/>
    </w:pPr>
    <w:rPr>
      <w:bCs/>
      <w:iCs/>
      <w:lang w:val="en-CA"/>
    </w:rPr>
  </w:style>
  <w:style w:type="paragraph" w:customStyle="1" w:styleId="Annex-F-7">
    <w:name w:val="Annex-F-7"/>
    <w:basedOn w:val="Heading2"/>
    <w:pPr>
      <w:keepLines w:val="0"/>
      <w:numPr>
        <w:ilvl w:val="0"/>
        <w:numId w:val="0"/>
      </w:numPr>
      <w:spacing w:before="240" w:after="80"/>
    </w:pPr>
    <w:rPr>
      <w:bCs/>
      <w:iCs/>
      <w:lang w:val="en-CA"/>
    </w:rPr>
  </w:style>
  <w:style w:type="paragraph" w:customStyle="1" w:styleId="AppH-E">
    <w:name w:val="AppH-E"/>
    <w:basedOn w:val="Heading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Normal"/>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Normal"/>
    <w:rPr>
      <w:rFonts w:eastAsia="Times New Roman" w:cs="Times New Roman"/>
      <w:b/>
      <w:sz w:val="28"/>
      <w:szCs w:val="20"/>
      <w:lang w:val="en-GB"/>
    </w:rPr>
  </w:style>
  <w:style w:type="paragraph" w:customStyle="1" w:styleId="Fig-Caption">
    <w:name w:val="Fig-Caption"/>
    <w:basedOn w:val="Normal"/>
    <w:pPr>
      <w:ind w:left="1440" w:right="1440"/>
      <w:jc w:val="center"/>
    </w:pPr>
    <w:rPr>
      <w:rFonts w:eastAsia="Times New Roman" w:cs="Times New Roman"/>
      <w:b/>
      <w:sz w:val="20"/>
      <w:szCs w:val="20"/>
      <w:lang w:val="en-GB"/>
    </w:rPr>
  </w:style>
  <w:style w:type="paragraph" w:customStyle="1" w:styleId="ParagraphText">
    <w:name w:val="Paragraph Text"/>
    <w:basedOn w:val="Normal"/>
    <w:uiPriority w:val="99"/>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Normal"/>
  </w:style>
  <w:style w:type="paragraph" w:customStyle="1" w:styleId="Annex-F-3">
    <w:name w:val="Annex-F-3"/>
    <w:basedOn w:val="Heading4"/>
    <w:pPr>
      <w:numPr>
        <w:ilvl w:val="0"/>
        <w:numId w:val="0"/>
      </w:numPr>
    </w:pPr>
  </w:style>
  <w:style w:type="paragraph" w:customStyle="1" w:styleId="Annex-F-4">
    <w:name w:val="Annex-F-4"/>
    <w:basedOn w:val="Annex-F-3"/>
    <w:pPr>
      <w:ind w:left="720" w:hanging="720"/>
    </w:pPr>
  </w:style>
  <w:style w:type="paragraph" w:customStyle="1" w:styleId="AppH-A">
    <w:name w:val="AppH-A"/>
    <w:basedOn w:val="Heading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Normal"/>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Normal"/>
    <w:pPr>
      <w:spacing w:after="220" w:line="230" w:lineRule="atLeast"/>
      <w:jc w:val="right"/>
    </w:pPr>
    <w:rPr>
      <w:rFonts w:eastAsia="MS Mincho" w:cs="Times New Roman"/>
      <w:b/>
      <w:szCs w:val="20"/>
      <w:lang w:val="en-GB"/>
    </w:rPr>
  </w:style>
  <w:style w:type="paragraph" w:customStyle="1" w:styleId="S122Heading1">
    <w:name w:val="S122Heading1"/>
    <w:basedOn w:val="Heading1"/>
    <w:pPr>
      <w:numPr>
        <w:numId w:val="0"/>
      </w:numPr>
    </w:pPr>
  </w:style>
  <w:style w:type="paragraph" w:customStyle="1" w:styleId="S122Heading2">
    <w:name w:val="S122Heading2"/>
    <w:basedOn w:val="Heading2"/>
    <w:pPr>
      <w:numPr>
        <w:ilvl w:val="0"/>
        <w:numId w:val="0"/>
      </w:numPr>
    </w:pPr>
  </w:style>
  <w:style w:type="paragraph" w:customStyle="1" w:styleId="S122Heading3">
    <w:name w:val="S122Heading3"/>
    <w:basedOn w:val="Heading3"/>
    <w:pPr>
      <w:numPr>
        <w:ilvl w:val="0"/>
        <w:numId w:val="0"/>
      </w:numPr>
    </w:pPr>
  </w:style>
  <w:style w:type="paragraph" w:customStyle="1" w:styleId="Lev1Heading">
    <w:name w:val="Lev1_Heading"/>
    <w:basedOn w:val="ListParagraph"/>
    <w:pPr>
      <w:tabs>
        <w:tab w:val="num" w:pos="0"/>
      </w:tabs>
      <w:spacing w:after="160"/>
      <w:ind w:left="432" w:hanging="432"/>
    </w:pPr>
    <w:rPr>
      <w:b/>
    </w:rPr>
  </w:style>
  <w:style w:type="paragraph" w:customStyle="1" w:styleId="Lev2Heading">
    <w:name w:val="Lev2_Heading"/>
    <w:basedOn w:val="ListParagraph"/>
    <w:pPr>
      <w:spacing w:after="160"/>
    </w:pPr>
    <w:rPr>
      <w:b/>
      <w:sz w:val="22"/>
    </w:rPr>
  </w:style>
  <w:style w:type="paragraph" w:customStyle="1" w:styleId="Lev3Heading">
    <w:name w:val="Lev3_Heading"/>
    <w:basedOn w:val="ListParagraph"/>
    <w:pPr>
      <w:spacing w:after="160"/>
      <w:ind w:left="1225" w:hanging="1225"/>
    </w:pPr>
    <w:rPr>
      <w:b/>
      <w:sz w:val="22"/>
    </w:rPr>
  </w:style>
  <w:style w:type="paragraph" w:customStyle="1" w:styleId="Lev5Heading">
    <w:name w:val="Lev5_Heading"/>
    <w:basedOn w:val="ListParagraph"/>
    <w:pPr>
      <w:spacing w:after="160"/>
    </w:pPr>
    <w:rPr>
      <w:b/>
      <w:sz w:val="22"/>
    </w:rPr>
  </w:style>
  <w:style w:type="paragraph" w:customStyle="1" w:styleId="Level5Heading">
    <w:name w:val="Level5_Heading"/>
    <w:basedOn w:val="ListParagraph"/>
    <w:pPr>
      <w:spacing w:after="160"/>
      <w:ind w:left="0"/>
    </w:pPr>
    <w:rPr>
      <w:b/>
      <w:sz w:val="22"/>
    </w:rPr>
  </w:style>
  <w:style w:type="paragraph" w:customStyle="1" w:styleId="Lev4Heading">
    <w:name w:val="Lev4_Heading"/>
    <w:basedOn w:val="Normal"/>
  </w:style>
  <w:style w:type="paragraph" w:customStyle="1" w:styleId="Lev4-Heading">
    <w:name w:val="Lev4-Heading"/>
    <w:basedOn w:val="Lev4Heading"/>
    <w:rPr>
      <w:b/>
      <w:sz w:val="22"/>
    </w:rPr>
  </w:style>
  <w:style w:type="paragraph" w:customStyle="1" w:styleId="A1">
    <w:name w:val="A.1"/>
    <w:basedOn w:val="Heading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Normal"/>
    <w:pPr>
      <w:spacing w:after="240" w:line="230" w:lineRule="atLeast"/>
      <w:jc w:val="both"/>
    </w:pPr>
    <w:rPr>
      <w:rFonts w:eastAsia="MS Mincho" w:cs="Times New Roman"/>
      <w:sz w:val="20"/>
      <w:szCs w:val="20"/>
      <w:lang w:val="en-GB"/>
    </w:rPr>
  </w:style>
  <w:style w:type="paragraph" w:customStyle="1" w:styleId="dl">
    <w:name w:val="dl"/>
    <w:basedOn w:val="Normal"/>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Normal"/>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Normal"/>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Normal"/>
    <w:pPr>
      <w:spacing w:after="240" w:line="230" w:lineRule="atLeast"/>
      <w:jc w:val="both"/>
    </w:pPr>
    <w:rPr>
      <w:rFonts w:eastAsia="MS Mincho" w:cs="Times New Roman"/>
      <w:color w:val="0000FF"/>
      <w:sz w:val="20"/>
      <w:szCs w:val="20"/>
      <w:lang w:val="en-GB"/>
    </w:rPr>
  </w:style>
  <w:style w:type="paragraph" w:customStyle="1" w:styleId="Formula">
    <w:name w:val="Formula"/>
    <w:basedOn w:val="Normal"/>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Normal"/>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Normal"/>
    <w:pPr>
      <w:spacing w:after="240" w:line="220" w:lineRule="atLeast"/>
      <w:jc w:val="both"/>
    </w:pPr>
    <w:rPr>
      <w:rFonts w:eastAsia="MS Mincho" w:cs="Times New Roman"/>
      <w:color w:val="0000FF"/>
      <w:sz w:val="20"/>
      <w:szCs w:val="20"/>
      <w:lang w:val="en-GB"/>
    </w:rPr>
  </w:style>
  <w:style w:type="paragraph" w:customStyle="1" w:styleId="na2">
    <w:name w:val="na2"/>
    <w:basedOn w:val="A1"/>
    <w:pPr>
      <w:tabs>
        <w:tab w:val="clear" w:pos="360"/>
        <w:tab w:val="clear" w:pos="500"/>
        <w:tab w:val="clear" w:pos="720"/>
      </w:tabs>
    </w:pPr>
  </w:style>
  <w:style w:type="paragraph" w:customStyle="1" w:styleId="na3">
    <w:name w:val="na3"/>
    <w:basedOn w:val="a3"/>
    <w:pPr>
      <w:tabs>
        <w:tab w:val="clear" w:pos="640"/>
        <w:tab w:val="left" w:pos="880"/>
      </w:tabs>
    </w:pPr>
    <w:rPr>
      <w:rFonts w:cs="Times New Roman"/>
      <w:b w:val="0"/>
      <w:iCs w:val="0"/>
    </w:rPr>
  </w:style>
  <w:style w:type="paragraph" w:customStyle="1" w:styleId="na4">
    <w:name w:val="na4"/>
    <w:basedOn w:val="a4"/>
    <w:pPr>
      <w:tabs>
        <w:tab w:val="clear" w:pos="880"/>
        <w:tab w:val="left" w:pos="1060"/>
      </w:tabs>
      <w:jc w:val="left"/>
    </w:pPr>
    <w:rPr>
      <w:rFonts w:cs="Times New Roman"/>
      <w:bCs/>
      <w:color w:val="00000A"/>
    </w:rPr>
  </w:style>
  <w:style w:type="paragraph" w:customStyle="1" w:styleId="na5">
    <w:name w:val="na5"/>
    <w:basedOn w:val="a5"/>
    <w:rPr>
      <w:bCs/>
    </w:rPr>
  </w:style>
  <w:style w:type="paragraph" w:customStyle="1" w:styleId="na6">
    <w:name w:val="na6"/>
    <w:basedOn w:val="a6"/>
    <w:rPr>
      <w:color w:val="00000A"/>
    </w:rPr>
  </w:style>
  <w:style w:type="paragraph" w:customStyle="1" w:styleId="p2">
    <w:name w:val="p2"/>
    <w:basedOn w:val="Normal"/>
    <w:pPr>
      <w:tabs>
        <w:tab w:val="left" w:pos="560"/>
      </w:tabs>
      <w:spacing w:after="240" w:line="230" w:lineRule="atLeast"/>
      <w:jc w:val="both"/>
    </w:pPr>
    <w:rPr>
      <w:rFonts w:eastAsia="MS Mincho" w:cs="Times New Roman"/>
      <w:sz w:val="20"/>
      <w:szCs w:val="20"/>
      <w:lang w:val="en-GB"/>
    </w:rPr>
  </w:style>
  <w:style w:type="paragraph" w:customStyle="1" w:styleId="p3">
    <w:name w:val="p3"/>
    <w:basedOn w:val="Normal"/>
    <w:pPr>
      <w:tabs>
        <w:tab w:val="left" w:pos="720"/>
      </w:tabs>
      <w:spacing w:after="240" w:line="230" w:lineRule="atLeast"/>
      <w:jc w:val="both"/>
    </w:pPr>
    <w:rPr>
      <w:rFonts w:eastAsia="MS Mincho" w:cs="Times New Roman"/>
      <w:sz w:val="20"/>
      <w:szCs w:val="20"/>
      <w:lang w:val="en-GB"/>
    </w:rPr>
  </w:style>
  <w:style w:type="paragraph" w:customStyle="1" w:styleId="p4">
    <w:name w:val="p4"/>
    <w:basedOn w:val="Normal"/>
    <w:pPr>
      <w:tabs>
        <w:tab w:val="left" w:pos="1100"/>
      </w:tabs>
      <w:spacing w:after="240" w:line="230" w:lineRule="atLeast"/>
      <w:jc w:val="both"/>
    </w:pPr>
    <w:rPr>
      <w:rFonts w:eastAsia="MS Mincho" w:cs="Times New Roman"/>
      <w:sz w:val="20"/>
      <w:szCs w:val="20"/>
      <w:lang w:val="en-GB"/>
    </w:rPr>
  </w:style>
  <w:style w:type="paragraph" w:customStyle="1" w:styleId="p5">
    <w:name w:val="p5"/>
    <w:basedOn w:val="Normal"/>
    <w:pPr>
      <w:tabs>
        <w:tab w:val="left" w:pos="1100"/>
      </w:tabs>
      <w:spacing w:after="240" w:line="230" w:lineRule="atLeast"/>
      <w:jc w:val="both"/>
    </w:pPr>
    <w:rPr>
      <w:rFonts w:eastAsia="MS Mincho" w:cs="Times New Roman"/>
      <w:sz w:val="20"/>
      <w:szCs w:val="20"/>
      <w:lang w:val="en-GB"/>
    </w:rPr>
  </w:style>
  <w:style w:type="paragraph" w:customStyle="1" w:styleId="p6">
    <w:name w:val="p6"/>
    <w:basedOn w:val="Normal"/>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Normal"/>
    <w:pPr>
      <w:spacing w:after="240" w:line="230" w:lineRule="atLeast"/>
      <w:jc w:val="both"/>
    </w:pPr>
    <w:rPr>
      <w:rFonts w:eastAsia="MS Mincho" w:cs="Times New Roman"/>
      <w:sz w:val="20"/>
      <w:szCs w:val="20"/>
      <w:lang w:val="en-GB"/>
    </w:rPr>
  </w:style>
  <w:style w:type="paragraph" w:customStyle="1" w:styleId="Special">
    <w:name w:val="Special"/>
    <w:basedOn w:val="Normal"/>
    <w:pPr>
      <w:spacing w:after="240" w:line="230" w:lineRule="atLeast"/>
      <w:jc w:val="both"/>
    </w:pPr>
    <w:rPr>
      <w:rFonts w:eastAsia="MS Mincho" w:cs="Times New Roman"/>
      <w:sz w:val="20"/>
      <w:szCs w:val="20"/>
      <w:lang w:val="en-GB"/>
    </w:rPr>
  </w:style>
  <w:style w:type="paragraph" w:customStyle="1" w:styleId="Tablefootnote">
    <w:name w:val="Table footnote"/>
    <w:basedOn w:val="Normal"/>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Normal"/>
    <w:pPr>
      <w:keepNext/>
      <w:spacing w:line="230" w:lineRule="atLeast"/>
    </w:pPr>
    <w:rPr>
      <w:rFonts w:eastAsia="MS Mincho" w:cs="Times New Roman"/>
      <w:b/>
      <w:sz w:val="20"/>
      <w:szCs w:val="20"/>
      <w:lang w:val="en-GB"/>
    </w:rPr>
  </w:style>
  <w:style w:type="paragraph" w:customStyle="1" w:styleId="TermNum">
    <w:name w:val="TermNum"/>
    <w:basedOn w:val="Normal"/>
    <w:pPr>
      <w:keepNext/>
      <w:spacing w:line="230" w:lineRule="atLeast"/>
      <w:jc w:val="both"/>
    </w:pPr>
    <w:rPr>
      <w:rFonts w:eastAsia="MS Mincho" w:cs="Times New Roman"/>
      <w:b/>
      <w:sz w:val="20"/>
      <w:szCs w:val="20"/>
      <w:lang w:val="en-GB"/>
    </w:rPr>
  </w:style>
  <w:style w:type="paragraph" w:customStyle="1" w:styleId="zzBiblio">
    <w:name w:val="zzBiblio"/>
    <w:basedOn w:val="Normal"/>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Normal"/>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Normal"/>
    <w:pPr>
      <w:spacing w:after="240" w:line="230" w:lineRule="atLeast"/>
    </w:pPr>
    <w:rPr>
      <w:rFonts w:eastAsia="MS Mincho" w:cs="Times New Roman"/>
      <w:sz w:val="20"/>
      <w:szCs w:val="20"/>
      <w:lang w:val="en-GB"/>
    </w:rPr>
  </w:style>
  <w:style w:type="paragraph" w:customStyle="1" w:styleId="zzLc6">
    <w:name w:val="zzLc6"/>
    <w:basedOn w:val="Normal"/>
    <w:pPr>
      <w:spacing w:after="240" w:line="230" w:lineRule="atLeast"/>
    </w:pPr>
    <w:rPr>
      <w:rFonts w:eastAsia="MS Mincho" w:cs="Times New Roman"/>
      <w:sz w:val="20"/>
      <w:szCs w:val="20"/>
      <w:lang w:val="en-GB"/>
    </w:rPr>
  </w:style>
  <w:style w:type="paragraph" w:customStyle="1" w:styleId="zzSTDTitle">
    <w:name w:val="zzSTDTitle"/>
    <w:basedOn w:val="Normal"/>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Normal"/>
    <w:pPr>
      <w:spacing w:before="60" w:after="60" w:line="230" w:lineRule="atLeast"/>
      <w:jc w:val="both"/>
    </w:pPr>
    <w:rPr>
      <w:rFonts w:eastAsia="MS Mincho" w:cs="Times New Roman"/>
      <w:sz w:val="20"/>
      <w:szCs w:val="20"/>
      <w:lang w:val="en-GB"/>
    </w:rPr>
  </w:style>
  <w:style w:type="paragraph" w:customStyle="1" w:styleId="Tabletext9">
    <w:name w:val="Table text (9)"/>
    <w:basedOn w:val="Normal"/>
    <w:pPr>
      <w:spacing w:before="60" w:after="60" w:line="210" w:lineRule="atLeast"/>
      <w:jc w:val="both"/>
    </w:pPr>
    <w:rPr>
      <w:rFonts w:eastAsia="MS Mincho" w:cs="Times New Roman"/>
      <w:sz w:val="18"/>
      <w:szCs w:val="20"/>
      <w:lang w:val="en-GB"/>
    </w:rPr>
  </w:style>
  <w:style w:type="paragraph" w:customStyle="1" w:styleId="Tabletext8">
    <w:name w:val="Table text (8)"/>
    <w:basedOn w:val="Normal"/>
    <w:pPr>
      <w:spacing w:before="60" w:after="60" w:line="190" w:lineRule="atLeast"/>
      <w:jc w:val="both"/>
    </w:pPr>
    <w:rPr>
      <w:rFonts w:eastAsia="MS Mincho" w:cs="Times New Roman"/>
      <w:szCs w:val="20"/>
      <w:lang w:val="en-GB"/>
    </w:rPr>
  </w:style>
  <w:style w:type="paragraph" w:customStyle="1" w:styleId="Tabletext7">
    <w:name w:val="Table text (7)"/>
    <w:basedOn w:val="Normal"/>
    <w:pPr>
      <w:spacing w:before="60" w:after="60" w:line="170" w:lineRule="atLeast"/>
      <w:jc w:val="both"/>
    </w:pPr>
    <w:rPr>
      <w:rFonts w:eastAsia="MS Mincho" w:cs="Times New Roman"/>
      <w:sz w:val="14"/>
      <w:szCs w:val="20"/>
      <w:lang w:val="en-GB"/>
    </w:rPr>
  </w:style>
  <w:style w:type="paragraph" w:customStyle="1" w:styleId="NormalWeb1">
    <w:name w:val="Normal (Web)1"/>
    <w:basedOn w:val="Normal"/>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Normal"/>
    <w:pPr>
      <w:widowControl w:val="0"/>
      <w:spacing w:before="20"/>
    </w:pPr>
    <w:rPr>
      <w:rFonts w:eastAsia="Times New Roman" w:cs="Times New Roman"/>
      <w:szCs w:val="16"/>
      <w:lang w:val="en-GB"/>
    </w:rPr>
  </w:style>
  <w:style w:type="paragraph" w:customStyle="1" w:styleId="TableContents">
    <w:name w:val="Table Contents"/>
    <w:basedOn w:val="Normal"/>
    <w:pPr>
      <w:suppressLineNumbers/>
    </w:pPr>
  </w:style>
  <w:style w:type="paragraph" w:customStyle="1" w:styleId="Heading10">
    <w:name w:val="Heading 10"/>
    <w:basedOn w:val="Heading"/>
    <w:next w:val="BodyText"/>
    <w:pPr>
      <w:tabs>
        <w:tab w:val="num" w:pos="0"/>
      </w:tabs>
      <w:ind w:left="1584" w:hanging="1584"/>
      <w:outlineLvl w:val="8"/>
    </w:pPr>
    <w:rPr>
      <w:b/>
      <w:bCs/>
      <w:sz w:val="21"/>
      <w:szCs w:val="21"/>
    </w:rPr>
  </w:style>
  <w:style w:type="paragraph" w:styleId="CommentText">
    <w:name w:val="annotation text"/>
    <w:basedOn w:val="Normal"/>
    <w:link w:val="CommentTextChar1"/>
    <w:uiPriority w:val="99"/>
    <w:unhideWhenUsed/>
    <w:qFormat/>
    <w:pPr>
      <w:spacing w:line="240" w:lineRule="auto"/>
    </w:pPr>
    <w:rPr>
      <w:sz w:val="20"/>
      <w:szCs w:val="20"/>
    </w:rPr>
  </w:style>
  <w:style w:type="character" w:customStyle="1" w:styleId="CommentTextChar1">
    <w:name w:val="Comment Text Char1"/>
    <w:basedOn w:val="DefaultParagraphFont"/>
    <w:link w:val="CommentText"/>
    <w:uiPriority w:val="99"/>
    <w:rPr>
      <w:rFonts w:ascii="Arial" w:eastAsia="SimSun" w:hAnsi="Arial" w:cs="Arial"/>
      <w:color w:val="000000"/>
      <w:lang w:val="en-US" w:eastAsia="ar-SA"/>
    </w:rPr>
  </w:style>
  <w:style w:type="paragraph" w:styleId="CommentSubject">
    <w:name w:val="annotation subject"/>
    <w:basedOn w:val="CommentText"/>
    <w:next w:val="CommentText"/>
    <w:link w:val="CommentSubjectChar1"/>
    <w:uiPriority w:val="99"/>
    <w:semiHidden/>
    <w:unhideWhenUsed/>
    <w:rsid w:val="00CE5601"/>
    <w:rPr>
      <w:b/>
      <w:bCs/>
    </w:rPr>
  </w:style>
  <w:style w:type="character" w:customStyle="1" w:styleId="CommentSubjectChar1">
    <w:name w:val="Comment Subject Char1"/>
    <w:basedOn w:val="CommentTextChar1"/>
    <w:link w:val="CommentSubject"/>
    <w:uiPriority w:val="99"/>
    <w:semiHidden/>
    <w:rsid w:val="00CE5601"/>
    <w:rPr>
      <w:rFonts w:ascii="Arial" w:eastAsia="SimSun" w:hAnsi="Arial" w:cs="Arial"/>
      <w:b/>
      <w:bCs/>
      <w:color w:val="000000"/>
      <w:lang w:val="en-US" w:eastAsia="ar-SA"/>
    </w:rPr>
  </w:style>
  <w:style w:type="table" w:styleId="TableGrid">
    <w:name w:val="Table Grid"/>
    <w:basedOn w:val="TableNormal"/>
    <w:uiPriority w:val="39"/>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734FE6"/>
    <w:rPr>
      <w:color w:val="2B579A"/>
      <w:shd w:val="clear" w:color="auto" w:fill="E6E6E6"/>
    </w:rPr>
  </w:style>
  <w:style w:type="paragraph" w:customStyle="1" w:styleId="DiagramImage">
    <w:name w:val="Diagram Image"/>
    <w:basedOn w:val="Normal"/>
    <w:next w:val="Normal"/>
    <w:rsid w:val="007326D3"/>
    <w:pPr>
      <w:suppressAutoHyphens w:val="0"/>
      <w:spacing w:line="240" w:lineRule="auto"/>
      <w:jc w:val="center"/>
    </w:pPr>
    <w:rPr>
      <w:rFonts w:ascii="Times New Roman" w:eastAsia="Times New Roman" w:hAnsi="Times New Roman" w:cs="Times New Roman"/>
      <w:color w:val="auto"/>
      <w:lang w:val="en-CA" w:eastAsia="en-CA"/>
    </w:rPr>
  </w:style>
  <w:style w:type="paragraph" w:customStyle="1" w:styleId="DiagramLabel">
    <w:name w:val="Diagram Label"/>
    <w:basedOn w:val="Normal"/>
    <w:next w:val="Normal"/>
    <w:rsid w:val="007326D3"/>
    <w:pPr>
      <w:suppressAutoHyphens w:val="0"/>
      <w:spacing w:line="240" w:lineRule="auto"/>
      <w:jc w:val="center"/>
    </w:pPr>
    <w:rPr>
      <w:rFonts w:ascii="Times New Roman" w:eastAsia="Times New Roman" w:hAnsi="Times New Roman" w:cs="Times New Roman"/>
      <w:color w:val="auto"/>
      <w:sz w:val="16"/>
      <w:szCs w:val="16"/>
      <w:lang w:val="en-CA" w:eastAsia="en-CA"/>
    </w:rPr>
  </w:style>
  <w:style w:type="character" w:customStyle="1" w:styleId="shorttext">
    <w:name w:val="short_text"/>
    <w:basedOn w:val="DefaultParagraphFont"/>
    <w:rsid w:val="00F549E0"/>
  </w:style>
  <w:style w:type="paragraph" w:customStyle="1" w:styleId="Default">
    <w:name w:val="Default"/>
    <w:rsid w:val="007558EF"/>
    <w:pPr>
      <w:autoSpaceDE w:val="0"/>
      <w:autoSpaceDN w:val="0"/>
      <w:adjustRightInd w:val="0"/>
    </w:pPr>
    <w:rPr>
      <w:rFonts w:ascii="Arial" w:hAnsi="Arial" w:cs="Arial"/>
      <w:color w:val="000000"/>
      <w:sz w:val="24"/>
      <w:szCs w:val="24"/>
      <w:lang w:val="fr-FR"/>
    </w:rPr>
  </w:style>
  <w:style w:type="paragraph" w:styleId="FootnoteText">
    <w:name w:val="footnote text"/>
    <w:basedOn w:val="Normal"/>
    <w:link w:val="FootnoteTextChar1"/>
    <w:uiPriority w:val="99"/>
    <w:semiHidden/>
    <w:unhideWhenUsed/>
    <w:rsid w:val="00EE5B82"/>
    <w:pPr>
      <w:spacing w:line="240" w:lineRule="auto"/>
    </w:pPr>
    <w:rPr>
      <w:sz w:val="20"/>
      <w:szCs w:val="20"/>
    </w:rPr>
  </w:style>
  <w:style w:type="character" w:customStyle="1" w:styleId="FootnoteTextChar1">
    <w:name w:val="Footnote Text Char1"/>
    <w:basedOn w:val="DefaultParagraphFont"/>
    <w:link w:val="FootnoteText"/>
    <w:uiPriority w:val="99"/>
    <w:semiHidden/>
    <w:rsid w:val="00EE5B82"/>
    <w:rPr>
      <w:rFonts w:ascii="Arial" w:eastAsia="SimSun" w:hAnsi="Arial" w:cs="Arial"/>
      <w:color w:val="000000"/>
      <w:lang w:val="en-US" w:eastAsia="ar-SA"/>
    </w:rPr>
  </w:style>
  <w:style w:type="character" w:styleId="FootnoteReference">
    <w:name w:val="footnote reference"/>
    <w:basedOn w:val="DefaultParagraphFont"/>
    <w:semiHidden/>
    <w:unhideWhenUsed/>
    <w:rsid w:val="00EE5B82"/>
    <w:rPr>
      <w:vertAlign w:val="superscript"/>
    </w:rPr>
  </w:style>
  <w:style w:type="paragraph" w:styleId="TOCHeading">
    <w:name w:val="TOC Heading"/>
    <w:basedOn w:val="Heading1"/>
    <w:next w:val="Normal"/>
    <w:uiPriority w:val="39"/>
    <w:semiHidden/>
    <w:unhideWhenUsed/>
    <w:qFormat/>
    <w:rsid w:val="00240A12"/>
    <w:pPr>
      <w:numPr>
        <w:numId w:val="0"/>
      </w:numPr>
      <w:suppressAutoHyphens w:val="0"/>
      <w:spacing w:before="480" w:after="0" w:line="276" w:lineRule="auto"/>
      <w:outlineLvl w:val="9"/>
    </w:pPr>
    <w:rPr>
      <w:rFonts w:asciiTheme="majorHAnsi" w:eastAsiaTheme="majorEastAsia" w:hAnsiTheme="majorHAnsi" w:cstheme="majorBidi"/>
      <w:bCs/>
      <w:color w:val="2F5496" w:themeColor="accent1" w:themeShade="BF"/>
      <w:sz w:val="28"/>
      <w:szCs w:val="28"/>
      <w:lang w:eastAsia="ja-JP"/>
    </w:rPr>
  </w:style>
  <w:style w:type="paragraph" w:customStyle="1" w:styleId="TableStyle1">
    <w:name w:val="Table Style 1"/>
    <w:rsid w:val="00303F0D"/>
    <w:rPr>
      <w:rFonts w:ascii="Helvetica" w:eastAsia="Helvetica" w:hAnsi="Helvetica" w:cs="Helvetica"/>
      <w:b/>
      <w:bCs/>
      <w:color w:val="000000"/>
      <w:lang w:val="en-US" w:eastAsia="en-US"/>
    </w:rPr>
  </w:style>
  <w:style w:type="paragraph" w:customStyle="1" w:styleId="TableStyle2">
    <w:name w:val="Table Style 2"/>
    <w:rsid w:val="00303F0D"/>
    <w:rPr>
      <w:rFonts w:ascii="Helvetica" w:eastAsia="Helvetica" w:hAnsi="Helvetica" w:cs="Helvetica"/>
      <w:color w:val="000000"/>
      <w:lang w:val="en-US" w:eastAsia="en-US"/>
    </w:rPr>
  </w:style>
  <w:style w:type="paragraph" w:styleId="EndnoteText">
    <w:name w:val="endnote text"/>
    <w:basedOn w:val="Normal"/>
    <w:link w:val="EndnoteTextChar1"/>
    <w:uiPriority w:val="99"/>
    <w:semiHidden/>
    <w:unhideWhenUsed/>
    <w:rsid w:val="00303F0D"/>
    <w:pPr>
      <w:spacing w:line="240" w:lineRule="auto"/>
    </w:pPr>
    <w:rPr>
      <w:sz w:val="20"/>
      <w:szCs w:val="20"/>
    </w:rPr>
  </w:style>
  <w:style w:type="character" w:customStyle="1" w:styleId="EndnoteTextChar1">
    <w:name w:val="Endnote Text Char1"/>
    <w:basedOn w:val="DefaultParagraphFont"/>
    <w:link w:val="EndnoteText"/>
    <w:uiPriority w:val="99"/>
    <w:semiHidden/>
    <w:rsid w:val="00303F0D"/>
    <w:rPr>
      <w:rFonts w:ascii="Arial" w:eastAsia="SimSun" w:hAnsi="Arial" w:cs="Arial"/>
      <w:color w:val="000000"/>
      <w:lang w:val="en-US" w:eastAsia="ar-SA"/>
    </w:rPr>
  </w:style>
  <w:style w:type="character" w:styleId="EndnoteReference">
    <w:name w:val="endnote reference"/>
    <w:basedOn w:val="DefaultParagraphFont"/>
    <w:uiPriority w:val="99"/>
    <w:semiHidden/>
    <w:unhideWhenUsed/>
    <w:rsid w:val="00303F0D"/>
    <w:rPr>
      <w:vertAlign w:val="superscript"/>
    </w:rPr>
  </w:style>
  <w:style w:type="character" w:styleId="UnresolvedMention">
    <w:name w:val="Unresolved Mention"/>
    <w:basedOn w:val="DefaultParagraphFont"/>
    <w:uiPriority w:val="99"/>
    <w:semiHidden/>
    <w:unhideWhenUsed/>
    <w:rsid w:val="005F28FB"/>
    <w:rPr>
      <w:color w:val="605E5C"/>
      <w:shd w:val="clear" w:color="auto" w:fill="E1DFDD"/>
    </w:rPr>
  </w:style>
  <w:style w:type="character" w:customStyle="1" w:styleId="ui-provider">
    <w:name w:val="ui-provider"/>
    <w:basedOn w:val="DefaultParagraphFont"/>
    <w:rsid w:val="00620EFC"/>
  </w:style>
  <w:style w:type="paragraph" w:customStyle="1" w:styleId="msonormal0">
    <w:name w:val="msonormal"/>
    <w:basedOn w:val="Normal"/>
    <w:uiPriority w:val="99"/>
    <w:semiHidden/>
    <w:rsid w:val="00795B28"/>
    <w:pPr>
      <w:suppressAutoHyphens w:val="0"/>
      <w:spacing w:before="100" w:beforeAutospacing="1" w:after="100" w:afterAutospacing="1" w:line="240" w:lineRule="auto"/>
    </w:pPr>
    <w:rPr>
      <w:rFonts w:ascii="Times New Roman" w:eastAsia="Times New Roman" w:hAnsi="Times New Roman" w:cs="Times New Roman"/>
      <w:color w:val="auto"/>
      <w:lang w:val="en-GB" w:eastAsia="en-GB"/>
    </w:rPr>
  </w:style>
  <w:style w:type="paragraph" w:customStyle="1" w:styleId="HeadingLeft">
    <w:name w:val="Heading Left"/>
    <w:basedOn w:val="Normal"/>
    <w:next w:val="Normal"/>
    <w:uiPriority w:val="99"/>
    <w:semiHidden/>
    <w:rsid w:val="00795B28"/>
    <w:pPr>
      <w:spacing w:before="120" w:line="240" w:lineRule="auto"/>
    </w:pPr>
    <w:rPr>
      <w:rFonts w:eastAsia="MS Mincho" w:cs="Times New Roman"/>
      <w:b/>
      <w:color w:val="auto"/>
      <w:szCs w:val="20"/>
      <w:lang w:val="en-GB"/>
    </w:rPr>
  </w:style>
  <w:style w:type="paragraph" w:customStyle="1" w:styleId="PartTitle">
    <w:name w:val="Part Title"/>
    <w:basedOn w:val="Normal"/>
    <w:next w:val="Normal"/>
    <w:uiPriority w:val="99"/>
    <w:semiHidden/>
    <w:rsid w:val="00795B28"/>
    <w:pPr>
      <w:jc w:val="center"/>
    </w:pPr>
    <w:rPr>
      <w:rFonts w:eastAsia="MS Mincho" w:cs="Times New Roman"/>
      <w:b/>
      <w:color w:val="auto"/>
      <w:sz w:val="28"/>
      <w:szCs w:val="20"/>
      <w:lang w:val="de-DE"/>
    </w:rPr>
  </w:style>
  <w:style w:type="paragraph" w:customStyle="1" w:styleId="LBullet">
    <w:name w:val="L Bullet"/>
    <w:basedOn w:val="Normal"/>
    <w:next w:val="Normal"/>
    <w:uiPriority w:val="99"/>
    <w:semiHidden/>
    <w:rsid w:val="00795B28"/>
    <w:pPr>
      <w:numPr>
        <w:numId w:val="25"/>
      </w:numPr>
      <w:spacing w:after="120" w:line="240" w:lineRule="atLeast"/>
      <w:ind w:left="0" w:firstLine="0"/>
    </w:pPr>
    <w:rPr>
      <w:rFonts w:eastAsia="MS Mincho" w:cs="Times New Roman"/>
      <w:color w:val="auto"/>
      <w:sz w:val="20"/>
      <w:szCs w:val="20"/>
      <w:lang w:val="en-GB"/>
    </w:rPr>
  </w:style>
  <w:style w:type="paragraph" w:customStyle="1" w:styleId="Figuretitle1">
    <w:name w:val="Figure title1"/>
    <w:basedOn w:val="Normal"/>
    <w:next w:val="Normal"/>
    <w:uiPriority w:val="99"/>
    <w:semiHidden/>
    <w:rsid w:val="00795B28"/>
    <w:pPr>
      <w:spacing w:before="220" w:after="220" w:line="240" w:lineRule="auto"/>
      <w:jc w:val="center"/>
    </w:pPr>
    <w:rPr>
      <w:rFonts w:eastAsia="MS Mincho" w:cs="Times New Roman"/>
      <w:b/>
      <w:color w:val="auto"/>
      <w:sz w:val="20"/>
      <w:szCs w:val="20"/>
      <w:lang w:val="de-DE"/>
    </w:rPr>
  </w:style>
  <w:style w:type="paragraph" w:customStyle="1" w:styleId="Tabletitle1">
    <w:name w:val="Table title1"/>
    <w:basedOn w:val="Normal"/>
    <w:next w:val="Normal"/>
    <w:uiPriority w:val="99"/>
    <w:semiHidden/>
    <w:rsid w:val="00795B28"/>
    <w:pPr>
      <w:keepNext/>
      <w:spacing w:before="120" w:after="120" w:line="230" w:lineRule="exact"/>
      <w:jc w:val="center"/>
    </w:pPr>
    <w:rPr>
      <w:rFonts w:eastAsia="MS Mincho" w:cs="Times New Roman"/>
      <w:b/>
      <w:color w:val="auto"/>
      <w:sz w:val="20"/>
      <w:szCs w:val="20"/>
      <w:lang w:val="de-DE"/>
    </w:rPr>
  </w:style>
  <w:style w:type="paragraph" w:customStyle="1" w:styleId="Heading1-5">
    <w:name w:val="Heading 1-5"/>
    <w:basedOn w:val="Normal"/>
    <w:uiPriority w:val="99"/>
    <w:semiHidden/>
    <w:rsid w:val="00795B28"/>
    <w:pPr>
      <w:tabs>
        <w:tab w:val="num" w:pos="1077"/>
      </w:tabs>
      <w:spacing w:line="240" w:lineRule="auto"/>
      <w:jc w:val="both"/>
    </w:pPr>
    <w:rPr>
      <w:rFonts w:eastAsia="MS Mincho" w:cs="Times New Roman"/>
      <w:color w:val="auto"/>
      <w:sz w:val="20"/>
      <w:szCs w:val="20"/>
      <w:lang w:val="de-DE"/>
    </w:rPr>
  </w:style>
  <w:style w:type="paragraph" w:customStyle="1" w:styleId="ANNEX3">
    <w:name w:val="ANNEX3"/>
    <w:basedOn w:val="Normal"/>
    <w:next w:val="Normal"/>
    <w:uiPriority w:val="99"/>
    <w:semiHidden/>
    <w:rsid w:val="00795B28"/>
    <w:pPr>
      <w:keepNext/>
      <w:pageBreakBefore/>
      <w:spacing w:after="240" w:line="310" w:lineRule="exact"/>
      <w:jc w:val="center"/>
    </w:pPr>
    <w:rPr>
      <w:rFonts w:eastAsia="Times New Roman"/>
      <w:b/>
      <w:bCs/>
      <w:color w:val="auto"/>
      <w:sz w:val="28"/>
      <w:szCs w:val="28"/>
      <w:lang w:val="en-GB"/>
    </w:rPr>
  </w:style>
  <w:style w:type="paragraph" w:customStyle="1" w:styleId="Paragraph">
    <w:name w:val="Paragraph"/>
    <w:uiPriority w:val="99"/>
    <w:semiHidden/>
    <w:rsid w:val="00795B28"/>
    <w:pPr>
      <w:suppressAutoHyphens/>
    </w:pPr>
    <w:rPr>
      <w:rFonts w:ascii="Arial" w:eastAsia="Arial" w:hAnsi="Arial"/>
      <w:lang w:val="en-GB" w:eastAsia="ar-SA"/>
    </w:rPr>
  </w:style>
  <w:style w:type="paragraph" w:customStyle="1" w:styleId="ANNEX1">
    <w:name w:val="ANNEX1"/>
    <w:basedOn w:val="ANNEX0"/>
    <w:uiPriority w:val="99"/>
    <w:semiHidden/>
    <w:rsid w:val="00795B28"/>
    <w:pPr>
      <w:numPr>
        <w:numId w:val="26"/>
      </w:numPr>
      <w:spacing w:before="120" w:after="240" w:line="310" w:lineRule="exact"/>
      <w:jc w:val="center"/>
      <w:outlineLvl w:val="9"/>
    </w:pPr>
    <w:rPr>
      <w:bCs/>
      <w:color w:val="auto"/>
      <w:kern w:val="0"/>
      <w:szCs w:val="28"/>
      <w:lang w:val="en-GB"/>
    </w:rPr>
  </w:style>
  <w:style w:type="paragraph" w:customStyle="1" w:styleId="ANNEX2">
    <w:name w:val="ANNEX2"/>
    <w:basedOn w:val="ANNEX0"/>
    <w:uiPriority w:val="99"/>
    <w:semiHidden/>
    <w:rsid w:val="00795B28"/>
    <w:pPr>
      <w:numPr>
        <w:numId w:val="0"/>
      </w:numPr>
      <w:tabs>
        <w:tab w:val="num" w:pos="720"/>
      </w:tabs>
      <w:spacing w:before="120" w:after="240" w:line="310" w:lineRule="exact"/>
      <w:ind w:left="720" w:hanging="360"/>
      <w:jc w:val="center"/>
      <w:outlineLvl w:val="9"/>
    </w:pPr>
    <w:rPr>
      <w:bCs/>
      <w:color w:val="auto"/>
      <w:kern w:val="0"/>
      <w:szCs w:val="28"/>
      <w:lang w:val="en-GB"/>
    </w:rPr>
  </w:style>
  <w:style w:type="paragraph" w:customStyle="1" w:styleId="AppendixC1">
    <w:name w:val="Appendix C1"/>
    <w:uiPriority w:val="99"/>
    <w:semiHidden/>
    <w:rsid w:val="00795B28"/>
    <w:pPr>
      <w:numPr>
        <w:numId w:val="27"/>
      </w:numPr>
      <w:spacing w:before="120" w:after="120"/>
    </w:pPr>
    <w:rPr>
      <w:rFonts w:ascii="Arial" w:eastAsia="MS Mincho" w:hAnsi="Arial" w:cs="Arial"/>
      <w:b/>
      <w:bCs/>
      <w:sz w:val="24"/>
      <w:szCs w:val="26"/>
      <w:lang w:val="en-GB" w:eastAsia="ar-SA"/>
    </w:rPr>
  </w:style>
  <w:style w:type="paragraph" w:customStyle="1" w:styleId="AppendixC2">
    <w:name w:val="Appendix C2"/>
    <w:uiPriority w:val="99"/>
    <w:semiHidden/>
    <w:rsid w:val="00795B28"/>
    <w:pPr>
      <w:numPr>
        <w:ilvl w:val="1"/>
        <w:numId w:val="27"/>
      </w:numPr>
      <w:spacing w:before="120" w:after="120"/>
    </w:pPr>
    <w:rPr>
      <w:rFonts w:ascii="Arial" w:eastAsia="MS Mincho" w:hAnsi="Arial" w:cs="Arial"/>
      <w:b/>
      <w:bCs/>
      <w:sz w:val="22"/>
      <w:szCs w:val="26"/>
      <w:lang w:val="en-GB" w:eastAsia="ar-SA"/>
    </w:rPr>
  </w:style>
  <w:style w:type="paragraph" w:customStyle="1" w:styleId="AppendixD1">
    <w:name w:val="Appendix D1"/>
    <w:uiPriority w:val="99"/>
    <w:semiHidden/>
    <w:rsid w:val="00795B28"/>
    <w:pPr>
      <w:numPr>
        <w:numId w:val="28"/>
      </w:numPr>
      <w:spacing w:before="120" w:after="120"/>
    </w:pPr>
    <w:rPr>
      <w:rFonts w:ascii="Arial" w:hAnsi="Arial" w:cs="Arial"/>
      <w:b/>
      <w:bCs/>
      <w:sz w:val="24"/>
      <w:szCs w:val="28"/>
      <w:lang w:val="en-GB" w:eastAsia="ar-SA"/>
    </w:rPr>
  </w:style>
  <w:style w:type="paragraph" w:customStyle="1" w:styleId="AppendixD2">
    <w:name w:val="Appendix D2"/>
    <w:autoRedefine/>
    <w:uiPriority w:val="99"/>
    <w:semiHidden/>
    <w:rsid w:val="00795B28"/>
    <w:pPr>
      <w:keepNext/>
      <w:keepLines/>
      <w:spacing w:before="120" w:after="120"/>
    </w:pPr>
    <w:rPr>
      <w:rFonts w:ascii="Arial" w:eastAsia="MS Mincho" w:hAnsi="Arial"/>
      <w:b/>
      <w:sz w:val="22"/>
      <w:lang w:val="en-GB" w:eastAsia="ar-SA"/>
    </w:rPr>
  </w:style>
  <w:style w:type="paragraph" w:customStyle="1" w:styleId="Heading12-2">
    <w:name w:val="Heading 12-2"/>
    <w:basedOn w:val="Normal"/>
    <w:uiPriority w:val="99"/>
    <w:semiHidden/>
    <w:rsid w:val="00795B28"/>
    <w:pPr>
      <w:numPr>
        <w:ilvl w:val="1"/>
        <w:numId w:val="29"/>
      </w:numPr>
      <w:spacing w:line="240" w:lineRule="auto"/>
      <w:jc w:val="both"/>
    </w:pPr>
    <w:rPr>
      <w:rFonts w:eastAsia="MS Mincho" w:cs="Times New Roman"/>
      <w:color w:val="auto"/>
      <w:sz w:val="20"/>
      <w:szCs w:val="20"/>
      <w:lang w:val="de-DE"/>
    </w:rPr>
  </w:style>
  <w:style w:type="paragraph" w:customStyle="1" w:styleId="Heading12-3">
    <w:name w:val="Heading 12-3"/>
    <w:basedOn w:val="Normal"/>
    <w:uiPriority w:val="99"/>
    <w:semiHidden/>
    <w:rsid w:val="00795B28"/>
    <w:pPr>
      <w:numPr>
        <w:ilvl w:val="2"/>
        <w:numId w:val="29"/>
      </w:numPr>
      <w:spacing w:line="240" w:lineRule="auto"/>
      <w:jc w:val="both"/>
    </w:pPr>
    <w:rPr>
      <w:rFonts w:eastAsia="MS Mincho" w:cs="Times New Roman"/>
      <w:color w:val="auto"/>
      <w:sz w:val="20"/>
      <w:szCs w:val="20"/>
      <w:lang w:val="de-DE"/>
    </w:rPr>
  </w:style>
  <w:style w:type="paragraph" w:customStyle="1" w:styleId="Heading12-4">
    <w:name w:val="Heading 12-4"/>
    <w:basedOn w:val="Normal"/>
    <w:uiPriority w:val="99"/>
    <w:semiHidden/>
    <w:rsid w:val="00795B28"/>
    <w:pPr>
      <w:numPr>
        <w:ilvl w:val="3"/>
        <w:numId w:val="29"/>
      </w:numPr>
      <w:spacing w:line="240" w:lineRule="auto"/>
      <w:jc w:val="both"/>
    </w:pPr>
    <w:rPr>
      <w:rFonts w:eastAsia="MS Mincho" w:cs="Times New Roman"/>
      <w:color w:val="auto"/>
      <w:sz w:val="20"/>
      <w:szCs w:val="20"/>
      <w:lang w:val="de-DE"/>
    </w:rPr>
  </w:style>
  <w:style w:type="paragraph" w:customStyle="1" w:styleId="ISOComments">
    <w:name w:val="ISO_Comments"/>
    <w:basedOn w:val="Normal"/>
    <w:uiPriority w:val="99"/>
    <w:semiHidden/>
    <w:rsid w:val="00795B28"/>
    <w:pPr>
      <w:suppressAutoHyphens w:val="0"/>
      <w:spacing w:before="210" w:line="210" w:lineRule="exact"/>
    </w:pPr>
    <w:rPr>
      <w:rFonts w:eastAsia="Times New Roman" w:cs="Times New Roman"/>
      <w:color w:val="auto"/>
      <w:sz w:val="18"/>
      <w:szCs w:val="20"/>
      <w:lang w:val="en-GB" w:eastAsia="en-US"/>
    </w:rPr>
  </w:style>
  <w:style w:type="paragraph" w:customStyle="1" w:styleId="subpara">
    <w:name w:val="sub para"/>
    <w:basedOn w:val="Normal"/>
    <w:uiPriority w:val="99"/>
    <w:semiHidden/>
    <w:rsid w:val="00795B28"/>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character" w:customStyle="1" w:styleId="FootnoteCharacters">
    <w:name w:val="Footnote Characters"/>
    <w:rsid w:val="00795B28"/>
    <w:rPr>
      <w:position w:val="0"/>
      <w:sz w:val="16"/>
      <w:vertAlign w:val="baseline"/>
      <w:lang w:val="fr-FR"/>
    </w:rPr>
  </w:style>
  <w:style w:type="character" w:customStyle="1" w:styleId="UnresolvedMention1">
    <w:name w:val="Unresolved Mention1"/>
    <w:basedOn w:val="DefaultParagraphFont"/>
    <w:uiPriority w:val="99"/>
    <w:semiHidden/>
    <w:rsid w:val="00795B28"/>
    <w:rPr>
      <w:color w:val="605E5C"/>
      <w:shd w:val="clear" w:color="auto" w:fill="E1DFDD"/>
    </w:rPr>
  </w:style>
  <w:style w:type="character" w:customStyle="1" w:styleId="apple-tab-span">
    <w:name w:val="apple-tab-span"/>
    <w:basedOn w:val="DefaultParagraphFont"/>
    <w:rsid w:val="00795B28"/>
  </w:style>
  <w:style w:type="character" w:customStyle="1" w:styleId="markedcontent">
    <w:name w:val="markedcontent"/>
    <w:basedOn w:val="DefaultParagraphFont"/>
    <w:rsid w:val="00565B77"/>
  </w:style>
  <w:style w:type="character" w:customStyle="1" w:styleId="html-tag">
    <w:name w:val="html-tag"/>
    <w:basedOn w:val="DefaultParagraphFont"/>
    <w:rsid w:val="00AC53F7"/>
  </w:style>
  <w:style w:type="character" w:customStyle="1" w:styleId="html-attribute">
    <w:name w:val="html-attribute"/>
    <w:basedOn w:val="DefaultParagraphFont"/>
    <w:rsid w:val="00AC53F7"/>
  </w:style>
  <w:style w:type="character" w:customStyle="1" w:styleId="html-attribute-name">
    <w:name w:val="html-attribute-name"/>
    <w:basedOn w:val="DefaultParagraphFont"/>
    <w:rsid w:val="00AC53F7"/>
  </w:style>
  <w:style w:type="character" w:customStyle="1" w:styleId="html-attribute-value">
    <w:name w:val="html-attribute-value"/>
    <w:basedOn w:val="DefaultParagraphFont"/>
    <w:rsid w:val="00AC53F7"/>
  </w:style>
  <w:style w:type="paragraph" w:customStyle="1" w:styleId="xxmsonormal">
    <w:name w:val="x_x_msonormal"/>
    <w:basedOn w:val="Normal"/>
    <w:rsid w:val="008B6482"/>
    <w:pPr>
      <w:suppressAutoHyphens w:val="0"/>
      <w:spacing w:line="240" w:lineRule="auto"/>
    </w:pPr>
    <w:rPr>
      <w:rFonts w:ascii="Calibri" w:eastAsiaTheme="minorHAnsi" w:hAnsi="Calibri" w:cs="Calibri"/>
      <w:color w:val="auto"/>
      <w:sz w:val="22"/>
      <w:szCs w:val="22"/>
      <w:lang w:val="en-CA" w:eastAsia="en-CA"/>
    </w:rPr>
  </w:style>
  <w:style w:type="paragraph" w:customStyle="1" w:styleId="xxmsolistparagraph">
    <w:name w:val="x_x_msolistparagraph"/>
    <w:basedOn w:val="Normal"/>
    <w:rsid w:val="008B6482"/>
    <w:pPr>
      <w:suppressAutoHyphens w:val="0"/>
      <w:spacing w:after="160" w:line="252" w:lineRule="auto"/>
      <w:ind w:left="720"/>
    </w:pPr>
    <w:rPr>
      <w:rFonts w:ascii="Calibri" w:eastAsiaTheme="minorHAnsi" w:hAnsi="Calibri" w:cs="Calibri"/>
      <w:color w:val="auto"/>
      <w:sz w:val="22"/>
      <w:szCs w:val="22"/>
      <w:lang w:val="en-CA" w:eastAsia="en-CA"/>
    </w:rPr>
  </w:style>
  <w:style w:type="character" w:styleId="PageNumber">
    <w:name w:val="page number"/>
    <w:rsid w:val="00520AE6"/>
    <w:rPr>
      <w:lang w:val="fr-FR"/>
    </w:rPr>
  </w:style>
  <w:style w:type="paragraph" w:customStyle="1" w:styleId="Basisalinea">
    <w:name w:val="[Basisalinea]"/>
    <w:basedOn w:val="Normal"/>
    <w:uiPriority w:val="99"/>
    <w:rsid w:val="00625D87"/>
    <w:pPr>
      <w:suppressAutoHyphens w:val="0"/>
      <w:autoSpaceDE w:val="0"/>
      <w:autoSpaceDN w:val="0"/>
      <w:adjustRightInd w:val="0"/>
      <w:spacing w:line="288" w:lineRule="auto"/>
      <w:textAlignment w:val="center"/>
    </w:pPr>
    <w:rPr>
      <w:rFonts w:ascii="Times" w:eastAsia="Calibri" w:hAnsi="Times" w:cs="Times"/>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71065729">
      <w:bodyDiv w:val="1"/>
      <w:marLeft w:val="0"/>
      <w:marRight w:val="0"/>
      <w:marTop w:val="0"/>
      <w:marBottom w:val="0"/>
      <w:divBdr>
        <w:top w:val="none" w:sz="0" w:space="0" w:color="auto"/>
        <w:left w:val="none" w:sz="0" w:space="0" w:color="auto"/>
        <w:bottom w:val="none" w:sz="0" w:space="0" w:color="auto"/>
        <w:right w:val="none" w:sz="0" w:space="0" w:color="auto"/>
      </w:divBdr>
      <w:divsChild>
        <w:div w:id="453642226">
          <w:marLeft w:val="0"/>
          <w:marRight w:val="0"/>
          <w:marTop w:val="0"/>
          <w:marBottom w:val="0"/>
          <w:divBdr>
            <w:top w:val="none" w:sz="0" w:space="0" w:color="auto"/>
            <w:left w:val="none" w:sz="0" w:space="0" w:color="auto"/>
            <w:bottom w:val="none" w:sz="0" w:space="0" w:color="auto"/>
            <w:right w:val="none" w:sz="0" w:space="0" w:color="auto"/>
          </w:divBdr>
        </w:div>
        <w:div w:id="1542591158">
          <w:marLeft w:val="0"/>
          <w:marRight w:val="0"/>
          <w:marTop w:val="0"/>
          <w:marBottom w:val="0"/>
          <w:divBdr>
            <w:top w:val="none" w:sz="0" w:space="0" w:color="auto"/>
            <w:left w:val="none" w:sz="0" w:space="0" w:color="auto"/>
            <w:bottom w:val="none" w:sz="0" w:space="0" w:color="auto"/>
            <w:right w:val="none" w:sz="0" w:space="0" w:color="auto"/>
          </w:divBdr>
        </w:div>
        <w:div w:id="1271399935">
          <w:marLeft w:val="0"/>
          <w:marRight w:val="0"/>
          <w:marTop w:val="0"/>
          <w:marBottom w:val="0"/>
          <w:divBdr>
            <w:top w:val="none" w:sz="0" w:space="0" w:color="auto"/>
            <w:left w:val="none" w:sz="0" w:space="0" w:color="auto"/>
            <w:bottom w:val="none" w:sz="0" w:space="0" w:color="auto"/>
            <w:right w:val="none" w:sz="0" w:space="0" w:color="auto"/>
          </w:divBdr>
        </w:div>
        <w:div w:id="2119790133">
          <w:marLeft w:val="0"/>
          <w:marRight w:val="0"/>
          <w:marTop w:val="0"/>
          <w:marBottom w:val="0"/>
          <w:divBdr>
            <w:top w:val="none" w:sz="0" w:space="0" w:color="auto"/>
            <w:left w:val="none" w:sz="0" w:space="0" w:color="auto"/>
            <w:bottom w:val="none" w:sz="0" w:space="0" w:color="auto"/>
            <w:right w:val="none" w:sz="0" w:space="0" w:color="auto"/>
          </w:divBdr>
        </w:div>
      </w:divsChild>
    </w:div>
    <w:div w:id="268007990">
      <w:bodyDiv w:val="1"/>
      <w:marLeft w:val="0"/>
      <w:marRight w:val="0"/>
      <w:marTop w:val="0"/>
      <w:marBottom w:val="0"/>
      <w:divBdr>
        <w:top w:val="none" w:sz="0" w:space="0" w:color="auto"/>
        <w:left w:val="none" w:sz="0" w:space="0" w:color="auto"/>
        <w:bottom w:val="none" w:sz="0" w:space="0" w:color="auto"/>
        <w:right w:val="none" w:sz="0" w:space="0" w:color="auto"/>
      </w:divBdr>
    </w:div>
    <w:div w:id="752431002">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978655375">
      <w:bodyDiv w:val="1"/>
      <w:marLeft w:val="0"/>
      <w:marRight w:val="0"/>
      <w:marTop w:val="0"/>
      <w:marBottom w:val="0"/>
      <w:divBdr>
        <w:top w:val="none" w:sz="0" w:space="0" w:color="auto"/>
        <w:left w:val="none" w:sz="0" w:space="0" w:color="auto"/>
        <w:bottom w:val="none" w:sz="0" w:space="0" w:color="auto"/>
        <w:right w:val="none" w:sz="0" w:space="0" w:color="auto"/>
      </w:divBdr>
    </w:div>
    <w:div w:id="1018309913">
      <w:bodyDiv w:val="1"/>
      <w:marLeft w:val="0"/>
      <w:marRight w:val="0"/>
      <w:marTop w:val="0"/>
      <w:marBottom w:val="0"/>
      <w:divBdr>
        <w:top w:val="none" w:sz="0" w:space="0" w:color="auto"/>
        <w:left w:val="none" w:sz="0" w:space="0" w:color="auto"/>
        <w:bottom w:val="none" w:sz="0" w:space="0" w:color="auto"/>
        <w:right w:val="none" w:sz="0" w:space="0" w:color="auto"/>
      </w:divBdr>
    </w:div>
    <w:div w:id="1345207169">
      <w:bodyDiv w:val="1"/>
      <w:marLeft w:val="0"/>
      <w:marRight w:val="0"/>
      <w:marTop w:val="0"/>
      <w:marBottom w:val="0"/>
      <w:divBdr>
        <w:top w:val="none" w:sz="0" w:space="0" w:color="auto"/>
        <w:left w:val="none" w:sz="0" w:space="0" w:color="auto"/>
        <w:bottom w:val="none" w:sz="0" w:space="0" w:color="auto"/>
        <w:right w:val="none" w:sz="0" w:space="0" w:color="auto"/>
      </w:divBdr>
    </w:div>
    <w:div w:id="1376585730">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504853425">
      <w:bodyDiv w:val="1"/>
      <w:marLeft w:val="0"/>
      <w:marRight w:val="0"/>
      <w:marTop w:val="0"/>
      <w:marBottom w:val="0"/>
      <w:divBdr>
        <w:top w:val="none" w:sz="0" w:space="0" w:color="auto"/>
        <w:left w:val="none" w:sz="0" w:space="0" w:color="auto"/>
        <w:bottom w:val="none" w:sz="0" w:space="0" w:color="auto"/>
        <w:right w:val="none" w:sz="0" w:space="0" w:color="auto"/>
      </w:divBdr>
    </w:div>
    <w:div w:id="1521891103">
      <w:bodyDiv w:val="1"/>
      <w:marLeft w:val="0"/>
      <w:marRight w:val="0"/>
      <w:marTop w:val="0"/>
      <w:marBottom w:val="0"/>
      <w:divBdr>
        <w:top w:val="none" w:sz="0" w:space="0" w:color="auto"/>
        <w:left w:val="none" w:sz="0" w:space="0" w:color="auto"/>
        <w:bottom w:val="none" w:sz="0" w:space="0" w:color="auto"/>
        <w:right w:val="none" w:sz="0" w:space="0" w:color="auto"/>
      </w:divBdr>
    </w:div>
    <w:div w:id="1801416695">
      <w:bodyDiv w:val="1"/>
      <w:marLeft w:val="0"/>
      <w:marRight w:val="0"/>
      <w:marTop w:val="0"/>
      <w:marBottom w:val="0"/>
      <w:divBdr>
        <w:top w:val="none" w:sz="0" w:space="0" w:color="auto"/>
        <w:left w:val="none" w:sz="0" w:space="0" w:color="auto"/>
        <w:bottom w:val="none" w:sz="0" w:space="0" w:color="auto"/>
        <w:right w:val="none" w:sz="0" w:space="0" w:color="auto"/>
      </w:divBdr>
      <w:divsChild>
        <w:div w:id="1374887609">
          <w:marLeft w:val="0"/>
          <w:marRight w:val="0"/>
          <w:marTop w:val="0"/>
          <w:marBottom w:val="0"/>
          <w:divBdr>
            <w:top w:val="none" w:sz="0" w:space="0" w:color="auto"/>
            <w:left w:val="none" w:sz="0" w:space="0" w:color="auto"/>
            <w:bottom w:val="none" w:sz="0" w:space="0" w:color="auto"/>
            <w:right w:val="none" w:sz="0" w:space="0" w:color="auto"/>
          </w:divBdr>
        </w:div>
        <w:div w:id="1558274226">
          <w:marLeft w:val="240"/>
          <w:marRight w:val="0"/>
          <w:marTop w:val="0"/>
          <w:marBottom w:val="0"/>
          <w:divBdr>
            <w:top w:val="none" w:sz="0" w:space="0" w:color="auto"/>
            <w:left w:val="none" w:sz="0" w:space="0" w:color="auto"/>
            <w:bottom w:val="none" w:sz="0" w:space="0" w:color="auto"/>
            <w:right w:val="none" w:sz="0" w:space="0" w:color="auto"/>
          </w:divBdr>
          <w:divsChild>
            <w:div w:id="1093546272">
              <w:marLeft w:val="0"/>
              <w:marRight w:val="0"/>
              <w:marTop w:val="0"/>
              <w:marBottom w:val="0"/>
              <w:divBdr>
                <w:top w:val="none" w:sz="0" w:space="0" w:color="auto"/>
                <w:left w:val="none" w:sz="0" w:space="0" w:color="auto"/>
                <w:bottom w:val="none" w:sz="0" w:space="0" w:color="auto"/>
                <w:right w:val="none" w:sz="0" w:space="0" w:color="auto"/>
              </w:divBdr>
              <w:divsChild>
                <w:div w:id="703597511">
                  <w:marLeft w:val="0"/>
                  <w:marRight w:val="0"/>
                  <w:marTop w:val="0"/>
                  <w:marBottom w:val="0"/>
                  <w:divBdr>
                    <w:top w:val="none" w:sz="0" w:space="0" w:color="auto"/>
                    <w:left w:val="none" w:sz="0" w:space="0" w:color="auto"/>
                    <w:bottom w:val="none" w:sz="0" w:space="0" w:color="auto"/>
                    <w:right w:val="none" w:sz="0" w:space="0" w:color="auto"/>
                  </w:divBdr>
                </w:div>
                <w:div w:id="539242152">
                  <w:marLeft w:val="240"/>
                  <w:marRight w:val="0"/>
                  <w:marTop w:val="0"/>
                  <w:marBottom w:val="0"/>
                  <w:divBdr>
                    <w:top w:val="none" w:sz="0" w:space="0" w:color="auto"/>
                    <w:left w:val="none" w:sz="0" w:space="0" w:color="auto"/>
                    <w:bottom w:val="none" w:sz="0" w:space="0" w:color="auto"/>
                    <w:right w:val="none" w:sz="0" w:space="0" w:color="auto"/>
                  </w:divBdr>
                  <w:divsChild>
                    <w:div w:id="1268923095">
                      <w:marLeft w:val="0"/>
                      <w:marRight w:val="0"/>
                      <w:marTop w:val="0"/>
                      <w:marBottom w:val="0"/>
                      <w:divBdr>
                        <w:top w:val="none" w:sz="0" w:space="0" w:color="auto"/>
                        <w:left w:val="none" w:sz="0" w:space="0" w:color="auto"/>
                        <w:bottom w:val="none" w:sz="0" w:space="0" w:color="auto"/>
                        <w:right w:val="none" w:sz="0" w:space="0" w:color="auto"/>
                      </w:divBdr>
                    </w:div>
                    <w:div w:id="1652447719">
                      <w:marLeft w:val="0"/>
                      <w:marRight w:val="0"/>
                      <w:marTop w:val="0"/>
                      <w:marBottom w:val="0"/>
                      <w:divBdr>
                        <w:top w:val="none" w:sz="0" w:space="0" w:color="auto"/>
                        <w:left w:val="none" w:sz="0" w:space="0" w:color="auto"/>
                        <w:bottom w:val="none" w:sz="0" w:space="0" w:color="auto"/>
                        <w:right w:val="none" w:sz="0" w:space="0" w:color="auto"/>
                      </w:divBdr>
                    </w:div>
                  </w:divsChild>
                </w:div>
                <w:div w:id="50887070">
                  <w:marLeft w:val="0"/>
                  <w:marRight w:val="0"/>
                  <w:marTop w:val="0"/>
                  <w:marBottom w:val="0"/>
                  <w:divBdr>
                    <w:top w:val="none" w:sz="0" w:space="0" w:color="auto"/>
                    <w:left w:val="none" w:sz="0" w:space="0" w:color="auto"/>
                    <w:bottom w:val="none" w:sz="0" w:space="0" w:color="auto"/>
                    <w:right w:val="none" w:sz="0" w:space="0" w:color="auto"/>
                  </w:divBdr>
                </w:div>
              </w:divsChild>
            </w:div>
            <w:div w:id="520096588">
              <w:marLeft w:val="0"/>
              <w:marRight w:val="0"/>
              <w:marTop w:val="0"/>
              <w:marBottom w:val="0"/>
              <w:divBdr>
                <w:top w:val="none" w:sz="0" w:space="0" w:color="auto"/>
                <w:left w:val="none" w:sz="0" w:space="0" w:color="auto"/>
                <w:bottom w:val="none" w:sz="0" w:space="0" w:color="auto"/>
                <w:right w:val="none" w:sz="0" w:space="0" w:color="auto"/>
              </w:divBdr>
            </w:div>
          </w:divsChild>
        </w:div>
        <w:div w:id="836849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gistry.iho.int/producercode/list2.do" TargetMode="External"/><Relationship Id="rId26" Type="http://schemas.openxmlformats.org/officeDocument/2006/relationships/image" Target="media/image12.emf"/><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hyperlink" Target="mailto:info@iho.int" TargetMode="External"/><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emf"/><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footer" Target="footer3.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digital-maritime-consultancy.github.io/mrr-portal/" TargetMode="Externa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mailto:info@iho.int" TargetMode="External"/><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epsg-registry.org/" TargetMode="External"/><Relationship Id="rId43" Type="http://schemas.openxmlformats.org/officeDocument/2006/relationships/hyperlink" Target="mailto:info@iho.in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header" Target="header3.xml"/><Relationship Id="rId46" Type="http://schemas.openxmlformats.org/officeDocument/2006/relationships/footer" Target="footer5.xml"/><Relationship Id="rId20" Type="http://schemas.openxmlformats.org/officeDocument/2006/relationships/hyperlink" Target="http://www.iho.int"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834DA-68F8-4F49-991B-730CAF97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17362</Words>
  <Characters>98964</Characters>
  <Application>Microsoft Office Word</Application>
  <DocSecurity>0</DocSecurity>
  <Lines>824</Lines>
  <Paragraphs>232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DFO-MPO</Company>
  <LinksUpToDate>false</LinksUpToDate>
  <CharactersWithSpaces>116094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Eivind</dc:creator>
  <cp:lastModifiedBy>Jeff Wootton</cp:lastModifiedBy>
  <cp:revision>2</cp:revision>
  <cp:lastPrinted>2025-04-03T08:03:00Z</cp:lastPrinted>
  <dcterms:created xsi:type="dcterms:W3CDTF">2025-06-04T13:20:00Z</dcterms:created>
  <dcterms:modified xsi:type="dcterms:W3CDTF">2025-06-04T13:20:00Z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2020-06-09T22:58:32Z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9234930c-a429-493a-85e0-0000b1d4cc67</vt:lpwstr>
  </property>
</Properties>
</file>